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C3BA8" w14:textId="77777777" w:rsidR="001864C2" w:rsidRDefault="002C2718">
      <w:r>
        <w:rPr>
          <w:noProof/>
        </w:rPr>
        <w:drawing>
          <wp:anchor distT="114300" distB="114300" distL="114300" distR="114300" simplePos="0" relativeHeight="251658240" behindDoc="1" locked="0" layoutInCell="1" hidden="0" allowOverlap="1" wp14:anchorId="34AE3C03" wp14:editId="78EEEE19">
            <wp:simplePos x="0" y="0"/>
            <wp:positionH relativeFrom="column">
              <wp:posOffset>-923925</wp:posOffset>
            </wp:positionH>
            <wp:positionV relativeFrom="paragraph">
              <wp:posOffset>-923925</wp:posOffset>
            </wp:positionV>
            <wp:extent cx="7620642" cy="10777765"/>
            <wp:effectExtent l="0" t="0" r="0" b="5080"/>
            <wp:wrapNone/>
            <wp:docPr id="197362077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7620642" cy="10777765"/>
                    </a:xfrm>
                    <a:prstGeom prst="rect">
                      <a:avLst/>
                    </a:prstGeom>
                    <a:ln/>
                  </pic:spPr>
                </pic:pic>
              </a:graphicData>
            </a:graphic>
          </wp:anchor>
        </w:drawing>
      </w:r>
    </w:p>
    <w:p w14:paraId="672A6659" w14:textId="77777777" w:rsidR="001864C2" w:rsidRDefault="001864C2"/>
    <w:p w14:paraId="0A37501D" w14:textId="77777777" w:rsidR="001864C2" w:rsidRDefault="001864C2"/>
    <w:p w14:paraId="5DAB6C7B" w14:textId="77777777" w:rsidR="001864C2" w:rsidRDefault="001864C2"/>
    <w:p w14:paraId="02EB378F" w14:textId="77777777" w:rsidR="001864C2" w:rsidRDefault="001864C2"/>
    <w:p w14:paraId="6A05A809" w14:textId="77777777" w:rsidR="001864C2" w:rsidRDefault="001864C2"/>
    <w:p w14:paraId="5A39BBE3" w14:textId="77777777" w:rsidR="001864C2" w:rsidRDefault="001864C2"/>
    <w:p w14:paraId="41C8F396" w14:textId="77777777" w:rsidR="001864C2" w:rsidRDefault="001864C2"/>
    <w:p w14:paraId="72A3D3EC" w14:textId="77777777" w:rsidR="001864C2" w:rsidRDefault="001864C2"/>
    <w:p w14:paraId="0D0B940D" w14:textId="77777777" w:rsidR="001864C2" w:rsidRDefault="001864C2"/>
    <w:p w14:paraId="0E27B00A" w14:textId="5DD424B2" w:rsidR="001864C2" w:rsidRDefault="001864C2"/>
    <w:p w14:paraId="60061E4C" w14:textId="35A929CC" w:rsidR="001864C2" w:rsidRDefault="001864C2" w:rsidP="4BD377A6"/>
    <w:p w14:paraId="179AFC9E" w14:textId="573C023A" w:rsidR="001864C2" w:rsidRDefault="00195855">
      <w:r>
        <w:rPr>
          <w:noProof/>
        </w:rPr>
        <mc:AlternateContent>
          <mc:Choice Requires="wps">
            <w:drawing>
              <wp:anchor distT="0" distB="0" distL="114300" distR="114300" simplePos="0" relativeHeight="251658284" behindDoc="0" locked="0" layoutInCell="1" allowOverlap="1" wp14:anchorId="3C67B520" wp14:editId="1B28C7D1">
                <wp:simplePos x="0" y="0"/>
                <wp:positionH relativeFrom="column">
                  <wp:posOffset>3543300</wp:posOffset>
                </wp:positionH>
                <wp:positionV relativeFrom="paragraph">
                  <wp:posOffset>228600</wp:posOffset>
                </wp:positionV>
                <wp:extent cx="2882265" cy="866775"/>
                <wp:effectExtent l="0" t="0" r="0" b="0"/>
                <wp:wrapNone/>
                <wp:docPr id="955943969" name="Rectangle 1973620770"/>
                <wp:cNvGraphicFramePr/>
                <a:graphic xmlns:a="http://schemas.openxmlformats.org/drawingml/2006/main">
                  <a:graphicData uri="http://schemas.microsoft.com/office/word/2010/wordprocessingShape">
                    <wps:wsp>
                      <wps:cNvSpPr/>
                      <wps:spPr>
                        <a:xfrm>
                          <a:off x="0" y="0"/>
                          <a:ext cx="2882265" cy="866775"/>
                        </a:xfrm>
                        <a:prstGeom prst="rect">
                          <a:avLst/>
                        </a:prstGeom>
                        <a:noFill/>
                        <a:ln>
                          <a:noFill/>
                        </a:ln>
                      </wps:spPr>
                      <wps:txbx>
                        <w:txbxContent>
                          <w:p w14:paraId="1B44DB65" w14:textId="77777777" w:rsidR="00195855" w:rsidRPr="00D97D2C" w:rsidRDefault="00195855" w:rsidP="00195855">
                            <w:pPr>
                              <w:spacing w:after="0"/>
                              <w:jc w:val="center"/>
                              <w:textDirection w:val="btLr"/>
                              <w:rPr>
                                <w:color w:val="FFFFFF" w:themeColor="background1"/>
                                <w:sz w:val="28"/>
                                <w:szCs w:val="28"/>
                              </w:rPr>
                            </w:pPr>
                            <w:r w:rsidRPr="00D97D2C">
                              <w:rPr>
                                <w:rFonts w:ascii="Arial" w:eastAsia="Arial" w:hAnsi="Arial" w:cs="Arial"/>
                                <w:b/>
                                <w:color w:val="FFFFFF" w:themeColor="background1"/>
                                <w:sz w:val="44"/>
                                <w:szCs w:val="28"/>
                              </w:rPr>
                              <w:t>Error 404: Gravity Not Found</w:t>
                            </w:r>
                          </w:p>
                        </w:txbxContent>
                      </wps:txbx>
                      <wps:bodyPr spcFirstLastPara="1" wrap="square" lIns="91425" tIns="91425" rIns="91425" bIns="91425" anchor="t" anchorCtr="0">
                        <a:noAutofit/>
                      </wps:bodyPr>
                    </wps:wsp>
                  </a:graphicData>
                </a:graphic>
              </wp:anchor>
            </w:drawing>
          </mc:Choice>
          <mc:Fallback>
            <w:pict>
              <v:rect w14:anchorId="3C67B520" id="Rectangle 1973620770" o:spid="_x0000_s1026" style="position:absolute;left:0;text-align:left;margin-left:279pt;margin-top:18pt;width:226.95pt;height:68.25pt;z-index:2516582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" filled="f" stroked="f">
                <v:textbox inset="2.53958mm,2.53958mm,2.53958mm,2.53958mm">
                  <w:txbxContent>
                    <w:p w14:paraId="1B44DB65" w14:textId="77777777" w:rsidR="00195855" w:rsidRPr="00D97D2C" w:rsidRDefault="00195855" w:rsidP="00195855">
                      <w:pPr>
                        <w:spacing w:after="0"/>
                        <w:jc w:val="center"/>
                        <w:textDirection w:val="btLr"/>
                        <w:rPr>
                          <w:color w:val="FFFFFF" w:themeColor="background1"/>
                          <w:sz w:val="28"/>
                          <w:szCs w:val="28"/>
                        </w:rPr>
                      </w:pPr>
                      <w:r w:rsidRPr="00D97D2C">
                        <w:rPr>
                          <w:rFonts w:ascii="Arial" w:eastAsia="Arial" w:hAnsi="Arial" w:cs="Arial"/>
                          <w:b/>
                          <w:color w:val="FFFFFF" w:themeColor="background1"/>
                          <w:sz w:val="44"/>
                          <w:szCs w:val="28"/>
                        </w:rPr>
                        <w:t>Error 404: Gravity Not Found</w:t>
                      </w:r>
                    </w:p>
                  </w:txbxContent>
                </v:textbox>
              </v:rect>
            </w:pict>
          </mc:Fallback>
        </mc:AlternateContent>
      </w:r>
    </w:p>
    <w:p w14:paraId="44EAFD9C" w14:textId="77777777" w:rsidR="001864C2" w:rsidRDefault="001864C2"/>
    <w:p w14:paraId="4B94D5A5" w14:textId="77777777" w:rsidR="001864C2" w:rsidRDefault="001864C2"/>
    <w:p w14:paraId="3DEEC669" w14:textId="11117D19" w:rsidR="001864C2" w:rsidRDefault="001864C2" w:rsidP="3CBCF745"/>
    <w:p w14:paraId="3656B9AB" w14:textId="252358D6" w:rsidR="001864C2" w:rsidRDefault="001864C2" w:rsidP="3CBCF745"/>
    <w:p w14:paraId="45FB0818" w14:textId="6761EC9F" w:rsidR="001864C2" w:rsidRDefault="001864C2"/>
    <w:p w14:paraId="049F31CB" w14:textId="77777777" w:rsidR="001864C2" w:rsidRDefault="002C2718">
      <w:r>
        <w:br w:type="page"/>
      </w:r>
    </w:p>
    <w:p w14:paraId="2C3C793D" w14:textId="77777777" w:rsidR="001864C2" w:rsidRDefault="002C2718">
      <w:pPr>
        <w:pStyle w:val="Title"/>
        <w:keepNext w:val="0"/>
        <w:keepLines w:val="0"/>
        <w:spacing w:after="0"/>
        <w:jc w:val="center"/>
        <w:rPr>
          <w:b/>
          <w:bCs/>
          <w:sz w:val="56"/>
          <w:szCs w:val="56"/>
        </w:rPr>
      </w:pPr>
      <w:bookmarkStart w:id="0" w:name="_heading=h.gjdgxs" w:colFirst="0" w:colLast="0"/>
      <w:bookmarkEnd w:id="0"/>
      <w:r>
        <w:rPr>
          <w:b/>
          <w:bCs/>
          <w:sz w:val="56"/>
          <w:szCs w:val="56"/>
        </w:rPr>
        <w:t>OLYMPUS ROVER TRIALS</w:t>
      </w:r>
    </w:p>
    <w:p w14:paraId="29C9790A" w14:textId="0D9762CE" w:rsidR="001864C2" w:rsidRDefault="002C2718">
      <w:pPr>
        <w:pStyle w:val="Title"/>
        <w:keepNext w:val="0"/>
        <w:keepLines w:val="0"/>
        <w:spacing w:after="0"/>
        <w:jc w:val="center"/>
      </w:pPr>
      <w:bookmarkStart w:id="1" w:name="_heading=h.7baclc24v2su"/>
      <w:bookmarkEnd w:id="1"/>
      <w:r w:rsidRPr="6A2DCBE0">
        <w:rPr>
          <w:b/>
          <w:bCs/>
          <w:sz w:val="56"/>
          <w:szCs w:val="56"/>
        </w:rPr>
        <w:t>2025</w:t>
      </w:r>
      <w:r w:rsidR="48F34550" w:rsidRPr="6A2DCBE0">
        <w:rPr>
          <w:b/>
          <w:bCs/>
          <w:sz w:val="56"/>
          <w:szCs w:val="56"/>
        </w:rPr>
        <w:t xml:space="preserve"> – </w:t>
      </w:r>
      <w:r w:rsidRPr="6A2DCBE0">
        <w:rPr>
          <w:b/>
          <w:bCs/>
          <w:sz w:val="56"/>
          <w:szCs w:val="56"/>
        </w:rPr>
        <w:t>2026</w:t>
      </w:r>
    </w:p>
    <w:p w14:paraId="1C6EFFF6" w14:textId="599A1152" w:rsidR="6A2DCBE0" w:rsidRDefault="6A2DCBE0" w:rsidP="6A2DCBE0"/>
    <w:p w14:paraId="500997BC" w14:textId="178F9DE5" w:rsidR="00D97D2C" w:rsidRPr="00D97D2C" w:rsidRDefault="494DF99B" w:rsidP="00D97D2C">
      <w:pPr>
        <w:spacing w:line="259" w:lineRule="auto"/>
        <w:jc w:val="center"/>
        <w:rPr>
          <w:rFonts w:ascii="Poppins Medium" w:eastAsia="Poppins Medium" w:hAnsi="Poppins Medium" w:cs="Poppins Medium"/>
          <w:sz w:val="48"/>
          <w:szCs w:val="48"/>
        </w:rPr>
      </w:pPr>
      <w:r w:rsidRPr="00D97D2C">
        <w:rPr>
          <w:rFonts w:ascii="Poppins Medium" w:eastAsia="Poppins Medium" w:hAnsi="Poppins Medium" w:cs="Poppins Medium"/>
          <w:sz w:val="48"/>
          <w:szCs w:val="48"/>
        </w:rPr>
        <w:t>Error 404: Gravity Not Found</w:t>
      </w:r>
    </w:p>
    <w:p w14:paraId="1299C43A" w14:textId="77777777" w:rsidR="001864C2" w:rsidRDefault="001864C2"/>
    <w:p w14:paraId="1FC39945" w14:textId="74987D09" w:rsidR="001864C2" w:rsidRDefault="1D2C0BAA" w:rsidP="3F762A9C">
      <w:pPr>
        <w:jc w:val="center"/>
      </w:pPr>
      <w:r>
        <w:rPr>
          <w:noProof/>
        </w:rPr>
        <w:drawing>
          <wp:inline distT="0" distB="0" distL="0" distR="0" wp14:anchorId="7A236557" wp14:editId="57CAEDF7">
            <wp:extent cx="4083235" cy="4083235"/>
            <wp:effectExtent l="0" t="0" r="6350" b="6350"/>
            <wp:docPr id="77741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1360" name=""/>
                    <pic:cNvPicPr/>
                  </pic:nvPicPr>
                  <pic:blipFill>
                    <a:blip r:embed="rId13">
                      <a:extLst>
                        <a:ext uri="{28A0092B-C50C-407E-A947-70E740481C1C}">
                          <a14:useLocalDpi xmlns:a14="http://schemas.microsoft.com/office/drawing/2010/main"/>
                        </a:ext>
                      </a:extLst>
                    </a:blip>
                    <a:stretch>
                      <a:fillRect/>
                    </a:stretch>
                  </pic:blipFill>
                  <pic:spPr>
                    <a:xfrm>
                      <a:off x="0" y="0"/>
                      <a:ext cx="4089711" cy="4089711"/>
                    </a:xfrm>
                    <a:prstGeom prst="rect">
                      <a:avLst/>
                    </a:prstGeom>
                  </pic:spPr>
                </pic:pic>
              </a:graphicData>
            </a:graphic>
          </wp:inline>
        </w:drawing>
      </w:r>
    </w:p>
    <w:p w14:paraId="110FFD37" w14:textId="77777777" w:rsidR="001864C2" w:rsidRDefault="001864C2"/>
    <w:p w14:paraId="1DEFF784" w14:textId="77777777" w:rsidR="002D1EFF" w:rsidRDefault="002D1EFF"/>
    <w:p w14:paraId="5B46BD5F" w14:textId="3D939133" w:rsidR="446FA0E9" w:rsidRDefault="446FA0E9" w:rsidP="5EA3BAAA">
      <w:pPr>
        <w:rPr>
          <w:sz w:val="28"/>
          <w:szCs w:val="28"/>
        </w:rPr>
      </w:pPr>
      <w:r w:rsidRPr="3FD1479D">
        <w:rPr>
          <w:b/>
          <w:bCs/>
          <w:sz w:val="28"/>
          <w:szCs w:val="28"/>
        </w:rPr>
        <w:t>Issued by (Project Lead):</w:t>
      </w:r>
      <w:r w:rsidRPr="3FD1479D">
        <w:rPr>
          <w:sz w:val="28"/>
          <w:szCs w:val="28"/>
        </w:rPr>
        <w:t xml:space="preserve"> Kyra-Tamsin </w:t>
      </w:r>
      <w:r w:rsidRPr="5EA3BAAA">
        <w:rPr>
          <w:sz w:val="28"/>
          <w:szCs w:val="28"/>
        </w:rPr>
        <w:t>Manuel</w:t>
      </w:r>
    </w:p>
    <w:p w14:paraId="42DC90CD" w14:textId="160C3536" w:rsidR="317D22B5" w:rsidRDefault="446FA0E9" w:rsidP="317D22B5">
      <w:pPr>
        <w:rPr>
          <w:sz w:val="28"/>
          <w:szCs w:val="28"/>
        </w:rPr>
      </w:pPr>
      <w:r w:rsidRPr="5EA3BAAA">
        <w:rPr>
          <w:b/>
          <w:bCs/>
          <w:sz w:val="28"/>
          <w:szCs w:val="28"/>
        </w:rPr>
        <w:t>University</w:t>
      </w:r>
      <w:r w:rsidRPr="525EB41C">
        <w:rPr>
          <w:b/>
          <w:bCs/>
          <w:sz w:val="28"/>
          <w:szCs w:val="28"/>
        </w:rPr>
        <w:t>:</w:t>
      </w:r>
      <w:r w:rsidRPr="525EB41C">
        <w:rPr>
          <w:sz w:val="28"/>
          <w:szCs w:val="28"/>
        </w:rPr>
        <w:t xml:space="preserve"> Queen Mary University of London</w:t>
      </w:r>
    </w:p>
    <w:p w14:paraId="1FF843EC" w14:textId="77777777" w:rsidR="00D97D2C" w:rsidRDefault="00D97D2C"/>
    <w:p w14:paraId="4789E933" w14:textId="77777777" w:rsidR="002D1EFF" w:rsidRDefault="002D1EFF"/>
    <w:p w14:paraId="51DFC26B" w14:textId="7228DD5C" w:rsidR="002D1EFF" w:rsidRDefault="002C2718">
      <w:pPr>
        <w:pStyle w:val="TOC1"/>
        <w:tabs>
          <w:tab w:val="left" w:pos="440"/>
          <w:tab w:val="right" w:pos="9019"/>
        </w:tabs>
        <w:rPr>
          <w:rFonts w:asciiTheme="minorHAnsi" w:eastAsiaTheme="minorEastAsia" w:hAnsiTheme="minorHAnsi" w:cstheme="minorBidi"/>
          <w:b w:val="0"/>
          <w:noProof/>
          <w:kern w:val="2"/>
          <w:lang w:eastAsia="en-GB"/>
          <w14:ligatures w14:val="standardContextual"/>
        </w:rPr>
      </w:pPr>
      <w:r>
        <w:fldChar w:fldCharType="begin"/>
      </w:r>
      <w:r>
        <w:instrText xml:space="preserve"> TOC \h \u \z \t "Heading 1,1,Heading 2,2,Heading 3,3,Heading 4,4,Heading 5,5,Heading 6,6,"</w:instrText>
      </w:r>
      <w:r>
        <w:fldChar w:fldCharType="separate"/>
      </w:r>
      <w:hyperlink w:anchor="_Toc223975941" w:history="1">
        <w:r w:rsidR="002D1EFF" w:rsidRPr="00F04383">
          <w:rPr>
            <w:rStyle w:val="Hyperlink"/>
            <w:noProof/>
          </w:rPr>
          <w:t>1.</w:t>
        </w:r>
        <w:r w:rsidR="002D1EFF">
          <w:rPr>
            <w:rFonts w:asciiTheme="minorHAnsi" w:eastAsiaTheme="minorEastAsia" w:hAnsiTheme="minorHAnsi" w:cstheme="minorBidi"/>
            <w:b w:val="0"/>
            <w:noProof/>
            <w:kern w:val="2"/>
            <w:lang w:eastAsia="en-GB"/>
            <w14:ligatures w14:val="standardContextual"/>
          </w:rPr>
          <w:tab/>
        </w:r>
        <w:r w:rsidR="002D1EFF" w:rsidRPr="00F04383">
          <w:rPr>
            <w:rStyle w:val="Hyperlink"/>
            <w:noProof/>
          </w:rPr>
          <w:t>Introduction</w:t>
        </w:r>
        <w:r w:rsidR="002D1EFF">
          <w:rPr>
            <w:noProof/>
            <w:webHidden/>
          </w:rPr>
          <w:tab/>
        </w:r>
        <w:r w:rsidR="002D1EFF">
          <w:rPr>
            <w:noProof/>
            <w:webHidden/>
          </w:rPr>
          <w:fldChar w:fldCharType="begin"/>
        </w:r>
        <w:r w:rsidR="002D1EFF">
          <w:rPr>
            <w:noProof/>
            <w:webHidden/>
          </w:rPr>
          <w:instrText xml:space="preserve"> PAGEREF _Toc223975941 \h </w:instrText>
        </w:r>
        <w:r w:rsidR="002D1EFF">
          <w:rPr>
            <w:noProof/>
            <w:webHidden/>
          </w:rPr>
        </w:r>
        <w:r w:rsidR="002D1EFF">
          <w:rPr>
            <w:noProof/>
            <w:webHidden/>
          </w:rPr>
          <w:fldChar w:fldCharType="separate"/>
        </w:r>
        <w:r w:rsidR="002D1EFF">
          <w:rPr>
            <w:noProof/>
            <w:webHidden/>
          </w:rPr>
          <w:t>4</w:t>
        </w:r>
        <w:r w:rsidR="002D1EFF">
          <w:rPr>
            <w:noProof/>
            <w:webHidden/>
          </w:rPr>
          <w:fldChar w:fldCharType="end"/>
        </w:r>
      </w:hyperlink>
    </w:p>
    <w:p w14:paraId="103269FA" w14:textId="1DF735AB" w:rsidR="002D1EFF" w:rsidRDefault="002D1EFF">
      <w:pPr>
        <w:pStyle w:val="TOC2"/>
        <w:rPr>
          <w:rFonts w:asciiTheme="minorHAnsi" w:eastAsiaTheme="minorEastAsia" w:hAnsiTheme="minorHAnsi" w:cstheme="minorBidi"/>
          <w:b w:val="0"/>
          <w:bCs w:val="0"/>
          <w:kern w:val="2"/>
          <w:lang w:eastAsia="en-GB"/>
          <w14:ligatures w14:val="standardContextual"/>
        </w:rPr>
      </w:pPr>
      <w:hyperlink w:anchor="_Toc223975942" w:history="1">
        <w:r w:rsidRPr="00F04383">
          <w:rPr>
            <w:rStyle w:val="Hyperlink"/>
          </w:rPr>
          <w:t>1.1 Mission Statement</w:t>
        </w:r>
        <w:r>
          <w:rPr>
            <w:webHidden/>
          </w:rPr>
          <w:tab/>
        </w:r>
        <w:r>
          <w:rPr>
            <w:webHidden/>
          </w:rPr>
          <w:fldChar w:fldCharType="begin"/>
        </w:r>
        <w:r>
          <w:rPr>
            <w:webHidden/>
          </w:rPr>
          <w:instrText xml:space="preserve"> PAGEREF _Toc223975942 \h </w:instrText>
        </w:r>
        <w:r>
          <w:rPr>
            <w:webHidden/>
          </w:rPr>
        </w:r>
        <w:r>
          <w:rPr>
            <w:webHidden/>
          </w:rPr>
          <w:fldChar w:fldCharType="separate"/>
        </w:r>
        <w:r>
          <w:rPr>
            <w:webHidden/>
          </w:rPr>
          <w:t>4</w:t>
        </w:r>
        <w:r>
          <w:rPr>
            <w:webHidden/>
          </w:rPr>
          <w:fldChar w:fldCharType="end"/>
        </w:r>
      </w:hyperlink>
    </w:p>
    <w:p w14:paraId="79184CE5" w14:textId="41ABE8EE" w:rsidR="002D1EFF" w:rsidRDefault="002D1EFF">
      <w:pPr>
        <w:pStyle w:val="TOC1"/>
        <w:tabs>
          <w:tab w:val="left" w:pos="660"/>
          <w:tab w:val="right" w:pos="9019"/>
        </w:tabs>
        <w:rPr>
          <w:rFonts w:asciiTheme="minorHAnsi" w:eastAsiaTheme="minorEastAsia" w:hAnsiTheme="minorHAnsi" w:cstheme="minorBidi"/>
          <w:b w:val="0"/>
          <w:noProof/>
          <w:kern w:val="2"/>
          <w:lang w:eastAsia="en-GB"/>
          <w14:ligatures w14:val="standardContextual"/>
        </w:rPr>
      </w:pPr>
      <w:hyperlink w:anchor="_Toc223975943" w:history="1">
        <w:r w:rsidRPr="00F04383">
          <w:rPr>
            <w:rStyle w:val="Hyperlink"/>
            <w:noProof/>
          </w:rPr>
          <w:t>2.</w:t>
        </w:r>
        <w:r>
          <w:rPr>
            <w:rFonts w:asciiTheme="minorHAnsi" w:eastAsiaTheme="minorEastAsia" w:hAnsiTheme="minorHAnsi" w:cstheme="minorBidi"/>
            <w:b w:val="0"/>
            <w:noProof/>
            <w:kern w:val="2"/>
            <w:lang w:eastAsia="en-GB"/>
            <w14:ligatures w14:val="standardContextual"/>
          </w:rPr>
          <w:tab/>
        </w:r>
        <w:r w:rsidRPr="00F04383">
          <w:rPr>
            <w:rStyle w:val="Hyperlink"/>
            <w:noProof/>
          </w:rPr>
          <w:t>Project Management</w:t>
        </w:r>
        <w:r>
          <w:rPr>
            <w:noProof/>
            <w:webHidden/>
          </w:rPr>
          <w:tab/>
        </w:r>
        <w:r>
          <w:rPr>
            <w:noProof/>
            <w:webHidden/>
          </w:rPr>
          <w:fldChar w:fldCharType="begin"/>
        </w:r>
        <w:r>
          <w:rPr>
            <w:noProof/>
            <w:webHidden/>
          </w:rPr>
          <w:instrText xml:space="preserve"> PAGEREF _Toc223975943 \h </w:instrText>
        </w:r>
        <w:r>
          <w:rPr>
            <w:noProof/>
            <w:webHidden/>
          </w:rPr>
        </w:r>
        <w:r>
          <w:rPr>
            <w:noProof/>
            <w:webHidden/>
          </w:rPr>
          <w:fldChar w:fldCharType="separate"/>
        </w:r>
        <w:r>
          <w:rPr>
            <w:noProof/>
            <w:webHidden/>
          </w:rPr>
          <w:t>5</w:t>
        </w:r>
        <w:r>
          <w:rPr>
            <w:noProof/>
            <w:webHidden/>
          </w:rPr>
          <w:fldChar w:fldCharType="end"/>
        </w:r>
      </w:hyperlink>
    </w:p>
    <w:p w14:paraId="344AEC6C" w14:textId="3EEDF609" w:rsidR="002D1EFF" w:rsidRDefault="002D1EFF">
      <w:pPr>
        <w:pStyle w:val="TOC2"/>
        <w:rPr>
          <w:rFonts w:asciiTheme="minorHAnsi" w:eastAsiaTheme="minorEastAsia" w:hAnsiTheme="minorHAnsi" w:cstheme="minorBidi"/>
          <w:b w:val="0"/>
          <w:bCs w:val="0"/>
          <w:kern w:val="2"/>
          <w:lang w:eastAsia="en-GB"/>
          <w14:ligatures w14:val="standardContextual"/>
        </w:rPr>
      </w:pPr>
      <w:hyperlink w:anchor="_Toc223975944" w:history="1">
        <w:r w:rsidRPr="00F04383">
          <w:rPr>
            <w:rStyle w:val="Hyperlink"/>
          </w:rPr>
          <w:t>2.1.</w:t>
        </w:r>
        <w:r>
          <w:rPr>
            <w:rFonts w:asciiTheme="minorHAnsi" w:eastAsiaTheme="minorEastAsia" w:hAnsiTheme="minorHAnsi" w:cstheme="minorBidi"/>
            <w:b w:val="0"/>
            <w:bCs w:val="0"/>
            <w:kern w:val="2"/>
            <w:lang w:eastAsia="en-GB"/>
            <w14:ligatures w14:val="standardContextual"/>
          </w:rPr>
          <w:tab/>
        </w:r>
        <w:r w:rsidRPr="00F04383">
          <w:rPr>
            <w:rStyle w:val="Hyperlink"/>
          </w:rPr>
          <w:t>Assigned Roles &amp; Team Roster</w:t>
        </w:r>
        <w:r>
          <w:rPr>
            <w:webHidden/>
          </w:rPr>
          <w:tab/>
        </w:r>
        <w:r>
          <w:rPr>
            <w:webHidden/>
          </w:rPr>
          <w:fldChar w:fldCharType="begin"/>
        </w:r>
        <w:r>
          <w:rPr>
            <w:webHidden/>
          </w:rPr>
          <w:instrText xml:space="preserve"> PAGEREF _Toc223975944 \h </w:instrText>
        </w:r>
        <w:r>
          <w:rPr>
            <w:webHidden/>
          </w:rPr>
        </w:r>
        <w:r>
          <w:rPr>
            <w:webHidden/>
          </w:rPr>
          <w:fldChar w:fldCharType="separate"/>
        </w:r>
        <w:r>
          <w:rPr>
            <w:webHidden/>
          </w:rPr>
          <w:t>5</w:t>
        </w:r>
        <w:r>
          <w:rPr>
            <w:webHidden/>
          </w:rPr>
          <w:fldChar w:fldCharType="end"/>
        </w:r>
      </w:hyperlink>
    </w:p>
    <w:p w14:paraId="395CAF0C" w14:textId="2D98A153" w:rsidR="002D1EFF" w:rsidRDefault="002D1EFF">
      <w:pPr>
        <w:pStyle w:val="TOC2"/>
        <w:rPr>
          <w:rFonts w:asciiTheme="minorHAnsi" w:eastAsiaTheme="minorEastAsia" w:hAnsiTheme="minorHAnsi" w:cstheme="minorBidi"/>
          <w:b w:val="0"/>
          <w:bCs w:val="0"/>
          <w:kern w:val="2"/>
          <w:lang w:eastAsia="en-GB"/>
          <w14:ligatures w14:val="standardContextual"/>
        </w:rPr>
      </w:pPr>
      <w:hyperlink w:anchor="_Toc223975945" w:history="1">
        <w:r w:rsidRPr="00F04383">
          <w:rPr>
            <w:rStyle w:val="Hyperlink"/>
          </w:rPr>
          <w:t>2.2.</w:t>
        </w:r>
        <w:r>
          <w:rPr>
            <w:rFonts w:asciiTheme="minorHAnsi" w:eastAsiaTheme="minorEastAsia" w:hAnsiTheme="minorHAnsi" w:cstheme="minorBidi"/>
            <w:b w:val="0"/>
            <w:bCs w:val="0"/>
            <w:kern w:val="2"/>
            <w:lang w:eastAsia="en-GB"/>
            <w14:ligatures w14:val="standardContextual"/>
          </w:rPr>
          <w:tab/>
        </w:r>
        <w:r w:rsidRPr="00F04383">
          <w:rPr>
            <w:rStyle w:val="Hyperlink"/>
          </w:rPr>
          <w:t>Complete Schedule</w:t>
        </w:r>
        <w:r>
          <w:rPr>
            <w:webHidden/>
          </w:rPr>
          <w:tab/>
        </w:r>
        <w:r>
          <w:rPr>
            <w:webHidden/>
          </w:rPr>
          <w:fldChar w:fldCharType="begin"/>
        </w:r>
        <w:r>
          <w:rPr>
            <w:webHidden/>
          </w:rPr>
          <w:instrText xml:space="preserve"> PAGEREF _Toc223975945 \h </w:instrText>
        </w:r>
        <w:r>
          <w:rPr>
            <w:webHidden/>
          </w:rPr>
        </w:r>
        <w:r>
          <w:rPr>
            <w:webHidden/>
          </w:rPr>
          <w:fldChar w:fldCharType="separate"/>
        </w:r>
        <w:r>
          <w:rPr>
            <w:webHidden/>
          </w:rPr>
          <w:t>6</w:t>
        </w:r>
        <w:r>
          <w:rPr>
            <w:webHidden/>
          </w:rPr>
          <w:fldChar w:fldCharType="end"/>
        </w:r>
      </w:hyperlink>
    </w:p>
    <w:p w14:paraId="33B42199" w14:textId="4F7B897A" w:rsidR="002D1EFF" w:rsidRDefault="002D1EFF">
      <w:pPr>
        <w:pStyle w:val="TOC2"/>
        <w:rPr>
          <w:rFonts w:asciiTheme="minorHAnsi" w:eastAsiaTheme="minorEastAsia" w:hAnsiTheme="minorHAnsi" w:cstheme="minorBidi"/>
          <w:b w:val="0"/>
          <w:bCs w:val="0"/>
          <w:kern w:val="2"/>
          <w:lang w:eastAsia="en-GB"/>
          <w14:ligatures w14:val="standardContextual"/>
        </w:rPr>
      </w:pPr>
      <w:hyperlink w:anchor="_Toc223975946" w:history="1">
        <w:r w:rsidRPr="00F04383">
          <w:rPr>
            <w:rStyle w:val="Hyperlink"/>
          </w:rPr>
          <w:t>2.3.</w:t>
        </w:r>
        <w:r>
          <w:rPr>
            <w:rFonts w:asciiTheme="minorHAnsi" w:eastAsiaTheme="minorEastAsia" w:hAnsiTheme="minorHAnsi" w:cstheme="minorBidi"/>
            <w:b w:val="0"/>
            <w:bCs w:val="0"/>
            <w:kern w:val="2"/>
            <w:lang w:eastAsia="en-GB"/>
            <w14:ligatures w14:val="standardContextual"/>
          </w:rPr>
          <w:tab/>
        </w:r>
        <w:r w:rsidRPr="00F04383">
          <w:rPr>
            <w:rStyle w:val="Hyperlink"/>
          </w:rPr>
          <w:t>Complete Budget</w:t>
        </w:r>
        <w:r>
          <w:rPr>
            <w:webHidden/>
          </w:rPr>
          <w:tab/>
        </w:r>
        <w:r>
          <w:rPr>
            <w:webHidden/>
          </w:rPr>
          <w:fldChar w:fldCharType="begin"/>
        </w:r>
        <w:r>
          <w:rPr>
            <w:webHidden/>
          </w:rPr>
          <w:instrText xml:space="preserve"> PAGEREF _Toc223975946 \h </w:instrText>
        </w:r>
        <w:r>
          <w:rPr>
            <w:webHidden/>
          </w:rPr>
        </w:r>
        <w:r>
          <w:rPr>
            <w:webHidden/>
          </w:rPr>
          <w:fldChar w:fldCharType="separate"/>
        </w:r>
        <w:r>
          <w:rPr>
            <w:webHidden/>
          </w:rPr>
          <w:t>6</w:t>
        </w:r>
        <w:r>
          <w:rPr>
            <w:webHidden/>
          </w:rPr>
          <w:fldChar w:fldCharType="end"/>
        </w:r>
      </w:hyperlink>
    </w:p>
    <w:p w14:paraId="2079B3F0" w14:textId="6B1E38B2" w:rsidR="002D1EFF" w:rsidRDefault="002D1EFF">
      <w:pPr>
        <w:pStyle w:val="TOC2"/>
        <w:rPr>
          <w:rFonts w:asciiTheme="minorHAnsi" w:eastAsiaTheme="minorEastAsia" w:hAnsiTheme="minorHAnsi" w:cstheme="minorBidi"/>
          <w:b w:val="0"/>
          <w:bCs w:val="0"/>
          <w:kern w:val="2"/>
          <w:lang w:eastAsia="en-GB"/>
          <w14:ligatures w14:val="standardContextual"/>
        </w:rPr>
      </w:pPr>
      <w:hyperlink w:anchor="_Toc223975947" w:history="1">
        <w:r w:rsidRPr="00F04383">
          <w:rPr>
            <w:rStyle w:val="Hyperlink"/>
          </w:rPr>
          <w:t>2.4 Project Risks &amp; Mitigations</w:t>
        </w:r>
        <w:r>
          <w:rPr>
            <w:webHidden/>
          </w:rPr>
          <w:tab/>
        </w:r>
        <w:r>
          <w:rPr>
            <w:webHidden/>
          </w:rPr>
          <w:fldChar w:fldCharType="begin"/>
        </w:r>
        <w:r>
          <w:rPr>
            <w:webHidden/>
          </w:rPr>
          <w:instrText xml:space="preserve"> PAGEREF _Toc223975947 \h </w:instrText>
        </w:r>
        <w:r>
          <w:rPr>
            <w:webHidden/>
          </w:rPr>
        </w:r>
        <w:r>
          <w:rPr>
            <w:webHidden/>
          </w:rPr>
          <w:fldChar w:fldCharType="separate"/>
        </w:r>
        <w:r>
          <w:rPr>
            <w:webHidden/>
          </w:rPr>
          <w:t>7</w:t>
        </w:r>
        <w:r>
          <w:rPr>
            <w:webHidden/>
          </w:rPr>
          <w:fldChar w:fldCharType="end"/>
        </w:r>
      </w:hyperlink>
    </w:p>
    <w:p w14:paraId="77F8D15B" w14:textId="0E70C78E" w:rsidR="002D1EFF" w:rsidRDefault="002D1EFF">
      <w:pPr>
        <w:pStyle w:val="TOC2"/>
        <w:rPr>
          <w:rFonts w:asciiTheme="minorHAnsi" w:eastAsiaTheme="minorEastAsia" w:hAnsiTheme="minorHAnsi" w:cstheme="minorBidi"/>
          <w:b w:val="0"/>
          <w:bCs w:val="0"/>
          <w:kern w:val="2"/>
          <w:lang w:eastAsia="en-GB"/>
          <w14:ligatures w14:val="standardContextual"/>
        </w:rPr>
      </w:pPr>
      <w:hyperlink w:anchor="_Toc223975948" w:history="1">
        <w:r w:rsidRPr="00F04383">
          <w:rPr>
            <w:rStyle w:val="Hyperlink"/>
          </w:rPr>
          <w:t>2.5 Stakeholder Analysis</w:t>
        </w:r>
        <w:r>
          <w:rPr>
            <w:webHidden/>
          </w:rPr>
          <w:tab/>
        </w:r>
        <w:r>
          <w:rPr>
            <w:webHidden/>
          </w:rPr>
          <w:fldChar w:fldCharType="begin"/>
        </w:r>
        <w:r>
          <w:rPr>
            <w:webHidden/>
          </w:rPr>
          <w:instrText xml:space="preserve"> PAGEREF _Toc223975948 \h </w:instrText>
        </w:r>
        <w:r>
          <w:rPr>
            <w:webHidden/>
          </w:rPr>
        </w:r>
        <w:r>
          <w:rPr>
            <w:webHidden/>
          </w:rPr>
          <w:fldChar w:fldCharType="separate"/>
        </w:r>
        <w:r>
          <w:rPr>
            <w:webHidden/>
          </w:rPr>
          <w:t>10</w:t>
        </w:r>
        <w:r>
          <w:rPr>
            <w:webHidden/>
          </w:rPr>
          <w:fldChar w:fldCharType="end"/>
        </w:r>
      </w:hyperlink>
    </w:p>
    <w:p w14:paraId="1F8481BA" w14:textId="13041DCB" w:rsidR="002D1EFF" w:rsidRDefault="002D1EFF">
      <w:pPr>
        <w:pStyle w:val="TOC1"/>
        <w:tabs>
          <w:tab w:val="left" w:pos="660"/>
          <w:tab w:val="right" w:pos="9019"/>
        </w:tabs>
        <w:rPr>
          <w:rFonts w:asciiTheme="minorHAnsi" w:eastAsiaTheme="minorEastAsia" w:hAnsiTheme="minorHAnsi" w:cstheme="minorBidi"/>
          <w:b w:val="0"/>
          <w:noProof/>
          <w:kern w:val="2"/>
          <w:lang w:eastAsia="en-GB"/>
          <w14:ligatures w14:val="standardContextual"/>
        </w:rPr>
      </w:pPr>
      <w:hyperlink w:anchor="_Toc223975949" w:history="1">
        <w:r w:rsidRPr="00F04383">
          <w:rPr>
            <w:rStyle w:val="Hyperlink"/>
            <w:noProof/>
          </w:rPr>
          <w:t>3.</w:t>
        </w:r>
        <w:r>
          <w:rPr>
            <w:rFonts w:asciiTheme="minorHAnsi" w:eastAsiaTheme="minorEastAsia" w:hAnsiTheme="minorHAnsi" w:cstheme="minorBidi"/>
            <w:b w:val="0"/>
            <w:noProof/>
            <w:kern w:val="2"/>
            <w:lang w:eastAsia="en-GB"/>
            <w14:ligatures w14:val="standardContextual"/>
          </w:rPr>
          <w:tab/>
        </w:r>
        <w:r w:rsidRPr="00F04383">
          <w:rPr>
            <w:rStyle w:val="Hyperlink"/>
            <w:noProof/>
          </w:rPr>
          <w:t>Rover Design</w:t>
        </w:r>
        <w:r>
          <w:rPr>
            <w:noProof/>
            <w:webHidden/>
          </w:rPr>
          <w:tab/>
        </w:r>
        <w:r>
          <w:rPr>
            <w:noProof/>
            <w:webHidden/>
          </w:rPr>
          <w:fldChar w:fldCharType="begin"/>
        </w:r>
        <w:r>
          <w:rPr>
            <w:noProof/>
            <w:webHidden/>
          </w:rPr>
          <w:instrText xml:space="preserve"> PAGEREF _Toc223975949 \h </w:instrText>
        </w:r>
        <w:r>
          <w:rPr>
            <w:noProof/>
            <w:webHidden/>
          </w:rPr>
        </w:r>
        <w:r>
          <w:rPr>
            <w:noProof/>
            <w:webHidden/>
          </w:rPr>
          <w:fldChar w:fldCharType="separate"/>
        </w:r>
        <w:r>
          <w:rPr>
            <w:noProof/>
            <w:webHidden/>
          </w:rPr>
          <w:t>10</w:t>
        </w:r>
        <w:r>
          <w:rPr>
            <w:noProof/>
            <w:webHidden/>
          </w:rPr>
          <w:fldChar w:fldCharType="end"/>
        </w:r>
      </w:hyperlink>
    </w:p>
    <w:p w14:paraId="3971852D" w14:textId="7B04940D" w:rsidR="002D1EFF" w:rsidRDefault="002D1EFF">
      <w:pPr>
        <w:pStyle w:val="TOC2"/>
        <w:rPr>
          <w:rFonts w:asciiTheme="minorHAnsi" w:eastAsiaTheme="minorEastAsia" w:hAnsiTheme="minorHAnsi" w:cstheme="minorBidi"/>
          <w:b w:val="0"/>
          <w:bCs w:val="0"/>
          <w:kern w:val="2"/>
          <w:lang w:eastAsia="en-GB"/>
          <w14:ligatures w14:val="standardContextual"/>
        </w:rPr>
      </w:pPr>
      <w:hyperlink w:anchor="_Toc223975950" w:history="1">
        <w:r w:rsidRPr="00F04383">
          <w:rPr>
            <w:rStyle w:val="Hyperlink"/>
          </w:rPr>
          <w:t>3.1.</w:t>
        </w:r>
        <w:r>
          <w:rPr>
            <w:rFonts w:asciiTheme="minorHAnsi" w:eastAsiaTheme="minorEastAsia" w:hAnsiTheme="minorHAnsi" w:cstheme="minorBidi"/>
            <w:b w:val="0"/>
            <w:bCs w:val="0"/>
            <w:kern w:val="2"/>
            <w:lang w:eastAsia="en-GB"/>
            <w14:ligatures w14:val="standardContextual"/>
          </w:rPr>
          <w:tab/>
        </w:r>
        <w:r w:rsidRPr="00F04383">
          <w:rPr>
            <w:rStyle w:val="Hyperlink"/>
          </w:rPr>
          <w:t>System Overview</w:t>
        </w:r>
        <w:r>
          <w:rPr>
            <w:webHidden/>
          </w:rPr>
          <w:tab/>
        </w:r>
        <w:r>
          <w:rPr>
            <w:webHidden/>
          </w:rPr>
          <w:fldChar w:fldCharType="begin"/>
        </w:r>
        <w:r>
          <w:rPr>
            <w:webHidden/>
          </w:rPr>
          <w:instrText xml:space="preserve"> PAGEREF _Toc223975950 \h </w:instrText>
        </w:r>
        <w:r>
          <w:rPr>
            <w:webHidden/>
          </w:rPr>
        </w:r>
        <w:r>
          <w:rPr>
            <w:webHidden/>
          </w:rPr>
          <w:fldChar w:fldCharType="separate"/>
        </w:r>
        <w:r>
          <w:rPr>
            <w:webHidden/>
          </w:rPr>
          <w:t>10</w:t>
        </w:r>
        <w:r>
          <w:rPr>
            <w:webHidden/>
          </w:rPr>
          <w:fldChar w:fldCharType="end"/>
        </w:r>
      </w:hyperlink>
    </w:p>
    <w:p w14:paraId="530EE98F" w14:textId="0CA9D543"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51" w:history="1">
        <w:r w:rsidRPr="00F04383">
          <w:rPr>
            <w:rStyle w:val="Hyperlink"/>
            <w:noProof/>
          </w:rPr>
          <w:t>3.1.1 Mass and Volume Requirements</w:t>
        </w:r>
        <w:r>
          <w:rPr>
            <w:noProof/>
            <w:webHidden/>
          </w:rPr>
          <w:tab/>
        </w:r>
        <w:r>
          <w:rPr>
            <w:noProof/>
            <w:webHidden/>
          </w:rPr>
          <w:fldChar w:fldCharType="begin"/>
        </w:r>
        <w:r>
          <w:rPr>
            <w:noProof/>
            <w:webHidden/>
          </w:rPr>
          <w:instrText xml:space="preserve"> PAGEREF _Toc223975951 \h </w:instrText>
        </w:r>
        <w:r>
          <w:rPr>
            <w:noProof/>
            <w:webHidden/>
          </w:rPr>
        </w:r>
        <w:r>
          <w:rPr>
            <w:noProof/>
            <w:webHidden/>
          </w:rPr>
          <w:fldChar w:fldCharType="separate"/>
        </w:r>
        <w:r>
          <w:rPr>
            <w:noProof/>
            <w:webHidden/>
          </w:rPr>
          <w:t>12</w:t>
        </w:r>
        <w:r>
          <w:rPr>
            <w:noProof/>
            <w:webHidden/>
          </w:rPr>
          <w:fldChar w:fldCharType="end"/>
        </w:r>
      </w:hyperlink>
    </w:p>
    <w:p w14:paraId="7E230776" w14:textId="111049DC"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52" w:history="1">
        <w:r w:rsidRPr="00F04383">
          <w:rPr>
            <w:rStyle w:val="Hyperlink"/>
            <w:noProof/>
          </w:rPr>
          <w:t>3.1.2 Manufacturing Plan</w:t>
        </w:r>
        <w:r>
          <w:rPr>
            <w:noProof/>
            <w:webHidden/>
          </w:rPr>
          <w:tab/>
        </w:r>
        <w:r>
          <w:rPr>
            <w:noProof/>
            <w:webHidden/>
          </w:rPr>
          <w:fldChar w:fldCharType="begin"/>
        </w:r>
        <w:r>
          <w:rPr>
            <w:noProof/>
            <w:webHidden/>
          </w:rPr>
          <w:instrText xml:space="preserve"> PAGEREF _Toc223975952 \h </w:instrText>
        </w:r>
        <w:r>
          <w:rPr>
            <w:noProof/>
            <w:webHidden/>
          </w:rPr>
        </w:r>
        <w:r>
          <w:rPr>
            <w:noProof/>
            <w:webHidden/>
          </w:rPr>
          <w:fldChar w:fldCharType="separate"/>
        </w:r>
        <w:r>
          <w:rPr>
            <w:noProof/>
            <w:webHidden/>
          </w:rPr>
          <w:t>13</w:t>
        </w:r>
        <w:r>
          <w:rPr>
            <w:noProof/>
            <w:webHidden/>
          </w:rPr>
          <w:fldChar w:fldCharType="end"/>
        </w:r>
      </w:hyperlink>
    </w:p>
    <w:p w14:paraId="20E22504" w14:textId="25EE7D47"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53" w:history="1">
        <w:r w:rsidRPr="00F04383">
          <w:rPr>
            <w:rStyle w:val="Hyperlink"/>
            <w:noProof/>
          </w:rPr>
          <w:t>3.1.3 Cleaning Procedure</w:t>
        </w:r>
        <w:r>
          <w:rPr>
            <w:noProof/>
            <w:webHidden/>
          </w:rPr>
          <w:tab/>
        </w:r>
        <w:r>
          <w:rPr>
            <w:noProof/>
            <w:webHidden/>
          </w:rPr>
          <w:fldChar w:fldCharType="begin"/>
        </w:r>
        <w:r>
          <w:rPr>
            <w:noProof/>
            <w:webHidden/>
          </w:rPr>
          <w:instrText xml:space="preserve"> PAGEREF _Toc223975953 \h </w:instrText>
        </w:r>
        <w:r>
          <w:rPr>
            <w:noProof/>
            <w:webHidden/>
          </w:rPr>
        </w:r>
        <w:r>
          <w:rPr>
            <w:noProof/>
            <w:webHidden/>
          </w:rPr>
          <w:fldChar w:fldCharType="separate"/>
        </w:r>
        <w:r>
          <w:rPr>
            <w:noProof/>
            <w:webHidden/>
          </w:rPr>
          <w:t>14</w:t>
        </w:r>
        <w:r>
          <w:rPr>
            <w:noProof/>
            <w:webHidden/>
          </w:rPr>
          <w:fldChar w:fldCharType="end"/>
        </w:r>
      </w:hyperlink>
    </w:p>
    <w:p w14:paraId="1EB2DA8E" w14:textId="0BB672AF" w:rsidR="002D1EFF" w:rsidRDefault="002D1EFF">
      <w:pPr>
        <w:pStyle w:val="TOC2"/>
        <w:rPr>
          <w:rFonts w:asciiTheme="minorHAnsi" w:eastAsiaTheme="minorEastAsia" w:hAnsiTheme="minorHAnsi" w:cstheme="minorBidi"/>
          <w:b w:val="0"/>
          <w:bCs w:val="0"/>
          <w:kern w:val="2"/>
          <w:lang w:eastAsia="en-GB"/>
          <w14:ligatures w14:val="standardContextual"/>
        </w:rPr>
      </w:pPr>
      <w:hyperlink w:anchor="_Toc223975954" w:history="1">
        <w:r w:rsidRPr="00F04383">
          <w:rPr>
            <w:rStyle w:val="Hyperlink"/>
          </w:rPr>
          <w:t>3.2 Mechanical Design</w:t>
        </w:r>
        <w:r>
          <w:rPr>
            <w:webHidden/>
          </w:rPr>
          <w:tab/>
        </w:r>
        <w:r>
          <w:rPr>
            <w:webHidden/>
          </w:rPr>
          <w:fldChar w:fldCharType="begin"/>
        </w:r>
        <w:r>
          <w:rPr>
            <w:webHidden/>
          </w:rPr>
          <w:instrText xml:space="preserve"> PAGEREF _Toc223975954 \h </w:instrText>
        </w:r>
        <w:r>
          <w:rPr>
            <w:webHidden/>
          </w:rPr>
        </w:r>
        <w:r>
          <w:rPr>
            <w:webHidden/>
          </w:rPr>
          <w:fldChar w:fldCharType="separate"/>
        </w:r>
        <w:r>
          <w:rPr>
            <w:webHidden/>
          </w:rPr>
          <w:t>14</w:t>
        </w:r>
        <w:r>
          <w:rPr>
            <w:webHidden/>
          </w:rPr>
          <w:fldChar w:fldCharType="end"/>
        </w:r>
      </w:hyperlink>
    </w:p>
    <w:p w14:paraId="4E7733BB" w14:textId="3248D9B5"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55" w:history="1">
        <w:r w:rsidRPr="00F04383">
          <w:rPr>
            <w:rStyle w:val="Hyperlink"/>
            <w:noProof/>
          </w:rPr>
          <w:t>3.2.1 Camera Mount</w:t>
        </w:r>
        <w:r>
          <w:rPr>
            <w:noProof/>
            <w:webHidden/>
          </w:rPr>
          <w:tab/>
        </w:r>
        <w:r>
          <w:rPr>
            <w:noProof/>
            <w:webHidden/>
          </w:rPr>
          <w:fldChar w:fldCharType="begin"/>
        </w:r>
        <w:r>
          <w:rPr>
            <w:noProof/>
            <w:webHidden/>
          </w:rPr>
          <w:instrText xml:space="preserve"> PAGEREF _Toc223975955 \h </w:instrText>
        </w:r>
        <w:r>
          <w:rPr>
            <w:noProof/>
            <w:webHidden/>
          </w:rPr>
        </w:r>
        <w:r>
          <w:rPr>
            <w:noProof/>
            <w:webHidden/>
          </w:rPr>
          <w:fldChar w:fldCharType="separate"/>
        </w:r>
        <w:r>
          <w:rPr>
            <w:noProof/>
            <w:webHidden/>
          </w:rPr>
          <w:t>14</w:t>
        </w:r>
        <w:r>
          <w:rPr>
            <w:noProof/>
            <w:webHidden/>
          </w:rPr>
          <w:fldChar w:fldCharType="end"/>
        </w:r>
      </w:hyperlink>
    </w:p>
    <w:p w14:paraId="4E0864F9" w14:textId="0DC7DFC7"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56" w:history="1">
        <w:r w:rsidRPr="00F04383">
          <w:rPr>
            <w:rStyle w:val="Hyperlink"/>
            <w:noProof/>
          </w:rPr>
          <w:t>3.2.2 Chassis</w:t>
        </w:r>
        <w:r>
          <w:rPr>
            <w:noProof/>
            <w:webHidden/>
          </w:rPr>
          <w:tab/>
        </w:r>
        <w:r>
          <w:rPr>
            <w:noProof/>
            <w:webHidden/>
          </w:rPr>
          <w:fldChar w:fldCharType="begin"/>
        </w:r>
        <w:r>
          <w:rPr>
            <w:noProof/>
            <w:webHidden/>
          </w:rPr>
          <w:instrText xml:space="preserve"> PAGEREF _Toc223975956 \h </w:instrText>
        </w:r>
        <w:r>
          <w:rPr>
            <w:noProof/>
            <w:webHidden/>
          </w:rPr>
        </w:r>
        <w:r>
          <w:rPr>
            <w:noProof/>
            <w:webHidden/>
          </w:rPr>
          <w:fldChar w:fldCharType="separate"/>
        </w:r>
        <w:r>
          <w:rPr>
            <w:noProof/>
            <w:webHidden/>
          </w:rPr>
          <w:t>18</w:t>
        </w:r>
        <w:r>
          <w:rPr>
            <w:noProof/>
            <w:webHidden/>
          </w:rPr>
          <w:fldChar w:fldCharType="end"/>
        </w:r>
      </w:hyperlink>
    </w:p>
    <w:p w14:paraId="33168EB5" w14:textId="0F5597ED"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57" w:history="1">
        <w:r w:rsidRPr="00F04383">
          <w:rPr>
            <w:rStyle w:val="Hyperlink"/>
            <w:noProof/>
          </w:rPr>
          <w:t>3.2.3 Vibration Table Interface</w:t>
        </w:r>
        <w:r>
          <w:rPr>
            <w:noProof/>
            <w:webHidden/>
          </w:rPr>
          <w:tab/>
        </w:r>
        <w:r>
          <w:rPr>
            <w:noProof/>
            <w:webHidden/>
          </w:rPr>
          <w:fldChar w:fldCharType="begin"/>
        </w:r>
        <w:r>
          <w:rPr>
            <w:noProof/>
            <w:webHidden/>
          </w:rPr>
          <w:instrText xml:space="preserve"> PAGEREF _Toc223975957 \h </w:instrText>
        </w:r>
        <w:r>
          <w:rPr>
            <w:noProof/>
            <w:webHidden/>
          </w:rPr>
        </w:r>
        <w:r>
          <w:rPr>
            <w:noProof/>
            <w:webHidden/>
          </w:rPr>
          <w:fldChar w:fldCharType="separate"/>
        </w:r>
        <w:r>
          <w:rPr>
            <w:noProof/>
            <w:webHidden/>
          </w:rPr>
          <w:t>22</w:t>
        </w:r>
        <w:r>
          <w:rPr>
            <w:noProof/>
            <w:webHidden/>
          </w:rPr>
          <w:fldChar w:fldCharType="end"/>
        </w:r>
      </w:hyperlink>
    </w:p>
    <w:p w14:paraId="036D7EF6" w14:textId="09680D18"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58" w:history="1">
        <w:r w:rsidRPr="00F04383">
          <w:rPr>
            <w:rStyle w:val="Hyperlink"/>
            <w:noProof/>
          </w:rPr>
          <w:t>3.2.4 Motor Housing and Suspension</w:t>
        </w:r>
        <w:r>
          <w:rPr>
            <w:noProof/>
            <w:webHidden/>
          </w:rPr>
          <w:tab/>
        </w:r>
        <w:r>
          <w:rPr>
            <w:noProof/>
            <w:webHidden/>
          </w:rPr>
          <w:fldChar w:fldCharType="begin"/>
        </w:r>
        <w:r>
          <w:rPr>
            <w:noProof/>
            <w:webHidden/>
          </w:rPr>
          <w:instrText xml:space="preserve"> PAGEREF _Toc223975958 \h </w:instrText>
        </w:r>
        <w:r>
          <w:rPr>
            <w:noProof/>
            <w:webHidden/>
          </w:rPr>
        </w:r>
        <w:r>
          <w:rPr>
            <w:noProof/>
            <w:webHidden/>
          </w:rPr>
          <w:fldChar w:fldCharType="separate"/>
        </w:r>
        <w:r>
          <w:rPr>
            <w:noProof/>
            <w:webHidden/>
          </w:rPr>
          <w:t>23</w:t>
        </w:r>
        <w:r>
          <w:rPr>
            <w:noProof/>
            <w:webHidden/>
          </w:rPr>
          <w:fldChar w:fldCharType="end"/>
        </w:r>
      </w:hyperlink>
    </w:p>
    <w:p w14:paraId="1AAC689B" w14:textId="4100B2F1"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59" w:history="1">
        <w:r w:rsidRPr="00F04383">
          <w:rPr>
            <w:rStyle w:val="Hyperlink"/>
            <w:noProof/>
          </w:rPr>
          <w:t>3.2.5 Wheels</w:t>
        </w:r>
        <w:r>
          <w:rPr>
            <w:noProof/>
            <w:webHidden/>
          </w:rPr>
          <w:tab/>
        </w:r>
        <w:r>
          <w:rPr>
            <w:noProof/>
            <w:webHidden/>
          </w:rPr>
          <w:fldChar w:fldCharType="begin"/>
        </w:r>
        <w:r>
          <w:rPr>
            <w:noProof/>
            <w:webHidden/>
          </w:rPr>
          <w:instrText xml:space="preserve"> PAGEREF _Toc223975959 \h </w:instrText>
        </w:r>
        <w:r>
          <w:rPr>
            <w:noProof/>
            <w:webHidden/>
          </w:rPr>
        </w:r>
        <w:r>
          <w:rPr>
            <w:noProof/>
            <w:webHidden/>
          </w:rPr>
          <w:fldChar w:fldCharType="separate"/>
        </w:r>
        <w:r>
          <w:rPr>
            <w:noProof/>
            <w:webHidden/>
          </w:rPr>
          <w:t>25</w:t>
        </w:r>
        <w:r>
          <w:rPr>
            <w:noProof/>
            <w:webHidden/>
          </w:rPr>
          <w:fldChar w:fldCharType="end"/>
        </w:r>
      </w:hyperlink>
    </w:p>
    <w:p w14:paraId="6335AF7D" w14:textId="1BAD8931"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60" w:history="1">
        <w:r w:rsidRPr="00F04383">
          <w:rPr>
            <w:rStyle w:val="Hyperlink"/>
            <w:noProof/>
          </w:rPr>
          <w:t>3.2.6 Material Selection</w:t>
        </w:r>
        <w:r>
          <w:rPr>
            <w:noProof/>
            <w:webHidden/>
          </w:rPr>
          <w:tab/>
        </w:r>
        <w:r>
          <w:rPr>
            <w:noProof/>
            <w:webHidden/>
          </w:rPr>
          <w:fldChar w:fldCharType="begin"/>
        </w:r>
        <w:r>
          <w:rPr>
            <w:noProof/>
            <w:webHidden/>
          </w:rPr>
          <w:instrText xml:space="preserve"> PAGEREF _Toc223975960 \h </w:instrText>
        </w:r>
        <w:r>
          <w:rPr>
            <w:noProof/>
            <w:webHidden/>
          </w:rPr>
        </w:r>
        <w:r>
          <w:rPr>
            <w:noProof/>
            <w:webHidden/>
          </w:rPr>
          <w:fldChar w:fldCharType="separate"/>
        </w:r>
        <w:r>
          <w:rPr>
            <w:noProof/>
            <w:webHidden/>
          </w:rPr>
          <w:t>27</w:t>
        </w:r>
        <w:r>
          <w:rPr>
            <w:noProof/>
            <w:webHidden/>
          </w:rPr>
          <w:fldChar w:fldCharType="end"/>
        </w:r>
      </w:hyperlink>
    </w:p>
    <w:p w14:paraId="1D9A3C8F" w14:textId="7E2FE563" w:rsidR="002D1EFF" w:rsidRDefault="002D1EFF">
      <w:pPr>
        <w:pStyle w:val="TOC2"/>
        <w:rPr>
          <w:rFonts w:asciiTheme="minorHAnsi" w:eastAsiaTheme="minorEastAsia" w:hAnsiTheme="minorHAnsi" w:cstheme="minorBidi"/>
          <w:b w:val="0"/>
          <w:bCs w:val="0"/>
          <w:kern w:val="2"/>
          <w:lang w:eastAsia="en-GB"/>
          <w14:ligatures w14:val="standardContextual"/>
        </w:rPr>
      </w:pPr>
      <w:hyperlink w:anchor="_Toc223975961" w:history="1">
        <w:r w:rsidRPr="00F04383">
          <w:rPr>
            <w:rStyle w:val="Hyperlink"/>
          </w:rPr>
          <w:t>3.3 Electrical Design</w:t>
        </w:r>
        <w:r>
          <w:rPr>
            <w:webHidden/>
          </w:rPr>
          <w:tab/>
        </w:r>
        <w:r>
          <w:rPr>
            <w:webHidden/>
          </w:rPr>
          <w:fldChar w:fldCharType="begin"/>
        </w:r>
        <w:r>
          <w:rPr>
            <w:webHidden/>
          </w:rPr>
          <w:instrText xml:space="preserve"> PAGEREF _Toc223975961 \h </w:instrText>
        </w:r>
        <w:r>
          <w:rPr>
            <w:webHidden/>
          </w:rPr>
        </w:r>
        <w:r>
          <w:rPr>
            <w:webHidden/>
          </w:rPr>
          <w:fldChar w:fldCharType="separate"/>
        </w:r>
        <w:r>
          <w:rPr>
            <w:webHidden/>
          </w:rPr>
          <w:t>28</w:t>
        </w:r>
        <w:r>
          <w:rPr>
            <w:webHidden/>
          </w:rPr>
          <w:fldChar w:fldCharType="end"/>
        </w:r>
      </w:hyperlink>
    </w:p>
    <w:p w14:paraId="4111EDE0" w14:textId="629F7759"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62" w:history="1">
        <w:r w:rsidRPr="00F04383">
          <w:rPr>
            <w:rStyle w:val="Hyperlink"/>
            <w:noProof/>
          </w:rPr>
          <w:t>3.3.1 Camera Selection</w:t>
        </w:r>
        <w:r>
          <w:rPr>
            <w:noProof/>
            <w:webHidden/>
          </w:rPr>
          <w:tab/>
        </w:r>
        <w:r>
          <w:rPr>
            <w:noProof/>
            <w:webHidden/>
          </w:rPr>
          <w:fldChar w:fldCharType="begin"/>
        </w:r>
        <w:r>
          <w:rPr>
            <w:noProof/>
            <w:webHidden/>
          </w:rPr>
          <w:instrText xml:space="preserve"> PAGEREF _Toc223975962 \h </w:instrText>
        </w:r>
        <w:r>
          <w:rPr>
            <w:noProof/>
            <w:webHidden/>
          </w:rPr>
        </w:r>
        <w:r>
          <w:rPr>
            <w:noProof/>
            <w:webHidden/>
          </w:rPr>
          <w:fldChar w:fldCharType="separate"/>
        </w:r>
        <w:r>
          <w:rPr>
            <w:noProof/>
            <w:webHidden/>
          </w:rPr>
          <w:t>30</w:t>
        </w:r>
        <w:r>
          <w:rPr>
            <w:noProof/>
            <w:webHidden/>
          </w:rPr>
          <w:fldChar w:fldCharType="end"/>
        </w:r>
      </w:hyperlink>
    </w:p>
    <w:p w14:paraId="67DF7F7E" w14:textId="4A0E256C"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63" w:history="1">
        <w:r w:rsidRPr="00F04383">
          <w:rPr>
            <w:rStyle w:val="Hyperlink"/>
            <w:noProof/>
          </w:rPr>
          <w:t>3.3.2 Battery Selection</w:t>
        </w:r>
        <w:r>
          <w:rPr>
            <w:noProof/>
            <w:webHidden/>
          </w:rPr>
          <w:tab/>
        </w:r>
        <w:r>
          <w:rPr>
            <w:noProof/>
            <w:webHidden/>
          </w:rPr>
          <w:fldChar w:fldCharType="begin"/>
        </w:r>
        <w:r>
          <w:rPr>
            <w:noProof/>
            <w:webHidden/>
          </w:rPr>
          <w:instrText xml:space="preserve"> PAGEREF _Toc223975963 \h </w:instrText>
        </w:r>
        <w:r>
          <w:rPr>
            <w:noProof/>
            <w:webHidden/>
          </w:rPr>
        </w:r>
        <w:r>
          <w:rPr>
            <w:noProof/>
            <w:webHidden/>
          </w:rPr>
          <w:fldChar w:fldCharType="separate"/>
        </w:r>
        <w:r>
          <w:rPr>
            <w:noProof/>
            <w:webHidden/>
          </w:rPr>
          <w:t>31</w:t>
        </w:r>
        <w:r>
          <w:rPr>
            <w:noProof/>
            <w:webHidden/>
          </w:rPr>
          <w:fldChar w:fldCharType="end"/>
        </w:r>
      </w:hyperlink>
    </w:p>
    <w:p w14:paraId="042AEBCE" w14:textId="771B8887"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64" w:history="1">
        <w:r w:rsidRPr="00F04383">
          <w:rPr>
            <w:rStyle w:val="Hyperlink"/>
            <w:noProof/>
          </w:rPr>
          <w:t>3.3.3 Battery Safety</w:t>
        </w:r>
        <w:r>
          <w:rPr>
            <w:noProof/>
            <w:webHidden/>
          </w:rPr>
          <w:tab/>
        </w:r>
        <w:r>
          <w:rPr>
            <w:noProof/>
            <w:webHidden/>
          </w:rPr>
          <w:fldChar w:fldCharType="begin"/>
        </w:r>
        <w:r>
          <w:rPr>
            <w:noProof/>
            <w:webHidden/>
          </w:rPr>
          <w:instrText xml:space="preserve"> PAGEREF _Toc223975964 \h </w:instrText>
        </w:r>
        <w:r>
          <w:rPr>
            <w:noProof/>
            <w:webHidden/>
          </w:rPr>
        </w:r>
        <w:r>
          <w:rPr>
            <w:noProof/>
            <w:webHidden/>
          </w:rPr>
          <w:fldChar w:fldCharType="separate"/>
        </w:r>
        <w:r>
          <w:rPr>
            <w:noProof/>
            <w:webHidden/>
          </w:rPr>
          <w:t>32</w:t>
        </w:r>
        <w:r>
          <w:rPr>
            <w:noProof/>
            <w:webHidden/>
          </w:rPr>
          <w:fldChar w:fldCharType="end"/>
        </w:r>
      </w:hyperlink>
    </w:p>
    <w:p w14:paraId="7DA4E7F1" w14:textId="31220567"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65" w:history="1">
        <w:r w:rsidRPr="00F04383">
          <w:rPr>
            <w:rStyle w:val="Hyperlink"/>
            <w:noProof/>
          </w:rPr>
          <w:t>3.3.4 Motor Selection</w:t>
        </w:r>
        <w:r>
          <w:rPr>
            <w:noProof/>
            <w:webHidden/>
          </w:rPr>
          <w:tab/>
        </w:r>
        <w:r>
          <w:rPr>
            <w:noProof/>
            <w:webHidden/>
          </w:rPr>
          <w:fldChar w:fldCharType="begin"/>
        </w:r>
        <w:r>
          <w:rPr>
            <w:noProof/>
            <w:webHidden/>
          </w:rPr>
          <w:instrText xml:space="preserve"> PAGEREF _Toc223975965 \h </w:instrText>
        </w:r>
        <w:r>
          <w:rPr>
            <w:noProof/>
            <w:webHidden/>
          </w:rPr>
        </w:r>
        <w:r>
          <w:rPr>
            <w:noProof/>
            <w:webHidden/>
          </w:rPr>
          <w:fldChar w:fldCharType="separate"/>
        </w:r>
        <w:r>
          <w:rPr>
            <w:noProof/>
            <w:webHidden/>
          </w:rPr>
          <w:t>34</w:t>
        </w:r>
        <w:r>
          <w:rPr>
            <w:noProof/>
            <w:webHidden/>
          </w:rPr>
          <w:fldChar w:fldCharType="end"/>
        </w:r>
      </w:hyperlink>
    </w:p>
    <w:p w14:paraId="3A630BE7" w14:textId="10304EF7"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66" w:history="1">
        <w:r w:rsidRPr="00F04383">
          <w:rPr>
            <w:rStyle w:val="Hyperlink"/>
            <w:noProof/>
          </w:rPr>
          <w:t>3.3.5 Distance Sensing</w:t>
        </w:r>
        <w:r>
          <w:rPr>
            <w:noProof/>
            <w:webHidden/>
          </w:rPr>
          <w:tab/>
        </w:r>
        <w:r>
          <w:rPr>
            <w:noProof/>
            <w:webHidden/>
          </w:rPr>
          <w:fldChar w:fldCharType="begin"/>
        </w:r>
        <w:r>
          <w:rPr>
            <w:noProof/>
            <w:webHidden/>
          </w:rPr>
          <w:instrText xml:space="preserve"> PAGEREF _Toc223975966 \h </w:instrText>
        </w:r>
        <w:r>
          <w:rPr>
            <w:noProof/>
            <w:webHidden/>
          </w:rPr>
        </w:r>
        <w:r>
          <w:rPr>
            <w:noProof/>
            <w:webHidden/>
          </w:rPr>
          <w:fldChar w:fldCharType="separate"/>
        </w:r>
        <w:r>
          <w:rPr>
            <w:noProof/>
            <w:webHidden/>
          </w:rPr>
          <w:t>34</w:t>
        </w:r>
        <w:r>
          <w:rPr>
            <w:noProof/>
            <w:webHidden/>
          </w:rPr>
          <w:fldChar w:fldCharType="end"/>
        </w:r>
      </w:hyperlink>
    </w:p>
    <w:p w14:paraId="04CC606F" w14:textId="72861CBF"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67" w:history="1">
        <w:r w:rsidRPr="00F04383">
          <w:rPr>
            <w:rStyle w:val="Hyperlink"/>
            <w:noProof/>
          </w:rPr>
          <w:t>3.3.6 Communications</w:t>
        </w:r>
        <w:r>
          <w:rPr>
            <w:noProof/>
            <w:webHidden/>
          </w:rPr>
          <w:tab/>
        </w:r>
        <w:r>
          <w:rPr>
            <w:noProof/>
            <w:webHidden/>
          </w:rPr>
          <w:fldChar w:fldCharType="begin"/>
        </w:r>
        <w:r>
          <w:rPr>
            <w:noProof/>
            <w:webHidden/>
          </w:rPr>
          <w:instrText xml:space="preserve"> PAGEREF _Toc223975967 \h </w:instrText>
        </w:r>
        <w:r>
          <w:rPr>
            <w:noProof/>
            <w:webHidden/>
          </w:rPr>
        </w:r>
        <w:r>
          <w:rPr>
            <w:noProof/>
            <w:webHidden/>
          </w:rPr>
          <w:fldChar w:fldCharType="separate"/>
        </w:r>
        <w:r>
          <w:rPr>
            <w:noProof/>
            <w:webHidden/>
          </w:rPr>
          <w:t>35</w:t>
        </w:r>
        <w:r>
          <w:rPr>
            <w:noProof/>
            <w:webHidden/>
          </w:rPr>
          <w:fldChar w:fldCharType="end"/>
        </w:r>
      </w:hyperlink>
    </w:p>
    <w:p w14:paraId="2F9C28B0" w14:textId="785FC6B9" w:rsidR="002D1EFF" w:rsidRDefault="002D1EFF">
      <w:pPr>
        <w:pStyle w:val="TOC2"/>
        <w:rPr>
          <w:rFonts w:asciiTheme="minorHAnsi" w:eastAsiaTheme="minorEastAsia" w:hAnsiTheme="minorHAnsi" w:cstheme="minorBidi"/>
          <w:b w:val="0"/>
          <w:bCs w:val="0"/>
          <w:kern w:val="2"/>
          <w:lang w:eastAsia="en-GB"/>
          <w14:ligatures w14:val="standardContextual"/>
        </w:rPr>
      </w:pPr>
      <w:hyperlink w:anchor="_Toc223975968" w:history="1">
        <w:r w:rsidRPr="00F04383">
          <w:rPr>
            <w:rStyle w:val="Hyperlink"/>
          </w:rPr>
          <w:t>3.4 Software Design</w:t>
        </w:r>
        <w:r>
          <w:rPr>
            <w:webHidden/>
          </w:rPr>
          <w:tab/>
        </w:r>
        <w:r>
          <w:rPr>
            <w:webHidden/>
          </w:rPr>
          <w:fldChar w:fldCharType="begin"/>
        </w:r>
        <w:r>
          <w:rPr>
            <w:webHidden/>
          </w:rPr>
          <w:instrText xml:space="preserve"> PAGEREF _Toc223975968 \h </w:instrText>
        </w:r>
        <w:r>
          <w:rPr>
            <w:webHidden/>
          </w:rPr>
        </w:r>
        <w:r>
          <w:rPr>
            <w:webHidden/>
          </w:rPr>
          <w:fldChar w:fldCharType="separate"/>
        </w:r>
        <w:r>
          <w:rPr>
            <w:webHidden/>
          </w:rPr>
          <w:t>37</w:t>
        </w:r>
        <w:r>
          <w:rPr>
            <w:webHidden/>
          </w:rPr>
          <w:fldChar w:fldCharType="end"/>
        </w:r>
      </w:hyperlink>
    </w:p>
    <w:p w14:paraId="14D1C1C8" w14:textId="782B4864"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69" w:history="1">
        <w:r w:rsidRPr="00F04383">
          <w:rPr>
            <w:rStyle w:val="Hyperlink"/>
            <w:noProof/>
          </w:rPr>
          <w:t>3.4.1 Overview</w:t>
        </w:r>
        <w:r>
          <w:rPr>
            <w:noProof/>
            <w:webHidden/>
          </w:rPr>
          <w:tab/>
        </w:r>
        <w:r>
          <w:rPr>
            <w:noProof/>
            <w:webHidden/>
          </w:rPr>
          <w:fldChar w:fldCharType="begin"/>
        </w:r>
        <w:r>
          <w:rPr>
            <w:noProof/>
            <w:webHidden/>
          </w:rPr>
          <w:instrText xml:space="preserve"> PAGEREF _Toc223975969 \h </w:instrText>
        </w:r>
        <w:r>
          <w:rPr>
            <w:noProof/>
            <w:webHidden/>
          </w:rPr>
        </w:r>
        <w:r>
          <w:rPr>
            <w:noProof/>
            <w:webHidden/>
          </w:rPr>
          <w:fldChar w:fldCharType="separate"/>
        </w:r>
        <w:r>
          <w:rPr>
            <w:noProof/>
            <w:webHidden/>
          </w:rPr>
          <w:t>37</w:t>
        </w:r>
        <w:r>
          <w:rPr>
            <w:noProof/>
            <w:webHidden/>
          </w:rPr>
          <w:fldChar w:fldCharType="end"/>
        </w:r>
      </w:hyperlink>
    </w:p>
    <w:p w14:paraId="4E03C0F7" w14:textId="1E145268"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70" w:history="1">
        <w:r w:rsidRPr="00F04383">
          <w:rPr>
            <w:rStyle w:val="Hyperlink"/>
            <w:noProof/>
          </w:rPr>
          <w:t>3.4.2 Development approach</w:t>
        </w:r>
        <w:r>
          <w:rPr>
            <w:noProof/>
            <w:webHidden/>
          </w:rPr>
          <w:tab/>
        </w:r>
        <w:r>
          <w:rPr>
            <w:noProof/>
            <w:webHidden/>
          </w:rPr>
          <w:fldChar w:fldCharType="begin"/>
        </w:r>
        <w:r>
          <w:rPr>
            <w:noProof/>
            <w:webHidden/>
          </w:rPr>
          <w:instrText xml:space="preserve"> PAGEREF _Toc223975970 \h </w:instrText>
        </w:r>
        <w:r>
          <w:rPr>
            <w:noProof/>
            <w:webHidden/>
          </w:rPr>
        </w:r>
        <w:r>
          <w:rPr>
            <w:noProof/>
            <w:webHidden/>
          </w:rPr>
          <w:fldChar w:fldCharType="separate"/>
        </w:r>
        <w:r>
          <w:rPr>
            <w:noProof/>
            <w:webHidden/>
          </w:rPr>
          <w:t>38</w:t>
        </w:r>
        <w:r>
          <w:rPr>
            <w:noProof/>
            <w:webHidden/>
          </w:rPr>
          <w:fldChar w:fldCharType="end"/>
        </w:r>
      </w:hyperlink>
    </w:p>
    <w:p w14:paraId="010E9D20" w14:textId="738C3E54"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71" w:history="1">
        <w:r w:rsidRPr="00F04383">
          <w:rPr>
            <w:rStyle w:val="Hyperlink"/>
            <w:noProof/>
          </w:rPr>
          <w:t>3.4.3 Architectural Philosophy</w:t>
        </w:r>
        <w:r>
          <w:rPr>
            <w:noProof/>
            <w:webHidden/>
          </w:rPr>
          <w:tab/>
        </w:r>
        <w:r>
          <w:rPr>
            <w:noProof/>
            <w:webHidden/>
          </w:rPr>
          <w:fldChar w:fldCharType="begin"/>
        </w:r>
        <w:r>
          <w:rPr>
            <w:noProof/>
            <w:webHidden/>
          </w:rPr>
          <w:instrText xml:space="preserve"> PAGEREF _Toc223975971 \h </w:instrText>
        </w:r>
        <w:r>
          <w:rPr>
            <w:noProof/>
            <w:webHidden/>
          </w:rPr>
        </w:r>
        <w:r>
          <w:rPr>
            <w:noProof/>
            <w:webHidden/>
          </w:rPr>
          <w:fldChar w:fldCharType="separate"/>
        </w:r>
        <w:r>
          <w:rPr>
            <w:noProof/>
            <w:webHidden/>
          </w:rPr>
          <w:t>38</w:t>
        </w:r>
        <w:r>
          <w:rPr>
            <w:noProof/>
            <w:webHidden/>
          </w:rPr>
          <w:fldChar w:fldCharType="end"/>
        </w:r>
      </w:hyperlink>
    </w:p>
    <w:p w14:paraId="28AE7C7D" w14:textId="41111941"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72" w:history="1">
        <w:r w:rsidRPr="00F04383">
          <w:rPr>
            <w:rStyle w:val="Hyperlink"/>
            <w:noProof/>
          </w:rPr>
          <w:t>3.4.4 Software Stack</w:t>
        </w:r>
        <w:r>
          <w:rPr>
            <w:noProof/>
            <w:webHidden/>
          </w:rPr>
          <w:tab/>
        </w:r>
        <w:r>
          <w:rPr>
            <w:noProof/>
            <w:webHidden/>
          </w:rPr>
          <w:fldChar w:fldCharType="begin"/>
        </w:r>
        <w:r>
          <w:rPr>
            <w:noProof/>
            <w:webHidden/>
          </w:rPr>
          <w:instrText xml:space="preserve"> PAGEREF _Toc223975972 \h </w:instrText>
        </w:r>
        <w:r>
          <w:rPr>
            <w:noProof/>
            <w:webHidden/>
          </w:rPr>
        </w:r>
        <w:r>
          <w:rPr>
            <w:noProof/>
            <w:webHidden/>
          </w:rPr>
          <w:fldChar w:fldCharType="separate"/>
        </w:r>
        <w:r>
          <w:rPr>
            <w:noProof/>
            <w:webHidden/>
          </w:rPr>
          <w:t>38</w:t>
        </w:r>
        <w:r>
          <w:rPr>
            <w:noProof/>
            <w:webHidden/>
          </w:rPr>
          <w:fldChar w:fldCharType="end"/>
        </w:r>
      </w:hyperlink>
    </w:p>
    <w:p w14:paraId="48EA932A" w14:textId="289EDB53"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73" w:history="1">
        <w:r w:rsidRPr="00F04383">
          <w:rPr>
            <w:rStyle w:val="Hyperlink"/>
            <w:noProof/>
          </w:rPr>
          <w:t>3.4.5 Development workflow</w:t>
        </w:r>
        <w:r>
          <w:rPr>
            <w:noProof/>
            <w:webHidden/>
          </w:rPr>
          <w:tab/>
        </w:r>
        <w:r>
          <w:rPr>
            <w:noProof/>
            <w:webHidden/>
          </w:rPr>
          <w:fldChar w:fldCharType="begin"/>
        </w:r>
        <w:r>
          <w:rPr>
            <w:noProof/>
            <w:webHidden/>
          </w:rPr>
          <w:instrText xml:space="preserve"> PAGEREF _Toc223975973 \h </w:instrText>
        </w:r>
        <w:r>
          <w:rPr>
            <w:noProof/>
            <w:webHidden/>
          </w:rPr>
        </w:r>
        <w:r>
          <w:rPr>
            <w:noProof/>
            <w:webHidden/>
          </w:rPr>
          <w:fldChar w:fldCharType="separate"/>
        </w:r>
        <w:r>
          <w:rPr>
            <w:noProof/>
            <w:webHidden/>
          </w:rPr>
          <w:t>39</w:t>
        </w:r>
        <w:r>
          <w:rPr>
            <w:noProof/>
            <w:webHidden/>
          </w:rPr>
          <w:fldChar w:fldCharType="end"/>
        </w:r>
      </w:hyperlink>
    </w:p>
    <w:p w14:paraId="6A1C89BC" w14:textId="430957D2"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74" w:history="1">
        <w:r w:rsidRPr="00F04383">
          <w:rPr>
            <w:rStyle w:val="Hyperlink"/>
            <w:noProof/>
          </w:rPr>
          <w:t>3.4.6 Advantages of this Approach</w:t>
        </w:r>
        <w:r>
          <w:rPr>
            <w:noProof/>
            <w:webHidden/>
          </w:rPr>
          <w:tab/>
        </w:r>
        <w:r>
          <w:rPr>
            <w:noProof/>
            <w:webHidden/>
          </w:rPr>
          <w:fldChar w:fldCharType="begin"/>
        </w:r>
        <w:r>
          <w:rPr>
            <w:noProof/>
            <w:webHidden/>
          </w:rPr>
          <w:instrText xml:space="preserve"> PAGEREF _Toc223975974 \h </w:instrText>
        </w:r>
        <w:r>
          <w:rPr>
            <w:noProof/>
            <w:webHidden/>
          </w:rPr>
        </w:r>
        <w:r>
          <w:rPr>
            <w:noProof/>
            <w:webHidden/>
          </w:rPr>
          <w:fldChar w:fldCharType="separate"/>
        </w:r>
        <w:r>
          <w:rPr>
            <w:noProof/>
            <w:webHidden/>
          </w:rPr>
          <w:t>40</w:t>
        </w:r>
        <w:r>
          <w:rPr>
            <w:noProof/>
            <w:webHidden/>
          </w:rPr>
          <w:fldChar w:fldCharType="end"/>
        </w:r>
      </w:hyperlink>
    </w:p>
    <w:p w14:paraId="63DCE0DD" w14:textId="7DC86997" w:rsidR="002D1EFF" w:rsidRDefault="002D1EFF">
      <w:pPr>
        <w:pStyle w:val="TOC3"/>
        <w:tabs>
          <w:tab w:val="right" w:pos="9019"/>
        </w:tabs>
        <w:rPr>
          <w:rFonts w:asciiTheme="minorHAnsi" w:eastAsiaTheme="minorEastAsia" w:hAnsiTheme="minorHAnsi" w:cstheme="minorBidi"/>
          <w:noProof/>
          <w:kern w:val="2"/>
          <w:lang w:eastAsia="en-GB"/>
          <w14:ligatures w14:val="standardContextual"/>
        </w:rPr>
      </w:pPr>
      <w:hyperlink w:anchor="_Toc223975975" w:history="1">
        <w:r w:rsidRPr="00F04383">
          <w:rPr>
            <w:rStyle w:val="Hyperlink"/>
            <w:noProof/>
          </w:rPr>
          <w:t>3.4.7 Link to GitHub Repository</w:t>
        </w:r>
        <w:r>
          <w:rPr>
            <w:noProof/>
            <w:webHidden/>
          </w:rPr>
          <w:tab/>
        </w:r>
        <w:r>
          <w:rPr>
            <w:noProof/>
            <w:webHidden/>
          </w:rPr>
          <w:fldChar w:fldCharType="begin"/>
        </w:r>
        <w:r>
          <w:rPr>
            <w:noProof/>
            <w:webHidden/>
          </w:rPr>
          <w:instrText xml:space="preserve"> PAGEREF _Toc223975975 \h </w:instrText>
        </w:r>
        <w:r>
          <w:rPr>
            <w:noProof/>
            <w:webHidden/>
          </w:rPr>
        </w:r>
        <w:r>
          <w:rPr>
            <w:noProof/>
            <w:webHidden/>
          </w:rPr>
          <w:fldChar w:fldCharType="separate"/>
        </w:r>
        <w:r>
          <w:rPr>
            <w:noProof/>
            <w:webHidden/>
          </w:rPr>
          <w:t>40</w:t>
        </w:r>
        <w:r>
          <w:rPr>
            <w:noProof/>
            <w:webHidden/>
          </w:rPr>
          <w:fldChar w:fldCharType="end"/>
        </w:r>
      </w:hyperlink>
    </w:p>
    <w:p w14:paraId="2BAB69E2" w14:textId="4E39510B" w:rsidR="002D1EFF" w:rsidRDefault="002D1EFF">
      <w:pPr>
        <w:pStyle w:val="TOC1"/>
        <w:tabs>
          <w:tab w:val="left" w:pos="660"/>
          <w:tab w:val="right" w:pos="9019"/>
        </w:tabs>
        <w:rPr>
          <w:rFonts w:asciiTheme="minorHAnsi" w:eastAsiaTheme="minorEastAsia" w:hAnsiTheme="minorHAnsi" w:cstheme="minorBidi"/>
          <w:b w:val="0"/>
          <w:noProof/>
          <w:kern w:val="2"/>
          <w:lang w:eastAsia="en-GB"/>
          <w14:ligatures w14:val="standardContextual"/>
        </w:rPr>
      </w:pPr>
      <w:hyperlink w:anchor="_Toc223975976" w:history="1">
        <w:r w:rsidRPr="00F04383">
          <w:rPr>
            <w:rStyle w:val="Hyperlink"/>
            <w:noProof/>
          </w:rPr>
          <w:t>4.</w:t>
        </w:r>
        <w:r>
          <w:rPr>
            <w:rFonts w:asciiTheme="minorHAnsi" w:eastAsiaTheme="minorEastAsia" w:hAnsiTheme="minorHAnsi" w:cstheme="minorBidi"/>
            <w:b w:val="0"/>
            <w:noProof/>
            <w:kern w:val="2"/>
            <w:lang w:eastAsia="en-GB"/>
            <w14:ligatures w14:val="standardContextual"/>
          </w:rPr>
          <w:tab/>
        </w:r>
        <w:r w:rsidRPr="00F04383">
          <w:rPr>
            <w:rStyle w:val="Hyperlink"/>
            <w:noProof/>
          </w:rPr>
          <w:t>Test Procedure</w:t>
        </w:r>
        <w:r>
          <w:rPr>
            <w:noProof/>
            <w:webHidden/>
          </w:rPr>
          <w:tab/>
        </w:r>
        <w:r>
          <w:rPr>
            <w:noProof/>
            <w:webHidden/>
          </w:rPr>
          <w:fldChar w:fldCharType="begin"/>
        </w:r>
        <w:r>
          <w:rPr>
            <w:noProof/>
            <w:webHidden/>
          </w:rPr>
          <w:instrText xml:space="preserve"> PAGEREF _Toc223975976 \h </w:instrText>
        </w:r>
        <w:r>
          <w:rPr>
            <w:noProof/>
            <w:webHidden/>
          </w:rPr>
        </w:r>
        <w:r>
          <w:rPr>
            <w:noProof/>
            <w:webHidden/>
          </w:rPr>
          <w:fldChar w:fldCharType="separate"/>
        </w:r>
        <w:r>
          <w:rPr>
            <w:noProof/>
            <w:webHidden/>
          </w:rPr>
          <w:t>41</w:t>
        </w:r>
        <w:r>
          <w:rPr>
            <w:noProof/>
            <w:webHidden/>
          </w:rPr>
          <w:fldChar w:fldCharType="end"/>
        </w:r>
      </w:hyperlink>
    </w:p>
    <w:p w14:paraId="6A09D6A5" w14:textId="410FFFCD" w:rsidR="002D1EFF" w:rsidRDefault="002D1EFF">
      <w:pPr>
        <w:pStyle w:val="TOC1"/>
        <w:tabs>
          <w:tab w:val="left" w:pos="660"/>
          <w:tab w:val="right" w:pos="9019"/>
        </w:tabs>
        <w:rPr>
          <w:rFonts w:asciiTheme="minorHAnsi" w:eastAsiaTheme="minorEastAsia" w:hAnsiTheme="minorHAnsi" w:cstheme="minorBidi"/>
          <w:b w:val="0"/>
          <w:noProof/>
          <w:kern w:val="2"/>
          <w:lang w:eastAsia="en-GB"/>
          <w14:ligatures w14:val="standardContextual"/>
        </w:rPr>
      </w:pPr>
      <w:hyperlink w:anchor="_Toc223975977" w:history="1">
        <w:r w:rsidRPr="00F04383">
          <w:rPr>
            <w:rStyle w:val="Hyperlink"/>
            <w:noProof/>
          </w:rPr>
          <w:t>5.</w:t>
        </w:r>
        <w:r>
          <w:rPr>
            <w:rFonts w:asciiTheme="minorHAnsi" w:eastAsiaTheme="minorEastAsia" w:hAnsiTheme="minorHAnsi" w:cstheme="minorBidi"/>
            <w:b w:val="0"/>
            <w:noProof/>
            <w:kern w:val="2"/>
            <w:lang w:eastAsia="en-GB"/>
            <w14:ligatures w14:val="standardContextual"/>
          </w:rPr>
          <w:tab/>
        </w:r>
        <w:r w:rsidRPr="00F04383">
          <w:rPr>
            <w:rStyle w:val="Hyperlink"/>
            <w:noProof/>
          </w:rPr>
          <w:t>Concept of Operation</w:t>
        </w:r>
        <w:r>
          <w:rPr>
            <w:noProof/>
            <w:webHidden/>
          </w:rPr>
          <w:tab/>
        </w:r>
        <w:r>
          <w:rPr>
            <w:noProof/>
            <w:webHidden/>
          </w:rPr>
          <w:fldChar w:fldCharType="begin"/>
        </w:r>
        <w:r>
          <w:rPr>
            <w:noProof/>
            <w:webHidden/>
          </w:rPr>
          <w:instrText xml:space="preserve"> PAGEREF _Toc223975977 \h </w:instrText>
        </w:r>
        <w:r>
          <w:rPr>
            <w:noProof/>
            <w:webHidden/>
          </w:rPr>
        </w:r>
        <w:r>
          <w:rPr>
            <w:noProof/>
            <w:webHidden/>
          </w:rPr>
          <w:fldChar w:fldCharType="separate"/>
        </w:r>
        <w:r>
          <w:rPr>
            <w:noProof/>
            <w:webHidden/>
          </w:rPr>
          <w:t>45</w:t>
        </w:r>
        <w:r>
          <w:rPr>
            <w:noProof/>
            <w:webHidden/>
          </w:rPr>
          <w:fldChar w:fldCharType="end"/>
        </w:r>
      </w:hyperlink>
    </w:p>
    <w:p w14:paraId="167C6617" w14:textId="19341B2D" w:rsidR="002D1EFF" w:rsidRDefault="002D1EFF">
      <w:pPr>
        <w:pStyle w:val="TOC1"/>
        <w:tabs>
          <w:tab w:val="left" w:pos="660"/>
          <w:tab w:val="right" w:pos="9019"/>
        </w:tabs>
        <w:rPr>
          <w:rFonts w:asciiTheme="minorHAnsi" w:eastAsiaTheme="minorEastAsia" w:hAnsiTheme="minorHAnsi" w:cstheme="minorBidi"/>
          <w:b w:val="0"/>
          <w:noProof/>
          <w:kern w:val="2"/>
          <w:lang w:eastAsia="en-GB"/>
          <w14:ligatures w14:val="standardContextual"/>
        </w:rPr>
      </w:pPr>
      <w:hyperlink w:anchor="_Toc223975978" w:history="1">
        <w:r w:rsidRPr="00F04383">
          <w:rPr>
            <w:rStyle w:val="Hyperlink"/>
            <w:noProof/>
          </w:rPr>
          <w:t>6.</w:t>
        </w:r>
        <w:r>
          <w:rPr>
            <w:rFonts w:asciiTheme="minorHAnsi" w:eastAsiaTheme="minorEastAsia" w:hAnsiTheme="minorHAnsi" w:cstheme="minorBidi"/>
            <w:b w:val="0"/>
            <w:noProof/>
            <w:kern w:val="2"/>
            <w:lang w:eastAsia="en-GB"/>
            <w14:ligatures w14:val="standardContextual"/>
          </w:rPr>
          <w:tab/>
        </w:r>
        <w:r w:rsidRPr="00F04383">
          <w:rPr>
            <w:rStyle w:val="Hyperlink"/>
            <w:noProof/>
          </w:rPr>
          <w:t>Compliance matrix</w:t>
        </w:r>
        <w:r>
          <w:rPr>
            <w:noProof/>
            <w:webHidden/>
          </w:rPr>
          <w:tab/>
        </w:r>
        <w:r>
          <w:rPr>
            <w:noProof/>
            <w:webHidden/>
          </w:rPr>
          <w:fldChar w:fldCharType="begin"/>
        </w:r>
        <w:r>
          <w:rPr>
            <w:noProof/>
            <w:webHidden/>
          </w:rPr>
          <w:instrText xml:space="preserve"> PAGEREF _Toc223975978 \h </w:instrText>
        </w:r>
        <w:r>
          <w:rPr>
            <w:noProof/>
            <w:webHidden/>
          </w:rPr>
        </w:r>
        <w:r>
          <w:rPr>
            <w:noProof/>
            <w:webHidden/>
          </w:rPr>
          <w:fldChar w:fldCharType="separate"/>
        </w:r>
        <w:r>
          <w:rPr>
            <w:noProof/>
            <w:webHidden/>
          </w:rPr>
          <w:t>45</w:t>
        </w:r>
        <w:r>
          <w:rPr>
            <w:noProof/>
            <w:webHidden/>
          </w:rPr>
          <w:fldChar w:fldCharType="end"/>
        </w:r>
      </w:hyperlink>
    </w:p>
    <w:p w14:paraId="3D653448" w14:textId="3A539667" w:rsidR="002D1EFF" w:rsidRDefault="002D1EFF">
      <w:pPr>
        <w:pStyle w:val="TOC1"/>
        <w:tabs>
          <w:tab w:val="left" w:pos="440"/>
          <w:tab w:val="right" w:pos="9019"/>
        </w:tabs>
        <w:rPr>
          <w:rFonts w:asciiTheme="minorHAnsi" w:eastAsiaTheme="minorEastAsia" w:hAnsiTheme="minorHAnsi" w:cstheme="minorBidi"/>
          <w:b w:val="0"/>
          <w:noProof/>
          <w:kern w:val="2"/>
          <w:lang w:eastAsia="en-GB"/>
          <w14:ligatures w14:val="standardContextual"/>
        </w:rPr>
      </w:pPr>
      <w:hyperlink w:anchor="_Toc223975979" w:history="1">
        <w:r w:rsidRPr="00F04383">
          <w:rPr>
            <w:rStyle w:val="Hyperlink"/>
            <w:noProof/>
          </w:rPr>
          <w:t>7.</w:t>
        </w:r>
        <w:r>
          <w:rPr>
            <w:rFonts w:asciiTheme="minorHAnsi" w:eastAsiaTheme="minorEastAsia" w:hAnsiTheme="minorHAnsi" w:cstheme="minorBidi"/>
            <w:b w:val="0"/>
            <w:noProof/>
            <w:kern w:val="2"/>
            <w:lang w:eastAsia="en-GB"/>
            <w14:ligatures w14:val="standardContextual"/>
          </w:rPr>
          <w:tab/>
        </w:r>
        <w:r w:rsidRPr="00F04383">
          <w:rPr>
            <w:rStyle w:val="Hyperlink"/>
            <w:noProof/>
          </w:rPr>
          <w:t>Acknowledgements</w:t>
        </w:r>
        <w:r>
          <w:rPr>
            <w:noProof/>
            <w:webHidden/>
          </w:rPr>
          <w:tab/>
        </w:r>
        <w:r>
          <w:rPr>
            <w:noProof/>
            <w:webHidden/>
          </w:rPr>
          <w:fldChar w:fldCharType="begin"/>
        </w:r>
        <w:r>
          <w:rPr>
            <w:noProof/>
            <w:webHidden/>
          </w:rPr>
          <w:instrText xml:space="preserve"> PAGEREF _Toc223975979 \h </w:instrText>
        </w:r>
        <w:r>
          <w:rPr>
            <w:noProof/>
            <w:webHidden/>
          </w:rPr>
        </w:r>
        <w:r>
          <w:rPr>
            <w:noProof/>
            <w:webHidden/>
          </w:rPr>
          <w:fldChar w:fldCharType="separate"/>
        </w:r>
        <w:r>
          <w:rPr>
            <w:noProof/>
            <w:webHidden/>
          </w:rPr>
          <w:t>51</w:t>
        </w:r>
        <w:r>
          <w:rPr>
            <w:noProof/>
            <w:webHidden/>
          </w:rPr>
          <w:fldChar w:fldCharType="end"/>
        </w:r>
      </w:hyperlink>
    </w:p>
    <w:p w14:paraId="6E938346" w14:textId="12CB7E11" w:rsidR="002D1EFF" w:rsidRDefault="002D1EFF">
      <w:pPr>
        <w:pStyle w:val="TOC1"/>
        <w:tabs>
          <w:tab w:val="left" w:pos="660"/>
          <w:tab w:val="right" w:pos="9019"/>
        </w:tabs>
        <w:rPr>
          <w:rFonts w:asciiTheme="minorHAnsi" w:eastAsiaTheme="minorEastAsia" w:hAnsiTheme="minorHAnsi" w:cstheme="minorBidi"/>
          <w:b w:val="0"/>
          <w:noProof/>
          <w:kern w:val="2"/>
          <w:lang w:eastAsia="en-GB"/>
          <w14:ligatures w14:val="standardContextual"/>
        </w:rPr>
      </w:pPr>
      <w:hyperlink w:anchor="_Toc223975980" w:history="1">
        <w:r w:rsidRPr="00F04383">
          <w:rPr>
            <w:rStyle w:val="Hyperlink"/>
            <w:noProof/>
          </w:rPr>
          <w:t>8.</w:t>
        </w:r>
        <w:r>
          <w:rPr>
            <w:rFonts w:asciiTheme="minorHAnsi" w:eastAsiaTheme="minorEastAsia" w:hAnsiTheme="minorHAnsi" w:cstheme="minorBidi"/>
            <w:b w:val="0"/>
            <w:noProof/>
            <w:kern w:val="2"/>
            <w:lang w:eastAsia="en-GB"/>
            <w14:ligatures w14:val="standardContextual"/>
          </w:rPr>
          <w:tab/>
        </w:r>
        <w:r w:rsidRPr="00F04383">
          <w:rPr>
            <w:rStyle w:val="Hyperlink"/>
            <w:noProof/>
          </w:rPr>
          <w:t>References</w:t>
        </w:r>
        <w:r>
          <w:rPr>
            <w:noProof/>
            <w:webHidden/>
          </w:rPr>
          <w:tab/>
        </w:r>
        <w:r>
          <w:rPr>
            <w:noProof/>
            <w:webHidden/>
          </w:rPr>
          <w:fldChar w:fldCharType="begin"/>
        </w:r>
        <w:r>
          <w:rPr>
            <w:noProof/>
            <w:webHidden/>
          </w:rPr>
          <w:instrText xml:space="preserve"> PAGEREF _Toc223975980 \h </w:instrText>
        </w:r>
        <w:r>
          <w:rPr>
            <w:noProof/>
            <w:webHidden/>
          </w:rPr>
        </w:r>
        <w:r>
          <w:rPr>
            <w:noProof/>
            <w:webHidden/>
          </w:rPr>
          <w:fldChar w:fldCharType="separate"/>
        </w:r>
        <w:r>
          <w:rPr>
            <w:noProof/>
            <w:webHidden/>
          </w:rPr>
          <w:t>51</w:t>
        </w:r>
        <w:r>
          <w:rPr>
            <w:noProof/>
            <w:webHidden/>
          </w:rPr>
          <w:fldChar w:fldCharType="end"/>
        </w:r>
      </w:hyperlink>
    </w:p>
    <w:p w14:paraId="2C1FFB75" w14:textId="31E9F3F2" w:rsidR="002D1EFF" w:rsidRDefault="002D1EFF">
      <w:pPr>
        <w:pStyle w:val="TOC1"/>
        <w:tabs>
          <w:tab w:val="left" w:pos="660"/>
          <w:tab w:val="right" w:pos="9019"/>
        </w:tabs>
        <w:rPr>
          <w:rFonts w:asciiTheme="minorHAnsi" w:eastAsiaTheme="minorEastAsia" w:hAnsiTheme="minorHAnsi" w:cstheme="minorBidi"/>
          <w:b w:val="0"/>
          <w:noProof/>
          <w:kern w:val="2"/>
          <w:lang w:eastAsia="en-GB"/>
          <w14:ligatures w14:val="standardContextual"/>
        </w:rPr>
      </w:pPr>
      <w:hyperlink w:anchor="_Toc223975981" w:history="1">
        <w:r w:rsidRPr="00F04383">
          <w:rPr>
            <w:rStyle w:val="Hyperlink"/>
            <w:noProof/>
          </w:rPr>
          <w:t>9.</w:t>
        </w:r>
        <w:r>
          <w:rPr>
            <w:rFonts w:asciiTheme="minorHAnsi" w:eastAsiaTheme="minorEastAsia" w:hAnsiTheme="minorHAnsi" w:cstheme="minorBidi"/>
            <w:b w:val="0"/>
            <w:noProof/>
            <w:kern w:val="2"/>
            <w:lang w:eastAsia="en-GB"/>
            <w14:ligatures w14:val="standardContextual"/>
          </w:rPr>
          <w:tab/>
        </w:r>
        <w:r w:rsidRPr="00F04383">
          <w:rPr>
            <w:rStyle w:val="Hyperlink"/>
            <w:noProof/>
          </w:rPr>
          <w:t>Appendices</w:t>
        </w:r>
        <w:r>
          <w:rPr>
            <w:noProof/>
            <w:webHidden/>
          </w:rPr>
          <w:tab/>
        </w:r>
        <w:r>
          <w:rPr>
            <w:noProof/>
            <w:webHidden/>
          </w:rPr>
          <w:fldChar w:fldCharType="begin"/>
        </w:r>
        <w:r>
          <w:rPr>
            <w:noProof/>
            <w:webHidden/>
          </w:rPr>
          <w:instrText xml:space="preserve"> PAGEREF _Toc223975981 \h </w:instrText>
        </w:r>
        <w:r>
          <w:rPr>
            <w:noProof/>
            <w:webHidden/>
          </w:rPr>
        </w:r>
        <w:r>
          <w:rPr>
            <w:noProof/>
            <w:webHidden/>
          </w:rPr>
          <w:fldChar w:fldCharType="separate"/>
        </w:r>
        <w:r>
          <w:rPr>
            <w:noProof/>
            <w:webHidden/>
          </w:rPr>
          <w:t>52</w:t>
        </w:r>
        <w:r>
          <w:rPr>
            <w:noProof/>
            <w:webHidden/>
          </w:rPr>
          <w:fldChar w:fldCharType="end"/>
        </w:r>
      </w:hyperlink>
    </w:p>
    <w:p w14:paraId="61FE880D" w14:textId="7B3B1F3B" w:rsidR="002D1EFF" w:rsidRDefault="002D1EFF">
      <w:pPr>
        <w:pStyle w:val="TOC2"/>
        <w:rPr>
          <w:rFonts w:asciiTheme="minorHAnsi" w:eastAsiaTheme="minorEastAsia" w:hAnsiTheme="minorHAnsi" w:cstheme="minorBidi"/>
          <w:b w:val="0"/>
          <w:bCs w:val="0"/>
          <w:kern w:val="2"/>
          <w:lang w:eastAsia="en-GB"/>
          <w14:ligatures w14:val="standardContextual"/>
        </w:rPr>
      </w:pPr>
      <w:hyperlink w:anchor="_Toc223975982" w:history="1">
        <w:r w:rsidRPr="00F04383">
          <w:rPr>
            <w:rStyle w:val="Hyperlink"/>
          </w:rPr>
          <w:t>Appendix A: Complete Schedule</w:t>
        </w:r>
        <w:r>
          <w:rPr>
            <w:webHidden/>
          </w:rPr>
          <w:tab/>
        </w:r>
        <w:r>
          <w:rPr>
            <w:webHidden/>
          </w:rPr>
          <w:fldChar w:fldCharType="begin"/>
        </w:r>
        <w:r>
          <w:rPr>
            <w:webHidden/>
          </w:rPr>
          <w:instrText xml:space="preserve"> PAGEREF _Toc223975982 \h </w:instrText>
        </w:r>
        <w:r>
          <w:rPr>
            <w:webHidden/>
          </w:rPr>
        </w:r>
        <w:r>
          <w:rPr>
            <w:webHidden/>
          </w:rPr>
          <w:fldChar w:fldCharType="separate"/>
        </w:r>
        <w:r>
          <w:rPr>
            <w:webHidden/>
          </w:rPr>
          <w:t>52</w:t>
        </w:r>
        <w:r>
          <w:rPr>
            <w:webHidden/>
          </w:rPr>
          <w:fldChar w:fldCharType="end"/>
        </w:r>
      </w:hyperlink>
    </w:p>
    <w:p w14:paraId="7CB63EAC" w14:textId="3938665C" w:rsidR="002D1EFF" w:rsidRDefault="002D1EFF">
      <w:pPr>
        <w:pStyle w:val="TOC2"/>
        <w:rPr>
          <w:rFonts w:asciiTheme="minorHAnsi" w:eastAsiaTheme="minorEastAsia" w:hAnsiTheme="minorHAnsi" w:cstheme="minorBidi"/>
          <w:b w:val="0"/>
          <w:bCs w:val="0"/>
          <w:kern w:val="2"/>
          <w:lang w:eastAsia="en-GB"/>
          <w14:ligatures w14:val="standardContextual"/>
        </w:rPr>
      </w:pPr>
      <w:hyperlink w:anchor="_Toc223975983" w:history="1">
        <w:r w:rsidRPr="00F04383">
          <w:rPr>
            <w:rStyle w:val="Hyperlink"/>
          </w:rPr>
          <w:t>Appendix B: Bill of Materials</w:t>
        </w:r>
        <w:r>
          <w:rPr>
            <w:webHidden/>
          </w:rPr>
          <w:tab/>
        </w:r>
        <w:r>
          <w:rPr>
            <w:webHidden/>
          </w:rPr>
          <w:fldChar w:fldCharType="begin"/>
        </w:r>
        <w:r>
          <w:rPr>
            <w:webHidden/>
          </w:rPr>
          <w:instrText xml:space="preserve"> PAGEREF _Toc223975983 \h </w:instrText>
        </w:r>
        <w:r>
          <w:rPr>
            <w:webHidden/>
          </w:rPr>
        </w:r>
        <w:r>
          <w:rPr>
            <w:webHidden/>
          </w:rPr>
          <w:fldChar w:fldCharType="separate"/>
        </w:r>
        <w:r>
          <w:rPr>
            <w:webHidden/>
          </w:rPr>
          <w:t>58</w:t>
        </w:r>
        <w:r>
          <w:rPr>
            <w:webHidden/>
          </w:rPr>
          <w:fldChar w:fldCharType="end"/>
        </w:r>
      </w:hyperlink>
    </w:p>
    <w:p w14:paraId="768F5886" w14:textId="0EE0334E" w:rsidR="002D1EFF" w:rsidRDefault="002D1EFF">
      <w:pPr>
        <w:pStyle w:val="TOC2"/>
        <w:rPr>
          <w:rFonts w:asciiTheme="minorHAnsi" w:eastAsiaTheme="minorEastAsia" w:hAnsiTheme="minorHAnsi" w:cstheme="minorBidi"/>
          <w:b w:val="0"/>
          <w:bCs w:val="0"/>
          <w:kern w:val="2"/>
          <w:lang w:eastAsia="en-GB"/>
          <w14:ligatures w14:val="standardContextual"/>
        </w:rPr>
      </w:pPr>
      <w:hyperlink w:anchor="_Toc223975984" w:history="1">
        <w:r w:rsidRPr="00F04383">
          <w:rPr>
            <w:rStyle w:val="Hyperlink"/>
          </w:rPr>
          <w:t>Appendix C: Requirements</w:t>
        </w:r>
        <w:r>
          <w:rPr>
            <w:webHidden/>
          </w:rPr>
          <w:tab/>
        </w:r>
        <w:r>
          <w:rPr>
            <w:webHidden/>
          </w:rPr>
          <w:fldChar w:fldCharType="begin"/>
        </w:r>
        <w:r>
          <w:rPr>
            <w:webHidden/>
          </w:rPr>
          <w:instrText xml:space="preserve"> PAGEREF _Toc223975984 \h </w:instrText>
        </w:r>
        <w:r>
          <w:rPr>
            <w:webHidden/>
          </w:rPr>
        </w:r>
        <w:r>
          <w:rPr>
            <w:webHidden/>
          </w:rPr>
          <w:fldChar w:fldCharType="separate"/>
        </w:r>
        <w:r>
          <w:rPr>
            <w:webHidden/>
          </w:rPr>
          <w:t>60</w:t>
        </w:r>
        <w:r>
          <w:rPr>
            <w:webHidden/>
          </w:rPr>
          <w:fldChar w:fldCharType="end"/>
        </w:r>
      </w:hyperlink>
    </w:p>
    <w:p w14:paraId="7443F93F" w14:textId="5312979A" w:rsidR="002D1EFF" w:rsidRDefault="002D1EFF">
      <w:pPr>
        <w:pStyle w:val="TOC2"/>
        <w:rPr>
          <w:rFonts w:asciiTheme="minorHAnsi" w:eastAsiaTheme="minorEastAsia" w:hAnsiTheme="minorHAnsi" w:cstheme="minorBidi"/>
          <w:b w:val="0"/>
          <w:bCs w:val="0"/>
          <w:kern w:val="2"/>
          <w:lang w:eastAsia="en-GB"/>
          <w14:ligatures w14:val="standardContextual"/>
        </w:rPr>
      </w:pPr>
      <w:hyperlink w:anchor="_Toc223975985" w:history="1">
        <w:r w:rsidRPr="00F04383">
          <w:rPr>
            <w:rStyle w:val="Hyperlink"/>
          </w:rPr>
          <w:t>Appendix D: Verification of Servo Torque for Camera Mount</w:t>
        </w:r>
        <w:r>
          <w:rPr>
            <w:webHidden/>
          </w:rPr>
          <w:tab/>
        </w:r>
        <w:r>
          <w:rPr>
            <w:webHidden/>
          </w:rPr>
          <w:fldChar w:fldCharType="begin"/>
        </w:r>
        <w:r>
          <w:rPr>
            <w:webHidden/>
          </w:rPr>
          <w:instrText xml:space="preserve"> PAGEREF _Toc223975985 \h </w:instrText>
        </w:r>
        <w:r>
          <w:rPr>
            <w:webHidden/>
          </w:rPr>
        </w:r>
        <w:r>
          <w:rPr>
            <w:webHidden/>
          </w:rPr>
          <w:fldChar w:fldCharType="separate"/>
        </w:r>
        <w:r>
          <w:rPr>
            <w:webHidden/>
          </w:rPr>
          <w:t>64</w:t>
        </w:r>
        <w:r>
          <w:rPr>
            <w:webHidden/>
          </w:rPr>
          <w:fldChar w:fldCharType="end"/>
        </w:r>
      </w:hyperlink>
    </w:p>
    <w:p w14:paraId="6EBDEDBB" w14:textId="6C36CDA0" w:rsidR="002D1EFF" w:rsidRDefault="002D1EFF">
      <w:pPr>
        <w:pStyle w:val="TOC2"/>
        <w:rPr>
          <w:rFonts w:asciiTheme="minorHAnsi" w:eastAsiaTheme="minorEastAsia" w:hAnsiTheme="minorHAnsi" w:cstheme="minorBidi"/>
          <w:b w:val="0"/>
          <w:bCs w:val="0"/>
          <w:kern w:val="2"/>
          <w:lang w:eastAsia="en-GB"/>
          <w14:ligatures w14:val="standardContextual"/>
        </w:rPr>
      </w:pPr>
      <w:hyperlink w:anchor="_Toc223975986" w:history="1">
        <w:r w:rsidRPr="00F04383">
          <w:rPr>
            <w:rStyle w:val="Hyperlink"/>
          </w:rPr>
          <w:t>Appendix E: Engineering Drawings</w:t>
        </w:r>
        <w:r>
          <w:rPr>
            <w:webHidden/>
          </w:rPr>
          <w:tab/>
        </w:r>
        <w:r>
          <w:rPr>
            <w:webHidden/>
          </w:rPr>
          <w:fldChar w:fldCharType="begin"/>
        </w:r>
        <w:r>
          <w:rPr>
            <w:webHidden/>
          </w:rPr>
          <w:instrText xml:space="preserve"> PAGEREF _Toc223975986 \h </w:instrText>
        </w:r>
        <w:r>
          <w:rPr>
            <w:webHidden/>
          </w:rPr>
        </w:r>
        <w:r>
          <w:rPr>
            <w:webHidden/>
          </w:rPr>
          <w:fldChar w:fldCharType="separate"/>
        </w:r>
        <w:r>
          <w:rPr>
            <w:webHidden/>
          </w:rPr>
          <w:t>69</w:t>
        </w:r>
        <w:r>
          <w:rPr>
            <w:webHidden/>
          </w:rPr>
          <w:fldChar w:fldCharType="end"/>
        </w:r>
      </w:hyperlink>
    </w:p>
    <w:p w14:paraId="2F015A62" w14:textId="075604EA" w:rsidR="001057BC" w:rsidRDefault="002C2718">
      <w:pPr>
        <w:pStyle w:val="TOC1"/>
        <w:tabs>
          <w:tab w:val="left" w:pos="440"/>
          <w:tab w:val="right" w:pos="9019"/>
        </w:tabs>
        <w:rPr>
          <w:b w:val="0"/>
        </w:rPr>
      </w:pPr>
      <w:r>
        <w:fldChar w:fldCharType="end"/>
      </w:r>
    </w:p>
    <w:p w14:paraId="7F434264" w14:textId="30E78681" w:rsidR="001864C2" w:rsidRDefault="001864C2">
      <w:pPr>
        <w:widowControl w:val="0"/>
        <w:tabs>
          <w:tab w:val="right" w:pos="12000"/>
        </w:tabs>
        <w:spacing w:before="60" w:after="0"/>
        <w:jc w:val="left"/>
        <w:rPr>
          <w:rFonts w:ascii="Arial" w:eastAsia="Arial" w:hAnsi="Arial" w:cs="Arial"/>
          <w:b/>
          <w:bCs/>
          <w:color w:val="000000"/>
          <w:sz w:val="22"/>
          <w:szCs w:val="22"/>
        </w:rPr>
      </w:pPr>
    </w:p>
    <w:p w14:paraId="6B699379" w14:textId="77777777" w:rsidR="001864C2" w:rsidRDefault="002C2718">
      <w:pPr>
        <w:sectPr w:rsidR="001864C2">
          <w:headerReference w:type="default" r:id="rId14"/>
          <w:footerReference w:type="default" r:id="rId15"/>
          <w:pgSz w:w="11909" w:h="16834"/>
          <w:pgMar w:top="1440" w:right="1440" w:bottom="1440" w:left="1440" w:header="720" w:footer="720" w:gutter="0"/>
          <w:pgNumType w:start="0"/>
          <w:cols w:space="720"/>
          <w:titlePg/>
        </w:sectPr>
      </w:pPr>
      <w:r>
        <w:br w:type="page"/>
      </w:r>
    </w:p>
    <w:p w14:paraId="3E7A9F1C" w14:textId="6095DEE0" w:rsidR="001864C2" w:rsidRDefault="002C2718">
      <w:pPr>
        <w:pStyle w:val="Heading1"/>
        <w:numPr>
          <w:ilvl w:val="0"/>
          <w:numId w:val="16"/>
        </w:numPr>
      </w:pPr>
      <w:bookmarkStart w:id="2" w:name="_Toc223975941"/>
      <w:r>
        <w:t>Introduction</w:t>
      </w:r>
      <w:bookmarkEnd w:id="2"/>
    </w:p>
    <w:p w14:paraId="5CF8D656" w14:textId="7E47BFEB" w:rsidR="4B174FF1" w:rsidRDefault="5ACE0739" w:rsidP="4B174FF1">
      <w:pPr>
        <w:rPr>
          <w:sz w:val="22"/>
          <w:szCs w:val="22"/>
        </w:rPr>
      </w:pPr>
      <w:r w:rsidRPr="089797C0">
        <w:rPr>
          <w:sz w:val="22"/>
          <w:szCs w:val="22"/>
        </w:rPr>
        <w:t>Error 404: Gravity Not Found is the Olympus Rover Trials team from QMSEDS, Queen Mary University of London’s branch of UKSEDS. Our team consists of 10 aerospace and mechanical engineering students, along with master's students in AI and robotics. We are competing in this challenge because we are eager to learn new skills, develop our technical abilities, and contribute to a project we are genuinely passionate about. In addition, many team members have not previously contributed to a large project in the space sector, so this is a valuable opportunity for us to develop a concept and produce a technical report that aligns with industry standards.</w:t>
      </w:r>
    </w:p>
    <w:p w14:paraId="19D7877C" w14:textId="6B9710EE" w:rsidR="089797C0" w:rsidRDefault="089797C0" w:rsidP="002D1EFF">
      <w:pPr>
        <w:spacing w:after="0"/>
        <w:rPr>
          <w:sz w:val="22"/>
          <w:szCs w:val="22"/>
        </w:rPr>
      </w:pPr>
    </w:p>
    <w:p w14:paraId="6A0EE3EA" w14:textId="54DD7F06" w:rsidR="001864C2" w:rsidRDefault="00E36A23" w:rsidP="00E36A23">
      <w:pPr>
        <w:pStyle w:val="Heading2"/>
      </w:pPr>
      <w:bookmarkStart w:id="3" w:name="_Toc223975942"/>
      <w:r>
        <w:t xml:space="preserve">1.1 </w:t>
      </w:r>
      <w:r w:rsidR="002C2718" w:rsidRPr="6A2DCBE0">
        <w:t>Mission Statement</w:t>
      </w:r>
      <w:bookmarkEnd w:id="3"/>
    </w:p>
    <w:p w14:paraId="2CB0ADA2" w14:textId="44556D2F" w:rsidR="001864C2" w:rsidRDefault="36FDC2C9" w:rsidP="6A2DCBE0">
      <w:pPr>
        <w:rPr>
          <w:sz w:val="22"/>
          <w:szCs w:val="22"/>
        </w:rPr>
      </w:pPr>
      <w:r w:rsidRPr="7C324E05">
        <w:rPr>
          <w:sz w:val="22"/>
          <w:szCs w:val="22"/>
        </w:rPr>
        <w:t>As human exploration of the Moon and nearby planets resumes with missions such as NASA’s Artemis program</w:t>
      </w:r>
      <w:r w:rsidR="1D51B37F" w:rsidRPr="7C324E05">
        <w:rPr>
          <w:sz w:val="22"/>
          <w:szCs w:val="22"/>
        </w:rPr>
        <w:t xml:space="preserve"> </w:t>
      </w:r>
      <w:r w:rsidR="00D97D2C" w:rsidRPr="7C324E05">
        <w:rPr>
          <w:sz w:val="22"/>
          <w:szCs w:val="22"/>
        </w:rPr>
        <w:t>(NASA)</w:t>
      </w:r>
      <w:r w:rsidRPr="7C324E05">
        <w:rPr>
          <w:sz w:val="22"/>
          <w:szCs w:val="22"/>
        </w:rPr>
        <w:t xml:space="preserve">, the possibility of inhabiting Mars is drawing nearer. However, before humans can travel to Mars, a detailed understanding of the Martian environment will be essential for identifying key challenges and developing the technologies needed to support long-term human presence on the planet. In this context, we have been tasked with developing a rover capable of operating within a </w:t>
      </w:r>
      <w:r w:rsidR="00D03C37" w:rsidRPr="7C324E05">
        <w:rPr>
          <w:sz w:val="22"/>
          <w:szCs w:val="22"/>
        </w:rPr>
        <w:t>geological crater</w:t>
      </w:r>
      <w:r w:rsidRPr="7C324E05">
        <w:rPr>
          <w:sz w:val="22"/>
          <w:szCs w:val="22"/>
        </w:rPr>
        <w:t xml:space="preserve">, capturing images of key features, and transmitting them back to Earth. </w:t>
      </w:r>
    </w:p>
    <w:p w14:paraId="560466F8" w14:textId="37C637F2" w:rsidR="001864C2" w:rsidRDefault="36FDC2C9" w:rsidP="6A2DCBE0">
      <w:pPr>
        <w:rPr>
          <w:sz w:val="22"/>
          <w:szCs w:val="22"/>
        </w:rPr>
      </w:pPr>
      <w:r w:rsidRPr="7C324E05">
        <w:rPr>
          <w:sz w:val="22"/>
          <w:szCs w:val="22"/>
        </w:rPr>
        <w:t>To achieve this, we will design a rover capable of navigating to specific target locations while avoiding obstacles in the RAL Space Mars Yard. With many team members highly skilled in programming, a primary goal is to make certain functions of our rover autonomous, ultimately progressing toward full autonomy. This focus will strongly influence our design decisions and will require integrating additional sensors and sufficient processing capability.</w:t>
      </w:r>
    </w:p>
    <w:p w14:paraId="1F72F646" w14:textId="56146627" w:rsidR="001864C2" w:rsidRDefault="36FDC2C9" w:rsidP="6A2DCBE0">
      <w:pPr>
        <w:rPr>
          <w:sz w:val="22"/>
          <w:szCs w:val="22"/>
        </w:rPr>
      </w:pPr>
      <w:r w:rsidRPr="089797C0">
        <w:rPr>
          <w:sz w:val="22"/>
          <w:szCs w:val="22"/>
        </w:rPr>
        <w:t>Throughout the project, we will draw inspiration from established industry rover designs while applying innovative and creative concepts to meet our requirements efficiently. This approach will ensure our rover stands out both technically and creatively.</w:t>
      </w:r>
    </w:p>
    <w:p w14:paraId="6436294C" w14:textId="02478CF2" w:rsidR="089797C0" w:rsidRDefault="089797C0" w:rsidP="089797C0">
      <w:pPr>
        <w:rPr>
          <w:sz w:val="22"/>
          <w:szCs w:val="22"/>
        </w:rPr>
      </w:pPr>
    </w:p>
    <w:p w14:paraId="25D3AED4" w14:textId="13ED6233" w:rsidR="089797C0" w:rsidRDefault="089797C0" w:rsidP="089797C0">
      <w:pPr>
        <w:rPr>
          <w:sz w:val="22"/>
          <w:szCs w:val="22"/>
        </w:rPr>
      </w:pPr>
    </w:p>
    <w:p w14:paraId="0FD428D7" w14:textId="635AC4DE" w:rsidR="001864C2" w:rsidRDefault="002C2718" w:rsidP="00D97D2C">
      <w:pPr>
        <w:pStyle w:val="Heading1"/>
        <w:numPr>
          <w:ilvl w:val="0"/>
          <w:numId w:val="16"/>
        </w:numPr>
      </w:pPr>
      <w:bookmarkStart w:id="4" w:name="_Toc223975943"/>
      <w:r>
        <w:t>Project Management</w:t>
      </w:r>
      <w:bookmarkEnd w:id="4"/>
    </w:p>
    <w:p w14:paraId="18F80F45" w14:textId="64B92964" w:rsidR="001864C2" w:rsidRDefault="002C2718">
      <w:pPr>
        <w:pStyle w:val="Heading2"/>
        <w:numPr>
          <w:ilvl w:val="1"/>
          <w:numId w:val="16"/>
        </w:numPr>
      </w:pPr>
      <w:bookmarkStart w:id="5" w:name="_Toc223975944"/>
      <w:r>
        <w:t>Assigned Roles &amp; Team Roster</w:t>
      </w:r>
      <w:bookmarkEnd w:id="5"/>
    </w:p>
    <w:p w14:paraId="70998EF7" w14:textId="4215EA53" w:rsidR="001864C2" w:rsidRPr="00D97D2C" w:rsidRDefault="321615B0" w:rsidP="6A2DCBE0">
      <w:pPr>
        <w:jc w:val="center"/>
        <w:rPr>
          <w:b/>
          <w:color w:val="000000" w:themeColor="text1"/>
          <w:sz w:val="22"/>
          <w:szCs w:val="22"/>
        </w:rPr>
      </w:pPr>
      <w:r w:rsidRPr="7C324E05">
        <w:rPr>
          <w:b/>
          <w:color w:val="000000" w:themeColor="text1"/>
          <w:sz w:val="22"/>
          <w:szCs w:val="22"/>
        </w:rPr>
        <w:t>Table 1: List of team members and assigned roles</w:t>
      </w:r>
    </w:p>
    <w:tbl>
      <w:tblPr>
        <w:tblW w:w="10340" w:type="dxa"/>
        <w:jc w:val="center"/>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1544"/>
        <w:gridCol w:w="2134"/>
        <w:gridCol w:w="2410"/>
        <w:gridCol w:w="4252"/>
      </w:tblGrid>
      <w:tr w:rsidR="6A2DCBE0" w14:paraId="62A86C87" w14:textId="77777777" w:rsidTr="002D1EFF">
        <w:trPr>
          <w:trHeight w:val="390"/>
          <w:jc w:val="center"/>
        </w:trPr>
        <w:tc>
          <w:tcPr>
            <w:tcW w:w="1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0C1A086B" w14:textId="22EF54CA" w:rsidR="6A2DCBE0" w:rsidRDefault="6A2DCBE0" w:rsidP="00D97D2C">
            <w:pPr>
              <w:jc w:val="left"/>
              <w:rPr>
                <w:sz w:val="20"/>
                <w:szCs w:val="20"/>
              </w:rPr>
            </w:pPr>
            <w:r w:rsidRPr="7C324E05">
              <w:rPr>
                <w:b/>
                <w:sz w:val="20"/>
                <w:szCs w:val="20"/>
              </w:rPr>
              <w:t>Name</w:t>
            </w:r>
          </w:p>
        </w:tc>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5B84EB48" w14:textId="7A0186A9" w:rsidR="6A2DCBE0" w:rsidRDefault="6A2DCBE0" w:rsidP="00D97D2C">
            <w:pPr>
              <w:jc w:val="left"/>
              <w:rPr>
                <w:sz w:val="20"/>
                <w:szCs w:val="20"/>
              </w:rPr>
            </w:pPr>
            <w:r w:rsidRPr="7C324E05">
              <w:rPr>
                <w:b/>
                <w:sz w:val="20"/>
                <w:szCs w:val="20"/>
              </w:rPr>
              <w:t>Role</w:t>
            </w:r>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6EC60FE8" w14:textId="790B4D42" w:rsidR="6A2DCBE0" w:rsidRDefault="6A2DCBE0" w:rsidP="00D97D2C">
            <w:pPr>
              <w:jc w:val="left"/>
              <w:rPr>
                <w:sz w:val="20"/>
                <w:szCs w:val="20"/>
              </w:rPr>
            </w:pPr>
            <w:r w:rsidRPr="7C324E05">
              <w:rPr>
                <w:b/>
                <w:sz w:val="20"/>
                <w:szCs w:val="20"/>
              </w:rPr>
              <w:t>Year/Course</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082B484C" w14:textId="7CCBB7E3" w:rsidR="6A2DCBE0" w:rsidRDefault="6A2DCBE0" w:rsidP="00D97D2C">
            <w:pPr>
              <w:jc w:val="left"/>
              <w:rPr>
                <w:sz w:val="20"/>
                <w:szCs w:val="20"/>
              </w:rPr>
            </w:pPr>
            <w:r w:rsidRPr="7C324E05">
              <w:rPr>
                <w:b/>
                <w:sz w:val="20"/>
                <w:szCs w:val="20"/>
              </w:rPr>
              <w:t>Email</w:t>
            </w:r>
          </w:p>
        </w:tc>
      </w:tr>
      <w:tr w:rsidR="6A2DCBE0" w14:paraId="5708D370" w14:textId="77777777" w:rsidTr="002D1EFF">
        <w:trPr>
          <w:trHeight w:val="945"/>
          <w:jc w:val="center"/>
        </w:trPr>
        <w:tc>
          <w:tcPr>
            <w:tcW w:w="1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2DE53C05" w14:textId="33518C73" w:rsidR="6A2DCBE0" w:rsidRDefault="6A2DCBE0" w:rsidP="00D97D2C">
            <w:pPr>
              <w:jc w:val="left"/>
              <w:rPr>
                <w:sz w:val="20"/>
                <w:szCs w:val="20"/>
              </w:rPr>
            </w:pPr>
            <w:r w:rsidRPr="7C324E05">
              <w:rPr>
                <w:sz w:val="20"/>
                <w:szCs w:val="20"/>
              </w:rPr>
              <w:t>Kyra-Tamsin Manuel</w:t>
            </w:r>
          </w:p>
        </w:tc>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572FE2B2" w14:textId="2B7BE18D" w:rsidR="6A2DCBE0" w:rsidRDefault="6A2DCBE0" w:rsidP="00D97D2C">
            <w:pPr>
              <w:jc w:val="left"/>
              <w:rPr>
                <w:sz w:val="20"/>
                <w:szCs w:val="20"/>
              </w:rPr>
            </w:pPr>
            <w:r w:rsidRPr="7C324E05">
              <w:rPr>
                <w:sz w:val="20"/>
                <w:szCs w:val="20"/>
              </w:rPr>
              <w:t>Team</w:t>
            </w:r>
            <w:r w:rsidR="043A4641" w:rsidRPr="7C324E05">
              <w:rPr>
                <w:sz w:val="20"/>
                <w:szCs w:val="20"/>
              </w:rPr>
              <w:t xml:space="preserve"> </w:t>
            </w:r>
            <w:r w:rsidRPr="7C324E05">
              <w:rPr>
                <w:sz w:val="20"/>
                <w:szCs w:val="20"/>
              </w:rPr>
              <w:t xml:space="preserve">Lead and </w:t>
            </w:r>
            <w:r w:rsidR="359E66FD" w:rsidRPr="7C324E05">
              <w:rPr>
                <w:sz w:val="20"/>
                <w:szCs w:val="20"/>
              </w:rPr>
              <w:t xml:space="preserve">Mechanical </w:t>
            </w:r>
            <w:r w:rsidR="4365D3C4" w:rsidRPr="7C324E05">
              <w:rPr>
                <w:sz w:val="20"/>
                <w:szCs w:val="20"/>
              </w:rPr>
              <w:t>Engineer</w:t>
            </w:r>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57C1C030" w14:textId="126F2980" w:rsidR="6A2DCBE0" w:rsidRDefault="6A2DCBE0" w:rsidP="00D97D2C">
            <w:pPr>
              <w:jc w:val="left"/>
              <w:rPr>
                <w:sz w:val="20"/>
                <w:szCs w:val="20"/>
              </w:rPr>
            </w:pPr>
            <w:r w:rsidRPr="7C324E05">
              <w:rPr>
                <w:sz w:val="20"/>
                <w:szCs w:val="20"/>
              </w:rPr>
              <w:t>2nd Year, MEng Aerospace Engineering</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06C28977" w14:textId="1B9B5E7E" w:rsidR="6A2DCBE0" w:rsidRDefault="6A2DCBE0" w:rsidP="00D97D2C">
            <w:pPr>
              <w:jc w:val="left"/>
              <w:rPr>
                <w:sz w:val="20"/>
                <w:szCs w:val="20"/>
              </w:rPr>
            </w:pPr>
            <w:hyperlink r:id="rId16">
              <w:r w:rsidRPr="7C324E05">
                <w:rPr>
                  <w:rStyle w:val="Hyperlink"/>
                  <w:sz w:val="20"/>
                  <w:szCs w:val="20"/>
                </w:rPr>
                <w:t>k.manuel@se24.qmul.ac.uk</w:t>
              </w:r>
            </w:hyperlink>
          </w:p>
        </w:tc>
      </w:tr>
      <w:tr w:rsidR="6A2DCBE0" w14:paraId="331BD783" w14:textId="77777777" w:rsidTr="002D1EFF">
        <w:trPr>
          <w:trHeight w:val="675"/>
          <w:jc w:val="center"/>
        </w:trPr>
        <w:tc>
          <w:tcPr>
            <w:tcW w:w="1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143EF6E5" w14:textId="48D44C0E" w:rsidR="6A2DCBE0" w:rsidRDefault="6A2DCBE0" w:rsidP="00D97D2C">
            <w:pPr>
              <w:jc w:val="left"/>
              <w:rPr>
                <w:sz w:val="20"/>
                <w:szCs w:val="20"/>
              </w:rPr>
            </w:pPr>
            <w:r w:rsidRPr="7C324E05">
              <w:rPr>
                <w:sz w:val="20"/>
                <w:szCs w:val="20"/>
              </w:rPr>
              <w:t>Staines Rajith</w:t>
            </w:r>
          </w:p>
        </w:tc>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23FE264C" w14:textId="4E3315C8" w:rsidR="6A2DCBE0" w:rsidRDefault="6A2DCBE0" w:rsidP="00D97D2C">
            <w:pPr>
              <w:jc w:val="left"/>
              <w:rPr>
                <w:sz w:val="20"/>
                <w:szCs w:val="20"/>
              </w:rPr>
            </w:pPr>
            <w:r w:rsidRPr="7C324E05">
              <w:rPr>
                <w:sz w:val="20"/>
                <w:szCs w:val="20"/>
              </w:rPr>
              <w:t>Vice Team Lead and Electrical Engineer</w:t>
            </w:r>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0C8787C7" w14:textId="0DA15417" w:rsidR="6A2DCBE0" w:rsidRDefault="6A2DCBE0" w:rsidP="00D97D2C">
            <w:pPr>
              <w:jc w:val="left"/>
              <w:rPr>
                <w:sz w:val="20"/>
                <w:szCs w:val="20"/>
              </w:rPr>
            </w:pPr>
            <w:r w:rsidRPr="7C324E05">
              <w:rPr>
                <w:sz w:val="20"/>
                <w:szCs w:val="20"/>
              </w:rPr>
              <w:t>MSc Robotics and AI</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15A49A77" w14:textId="778F7AC2" w:rsidR="6A2DCBE0" w:rsidRDefault="6A2DCBE0" w:rsidP="00D97D2C">
            <w:pPr>
              <w:jc w:val="left"/>
              <w:rPr>
                <w:sz w:val="20"/>
                <w:szCs w:val="20"/>
              </w:rPr>
            </w:pPr>
            <w:hyperlink r:id="rId17">
              <w:r w:rsidRPr="7C324E05">
                <w:rPr>
                  <w:rStyle w:val="Hyperlink"/>
                  <w:sz w:val="20"/>
                  <w:szCs w:val="20"/>
                </w:rPr>
                <w:t>s.rajithgnanasigamani@se25.qmul.ac.uk</w:t>
              </w:r>
            </w:hyperlink>
          </w:p>
        </w:tc>
      </w:tr>
      <w:tr w:rsidR="6A2DCBE0" w14:paraId="4499C7EF" w14:textId="77777777" w:rsidTr="002D1EFF">
        <w:trPr>
          <w:trHeight w:val="675"/>
          <w:jc w:val="center"/>
        </w:trPr>
        <w:tc>
          <w:tcPr>
            <w:tcW w:w="1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72B9892F" w14:textId="73435DAE" w:rsidR="6A2DCBE0" w:rsidRDefault="6A2DCBE0" w:rsidP="00D97D2C">
            <w:pPr>
              <w:jc w:val="left"/>
              <w:rPr>
                <w:sz w:val="20"/>
                <w:szCs w:val="20"/>
              </w:rPr>
            </w:pPr>
            <w:r w:rsidRPr="7C324E05">
              <w:rPr>
                <w:sz w:val="20"/>
                <w:szCs w:val="20"/>
              </w:rPr>
              <w:t>Julius Kucinskas</w:t>
            </w:r>
          </w:p>
        </w:tc>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276FAEAF" w14:textId="027D6B29" w:rsidR="6A2DCBE0" w:rsidRDefault="6A2DCBE0" w:rsidP="00D97D2C">
            <w:pPr>
              <w:jc w:val="left"/>
              <w:rPr>
                <w:sz w:val="20"/>
                <w:szCs w:val="20"/>
              </w:rPr>
            </w:pPr>
            <w:r w:rsidRPr="7C324E05">
              <w:rPr>
                <w:sz w:val="20"/>
                <w:szCs w:val="20"/>
              </w:rPr>
              <w:t>Mechanical Lead</w:t>
            </w:r>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41979459" w14:textId="4D150A11" w:rsidR="6A2DCBE0" w:rsidRDefault="6A2DCBE0" w:rsidP="00D97D2C">
            <w:pPr>
              <w:jc w:val="left"/>
              <w:rPr>
                <w:sz w:val="20"/>
                <w:szCs w:val="20"/>
              </w:rPr>
            </w:pPr>
            <w:r w:rsidRPr="7C324E05">
              <w:rPr>
                <w:sz w:val="20"/>
                <w:szCs w:val="20"/>
              </w:rPr>
              <w:t>2nd Year, MEng Aerospace Engineering</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017BB443" w14:textId="0748C5EF" w:rsidR="6A2DCBE0" w:rsidRDefault="6A2DCBE0" w:rsidP="00D97D2C">
            <w:pPr>
              <w:jc w:val="left"/>
              <w:rPr>
                <w:sz w:val="20"/>
                <w:szCs w:val="20"/>
              </w:rPr>
            </w:pPr>
            <w:hyperlink r:id="rId18">
              <w:r w:rsidRPr="7C324E05">
                <w:rPr>
                  <w:rStyle w:val="Hyperlink"/>
                  <w:sz w:val="20"/>
                  <w:szCs w:val="20"/>
                </w:rPr>
                <w:t>j.kucinskas@se24.qmul.ac.uk</w:t>
              </w:r>
            </w:hyperlink>
          </w:p>
        </w:tc>
      </w:tr>
      <w:tr w:rsidR="6A2DCBE0" w14:paraId="56DDCD83" w14:textId="77777777" w:rsidTr="002D1EFF">
        <w:trPr>
          <w:trHeight w:val="675"/>
          <w:jc w:val="center"/>
        </w:trPr>
        <w:tc>
          <w:tcPr>
            <w:tcW w:w="1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4524E260" w14:textId="65E597E6" w:rsidR="6A2DCBE0" w:rsidRDefault="6A2DCBE0" w:rsidP="00D97D2C">
            <w:pPr>
              <w:jc w:val="left"/>
              <w:rPr>
                <w:sz w:val="20"/>
                <w:szCs w:val="20"/>
              </w:rPr>
            </w:pPr>
            <w:r w:rsidRPr="7C324E05">
              <w:rPr>
                <w:sz w:val="20"/>
                <w:szCs w:val="20"/>
              </w:rPr>
              <w:t>Asmitha Anbazhagan</w:t>
            </w:r>
          </w:p>
        </w:tc>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7594E699" w14:textId="15D9B3A3" w:rsidR="6A2DCBE0" w:rsidRDefault="6A2DCBE0" w:rsidP="00D97D2C">
            <w:pPr>
              <w:jc w:val="left"/>
              <w:rPr>
                <w:sz w:val="20"/>
                <w:szCs w:val="20"/>
              </w:rPr>
            </w:pPr>
            <w:r w:rsidRPr="7C324E05">
              <w:rPr>
                <w:sz w:val="20"/>
                <w:szCs w:val="20"/>
              </w:rPr>
              <w:t>Mechanical Engineer and Outreach Lead</w:t>
            </w:r>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734AA3A4" w14:textId="1D37EC29" w:rsidR="6A2DCBE0" w:rsidRDefault="6A2DCBE0" w:rsidP="00D97D2C">
            <w:pPr>
              <w:jc w:val="left"/>
              <w:rPr>
                <w:color w:val="242424"/>
                <w:sz w:val="20"/>
                <w:szCs w:val="20"/>
              </w:rPr>
            </w:pPr>
            <w:r w:rsidRPr="7C324E05">
              <w:rPr>
                <w:color w:val="242424"/>
                <w:sz w:val="20"/>
                <w:szCs w:val="20"/>
              </w:rPr>
              <w:t>1</w:t>
            </w:r>
            <w:r w:rsidRPr="7C324E05">
              <w:rPr>
                <w:color w:val="242424"/>
                <w:sz w:val="20"/>
                <w:szCs w:val="20"/>
                <w:vertAlign w:val="superscript"/>
              </w:rPr>
              <w:t>st</w:t>
            </w:r>
            <w:r w:rsidRPr="7C324E05">
              <w:rPr>
                <w:color w:val="242424"/>
                <w:sz w:val="20"/>
                <w:szCs w:val="20"/>
              </w:rPr>
              <w:t xml:space="preserve"> Year, BEng Mechanical Engineering</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279BE25D" w14:textId="00E49D54" w:rsidR="6A2DCBE0" w:rsidRDefault="6A2DCBE0" w:rsidP="00D97D2C">
            <w:pPr>
              <w:jc w:val="left"/>
              <w:rPr>
                <w:sz w:val="20"/>
                <w:szCs w:val="20"/>
              </w:rPr>
            </w:pPr>
            <w:hyperlink r:id="rId19">
              <w:r w:rsidRPr="7C324E05">
                <w:rPr>
                  <w:rStyle w:val="Hyperlink"/>
                  <w:sz w:val="20"/>
                  <w:szCs w:val="20"/>
                </w:rPr>
                <w:t>a.anbazhagan@se25.qmul.ac.uk</w:t>
              </w:r>
            </w:hyperlink>
          </w:p>
        </w:tc>
      </w:tr>
      <w:tr w:rsidR="6A2DCBE0" w14:paraId="19A41DED" w14:textId="77777777" w:rsidTr="002D1EFF">
        <w:trPr>
          <w:trHeight w:val="705"/>
          <w:jc w:val="center"/>
        </w:trPr>
        <w:tc>
          <w:tcPr>
            <w:tcW w:w="1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311F429B" w14:textId="20E444B7" w:rsidR="6A2DCBE0" w:rsidRDefault="6A2DCBE0" w:rsidP="00D97D2C">
            <w:pPr>
              <w:jc w:val="left"/>
              <w:rPr>
                <w:sz w:val="20"/>
                <w:szCs w:val="20"/>
              </w:rPr>
            </w:pPr>
            <w:r w:rsidRPr="7C324E05">
              <w:rPr>
                <w:sz w:val="20"/>
                <w:szCs w:val="20"/>
              </w:rPr>
              <w:t>Syed Younus Ali Tanvir</w:t>
            </w:r>
          </w:p>
        </w:tc>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01C17BD6" w14:textId="0A9D7E09" w:rsidR="6A2DCBE0" w:rsidRDefault="6A2DCBE0" w:rsidP="00D97D2C">
            <w:pPr>
              <w:jc w:val="left"/>
              <w:rPr>
                <w:sz w:val="20"/>
                <w:szCs w:val="20"/>
              </w:rPr>
            </w:pPr>
            <w:r w:rsidRPr="7C324E05">
              <w:rPr>
                <w:sz w:val="20"/>
                <w:szCs w:val="20"/>
              </w:rPr>
              <w:t>Mechanical Engineer</w:t>
            </w:r>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2F3DDE4A" w14:textId="47ECE73E" w:rsidR="6A2DCBE0" w:rsidRDefault="6A2DCBE0" w:rsidP="00D97D2C">
            <w:pPr>
              <w:jc w:val="left"/>
              <w:rPr>
                <w:sz w:val="20"/>
                <w:szCs w:val="20"/>
              </w:rPr>
            </w:pPr>
            <w:r w:rsidRPr="7C324E05">
              <w:rPr>
                <w:sz w:val="20"/>
                <w:szCs w:val="20"/>
              </w:rPr>
              <w:t>3</w:t>
            </w:r>
            <w:r w:rsidRPr="7C324E05">
              <w:rPr>
                <w:sz w:val="20"/>
                <w:szCs w:val="20"/>
                <w:vertAlign w:val="superscript"/>
              </w:rPr>
              <w:t>rd</w:t>
            </w:r>
            <w:r w:rsidRPr="7C324E05">
              <w:rPr>
                <w:sz w:val="20"/>
                <w:szCs w:val="20"/>
              </w:rPr>
              <w:t xml:space="preserve"> Year, BEng Mechanical Engineering</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51CC22F3" w14:textId="74006FB0" w:rsidR="6A2DCBE0" w:rsidRDefault="6A2DCBE0" w:rsidP="00D97D2C">
            <w:pPr>
              <w:jc w:val="left"/>
              <w:rPr>
                <w:sz w:val="20"/>
                <w:szCs w:val="20"/>
              </w:rPr>
            </w:pPr>
            <w:hyperlink r:id="rId20">
              <w:r w:rsidRPr="7C324E05">
                <w:rPr>
                  <w:rStyle w:val="Hyperlink"/>
                  <w:sz w:val="20"/>
                  <w:szCs w:val="20"/>
                </w:rPr>
                <w:t>s.tanvir@se22.qmul.ac.uk</w:t>
              </w:r>
            </w:hyperlink>
          </w:p>
        </w:tc>
      </w:tr>
      <w:tr w:rsidR="6A2DCBE0" w14:paraId="22681AA9" w14:textId="77777777" w:rsidTr="002D1EFF">
        <w:trPr>
          <w:trHeight w:val="435"/>
          <w:jc w:val="center"/>
        </w:trPr>
        <w:tc>
          <w:tcPr>
            <w:tcW w:w="1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30507A83" w14:textId="003CECC1" w:rsidR="6A2DCBE0" w:rsidRDefault="6A2DCBE0" w:rsidP="00D97D2C">
            <w:pPr>
              <w:jc w:val="left"/>
              <w:rPr>
                <w:sz w:val="20"/>
                <w:szCs w:val="20"/>
              </w:rPr>
            </w:pPr>
            <w:r w:rsidRPr="7C324E05">
              <w:rPr>
                <w:sz w:val="20"/>
                <w:szCs w:val="20"/>
              </w:rPr>
              <w:t>Onur Kurt</w:t>
            </w:r>
          </w:p>
        </w:tc>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5A8C9429" w14:textId="5E3E1908" w:rsidR="6A2DCBE0" w:rsidRDefault="6A2DCBE0" w:rsidP="00D97D2C">
            <w:pPr>
              <w:jc w:val="left"/>
              <w:rPr>
                <w:sz w:val="20"/>
                <w:szCs w:val="20"/>
              </w:rPr>
            </w:pPr>
            <w:r w:rsidRPr="7C324E05">
              <w:rPr>
                <w:sz w:val="20"/>
                <w:szCs w:val="20"/>
              </w:rPr>
              <w:t>Electrical Lead</w:t>
            </w:r>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1BB7C715" w14:textId="6C912447" w:rsidR="6A2DCBE0" w:rsidRDefault="6A2DCBE0" w:rsidP="00D97D2C">
            <w:pPr>
              <w:jc w:val="left"/>
              <w:rPr>
                <w:sz w:val="20"/>
                <w:szCs w:val="20"/>
              </w:rPr>
            </w:pPr>
            <w:r w:rsidRPr="7C324E05">
              <w:rPr>
                <w:sz w:val="20"/>
                <w:szCs w:val="20"/>
              </w:rPr>
              <w:t>MSc Robotics and AI</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614C7A61" w14:textId="21E72074" w:rsidR="6A2DCBE0" w:rsidRDefault="6A2DCBE0" w:rsidP="00D97D2C">
            <w:pPr>
              <w:jc w:val="left"/>
              <w:rPr>
                <w:sz w:val="20"/>
                <w:szCs w:val="20"/>
              </w:rPr>
            </w:pPr>
            <w:hyperlink r:id="rId21">
              <w:r w:rsidRPr="7C324E05">
                <w:rPr>
                  <w:rStyle w:val="Hyperlink"/>
                  <w:sz w:val="20"/>
                  <w:szCs w:val="20"/>
                </w:rPr>
                <w:t>o.kurt@se25.qmul.ac.uk</w:t>
              </w:r>
            </w:hyperlink>
          </w:p>
        </w:tc>
      </w:tr>
      <w:tr w:rsidR="6A2DCBE0" w14:paraId="2DAAC036" w14:textId="77777777" w:rsidTr="002D1EFF">
        <w:trPr>
          <w:trHeight w:val="435"/>
          <w:jc w:val="center"/>
        </w:trPr>
        <w:tc>
          <w:tcPr>
            <w:tcW w:w="1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282A840A" w14:textId="36CCD62B" w:rsidR="6A2DCBE0" w:rsidRDefault="6A2DCBE0" w:rsidP="00D97D2C">
            <w:pPr>
              <w:jc w:val="left"/>
              <w:rPr>
                <w:sz w:val="20"/>
                <w:szCs w:val="20"/>
              </w:rPr>
            </w:pPr>
            <w:r w:rsidRPr="7C324E05">
              <w:rPr>
                <w:sz w:val="20"/>
                <w:szCs w:val="20"/>
              </w:rPr>
              <w:t>Ahmed ElSayed</w:t>
            </w:r>
          </w:p>
        </w:tc>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5E1A6B5A" w14:textId="47642EBC" w:rsidR="6A2DCBE0" w:rsidRDefault="6A2DCBE0" w:rsidP="00D97D2C">
            <w:pPr>
              <w:jc w:val="left"/>
              <w:rPr>
                <w:sz w:val="20"/>
                <w:szCs w:val="20"/>
              </w:rPr>
            </w:pPr>
            <w:r w:rsidRPr="7C324E05">
              <w:rPr>
                <w:sz w:val="20"/>
                <w:szCs w:val="20"/>
              </w:rPr>
              <w:t>Electrical Engineer</w:t>
            </w:r>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6D2AF1DB" w14:textId="731B0EA6" w:rsidR="6A2DCBE0" w:rsidRDefault="6A2DCBE0" w:rsidP="00D97D2C">
            <w:pPr>
              <w:jc w:val="left"/>
              <w:rPr>
                <w:sz w:val="20"/>
                <w:szCs w:val="20"/>
              </w:rPr>
            </w:pPr>
            <w:r w:rsidRPr="7C324E05">
              <w:rPr>
                <w:sz w:val="20"/>
                <w:szCs w:val="20"/>
              </w:rPr>
              <w:t>MSc Robotics and AI</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0D119D9C" w14:textId="5D7AE70E" w:rsidR="6A2DCBE0" w:rsidRDefault="6A2DCBE0" w:rsidP="00D97D2C">
            <w:pPr>
              <w:jc w:val="left"/>
              <w:rPr>
                <w:sz w:val="20"/>
                <w:szCs w:val="20"/>
              </w:rPr>
            </w:pPr>
            <w:hyperlink r:id="rId22">
              <w:r w:rsidRPr="7C324E05">
                <w:rPr>
                  <w:rStyle w:val="Hyperlink"/>
                  <w:sz w:val="20"/>
                  <w:szCs w:val="20"/>
                </w:rPr>
                <w:t>Ex25049@qmul.ac.uk</w:t>
              </w:r>
            </w:hyperlink>
          </w:p>
        </w:tc>
      </w:tr>
      <w:tr w:rsidR="6A2DCBE0" w14:paraId="6FBABFC9" w14:textId="77777777" w:rsidTr="002D1EFF">
        <w:trPr>
          <w:trHeight w:val="405"/>
          <w:jc w:val="center"/>
        </w:trPr>
        <w:tc>
          <w:tcPr>
            <w:tcW w:w="1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2043B3AD" w14:textId="25F153D2" w:rsidR="6A2DCBE0" w:rsidRDefault="6A2DCBE0" w:rsidP="00D97D2C">
            <w:pPr>
              <w:jc w:val="left"/>
              <w:rPr>
                <w:sz w:val="20"/>
                <w:szCs w:val="20"/>
              </w:rPr>
            </w:pPr>
            <w:r w:rsidRPr="7C324E05">
              <w:rPr>
                <w:sz w:val="20"/>
                <w:szCs w:val="20"/>
              </w:rPr>
              <w:t xml:space="preserve">Osinachi </w:t>
            </w:r>
            <w:proofErr w:type="spellStart"/>
            <w:r w:rsidRPr="7C324E05">
              <w:rPr>
                <w:sz w:val="20"/>
                <w:szCs w:val="20"/>
              </w:rPr>
              <w:t>Odemena</w:t>
            </w:r>
            <w:proofErr w:type="spellEnd"/>
          </w:p>
        </w:tc>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0564262B" w14:textId="72779C26" w:rsidR="6A2DCBE0" w:rsidRDefault="6A2DCBE0" w:rsidP="00D97D2C">
            <w:pPr>
              <w:jc w:val="left"/>
              <w:rPr>
                <w:sz w:val="20"/>
                <w:szCs w:val="20"/>
              </w:rPr>
            </w:pPr>
            <w:r w:rsidRPr="7C324E05">
              <w:rPr>
                <w:sz w:val="20"/>
                <w:szCs w:val="20"/>
              </w:rPr>
              <w:t>Software Lead</w:t>
            </w:r>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2E213B14" w14:textId="7F41FFFB" w:rsidR="6A2DCBE0" w:rsidRDefault="6A2DCBE0" w:rsidP="00D97D2C">
            <w:pPr>
              <w:jc w:val="left"/>
              <w:rPr>
                <w:sz w:val="20"/>
                <w:szCs w:val="20"/>
              </w:rPr>
            </w:pPr>
            <w:r w:rsidRPr="7C324E05">
              <w:rPr>
                <w:sz w:val="20"/>
                <w:szCs w:val="20"/>
              </w:rPr>
              <w:t>MSc Robotics and AI</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1E276708" w14:textId="6D6C467A" w:rsidR="6A2DCBE0" w:rsidRDefault="6A2DCBE0" w:rsidP="00D97D2C">
            <w:pPr>
              <w:jc w:val="left"/>
              <w:rPr>
                <w:color w:val="242424"/>
                <w:sz w:val="20"/>
                <w:szCs w:val="20"/>
              </w:rPr>
            </w:pPr>
            <w:hyperlink r:id="rId23">
              <w:r w:rsidRPr="7C324E05">
                <w:rPr>
                  <w:rStyle w:val="Hyperlink"/>
                  <w:sz w:val="20"/>
                  <w:szCs w:val="20"/>
                </w:rPr>
                <w:t>ex25089@qmul.ac.uk</w:t>
              </w:r>
            </w:hyperlink>
          </w:p>
        </w:tc>
      </w:tr>
      <w:tr w:rsidR="6A2DCBE0" w14:paraId="42B1A001" w14:textId="77777777" w:rsidTr="002D1EFF">
        <w:trPr>
          <w:trHeight w:val="405"/>
          <w:jc w:val="center"/>
        </w:trPr>
        <w:tc>
          <w:tcPr>
            <w:tcW w:w="1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54F6CF71" w14:textId="636FD0EE" w:rsidR="6A2DCBE0" w:rsidRDefault="6A2DCBE0" w:rsidP="00D97D2C">
            <w:pPr>
              <w:jc w:val="left"/>
              <w:rPr>
                <w:sz w:val="20"/>
                <w:szCs w:val="20"/>
              </w:rPr>
            </w:pPr>
            <w:r w:rsidRPr="7C324E05">
              <w:rPr>
                <w:sz w:val="20"/>
                <w:szCs w:val="20"/>
              </w:rPr>
              <w:t xml:space="preserve">Momoh </w:t>
            </w:r>
            <w:proofErr w:type="spellStart"/>
            <w:r w:rsidRPr="7C324E05">
              <w:rPr>
                <w:sz w:val="20"/>
                <w:szCs w:val="20"/>
              </w:rPr>
              <w:t>Oluwaniyi</w:t>
            </w:r>
            <w:proofErr w:type="spellEnd"/>
          </w:p>
        </w:tc>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6882C04A" w14:textId="37D2D02C" w:rsidR="6A2DCBE0" w:rsidRDefault="6A2DCBE0" w:rsidP="00D97D2C">
            <w:pPr>
              <w:jc w:val="left"/>
              <w:rPr>
                <w:sz w:val="18"/>
                <w:szCs w:val="18"/>
              </w:rPr>
            </w:pPr>
            <w:r w:rsidRPr="7C324E05">
              <w:rPr>
                <w:sz w:val="18"/>
                <w:szCs w:val="18"/>
              </w:rPr>
              <w:t>Software Engineer</w:t>
            </w:r>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5B26DE3C" w14:textId="7888F5AF" w:rsidR="6A2DCBE0" w:rsidRDefault="6A2DCBE0" w:rsidP="00D97D2C">
            <w:pPr>
              <w:jc w:val="left"/>
              <w:rPr>
                <w:sz w:val="20"/>
                <w:szCs w:val="20"/>
              </w:rPr>
            </w:pPr>
            <w:r w:rsidRPr="7C324E05">
              <w:rPr>
                <w:sz w:val="20"/>
                <w:szCs w:val="20"/>
              </w:rPr>
              <w:t>MSc Robotics and AI</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2D3FEF83" w14:textId="33D37876" w:rsidR="6A2DCBE0" w:rsidRDefault="6A2DCBE0" w:rsidP="00D97D2C">
            <w:pPr>
              <w:jc w:val="left"/>
              <w:rPr>
                <w:sz w:val="18"/>
                <w:szCs w:val="18"/>
              </w:rPr>
            </w:pPr>
            <w:hyperlink r:id="rId24">
              <w:r w:rsidRPr="7C324E05">
                <w:rPr>
                  <w:rStyle w:val="Hyperlink"/>
                  <w:sz w:val="18"/>
                  <w:szCs w:val="18"/>
                </w:rPr>
                <w:t>ex25481@qmul.ac.uk</w:t>
              </w:r>
            </w:hyperlink>
          </w:p>
        </w:tc>
      </w:tr>
      <w:tr w:rsidR="6A2DCBE0" w14:paraId="45FE5521" w14:textId="77777777" w:rsidTr="002D1EFF">
        <w:trPr>
          <w:trHeight w:val="405"/>
          <w:jc w:val="center"/>
        </w:trPr>
        <w:tc>
          <w:tcPr>
            <w:tcW w:w="1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4AF923E9" w14:textId="45B3D51D" w:rsidR="6A2DCBE0" w:rsidRDefault="6A2DCBE0" w:rsidP="00D97D2C">
            <w:pPr>
              <w:jc w:val="left"/>
              <w:rPr>
                <w:sz w:val="20"/>
                <w:szCs w:val="20"/>
              </w:rPr>
            </w:pPr>
            <w:r w:rsidRPr="7C324E05">
              <w:rPr>
                <w:sz w:val="20"/>
                <w:szCs w:val="20"/>
              </w:rPr>
              <w:t xml:space="preserve">Hamad </w:t>
            </w:r>
            <w:proofErr w:type="spellStart"/>
            <w:r w:rsidRPr="7C324E05">
              <w:rPr>
                <w:sz w:val="20"/>
                <w:szCs w:val="20"/>
              </w:rPr>
              <w:t>Aljamaan</w:t>
            </w:r>
            <w:proofErr w:type="spellEnd"/>
          </w:p>
        </w:tc>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27B1403C" w14:textId="13AE1800" w:rsidR="6A2DCBE0" w:rsidRDefault="6A2DCBE0" w:rsidP="00D97D2C">
            <w:pPr>
              <w:jc w:val="left"/>
              <w:rPr>
                <w:sz w:val="18"/>
                <w:szCs w:val="18"/>
              </w:rPr>
            </w:pPr>
            <w:r w:rsidRPr="7C324E05">
              <w:rPr>
                <w:sz w:val="18"/>
                <w:szCs w:val="18"/>
              </w:rPr>
              <w:t>Software Engineer</w:t>
            </w:r>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1932747A" w14:textId="29B8E5A2" w:rsidR="6A2DCBE0" w:rsidRDefault="6A2DCBE0" w:rsidP="00D97D2C">
            <w:pPr>
              <w:jc w:val="left"/>
              <w:rPr>
                <w:sz w:val="20"/>
                <w:szCs w:val="20"/>
              </w:rPr>
            </w:pPr>
            <w:r w:rsidRPr="7C324E05">
              <w:rPr>
                <w:sz w:val="20"/>
                <w:szCs w:val="20"/>
              </w:rPr>
              <w:t>MSc Robotics &amp; AI</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55147F39" w14:textId="55B9498B" w:rsidR="6A2DCBE0" w:rsidRDefault="6A2DCBE0" w:rsidP="00D97D2C">
            <w:pPr>
              <w:jc w:val="left"/>
              <w:rPr>
                <w:sz w:val="18"/>
                <w:szCs w:val="18"/>
              </w:rPr>
            </w:pPr>
            <w:hyperlink r:id="rId25">
              <w:r w:rsidRPr="7C324E05">
                <w:rPr>
                  <w:rStyle w:val="Hyperlink"/>
                  <w:sz w:val="18"/>
                  <w:szCs w:val="18"/>
                </w:rPr>
                <w:t>Ex24056@qmul.ac.uk</w:t>
              </w:r>
            </w:hyperlink>
          </w:p>
        </w:tc>
      </w:tr>
    </w:tbl>
    <w:p w14:paraId="18BE0920" w14:textId="6A5422E0" w:rsidR="001864C2" w:rsidRDefault="001864C2" w:rsidP="6A2DCBE0">
      <w:pPr>
        <w:rPr>
          <w:rFonts w:ascii="Arial" w:eastAsia="Arial" w:hAnsi="Arial" w:cs="Arial"/>
          <w:color w:val="000000" w:themeColor="text1"/>
          <w:sz w:val="22"/>
          <w:szCs w:val="22"/>
        </w:rPr>
      </w:pPr>
    </w:p>
    <w:p w14:paraId="3C26CBA6" w14:textId="06629237" w:rsidR="00D97D2C" w:rsidRDefault="321615B0" w:rsidP="3FDD9581">
      <w:pPr>
        <w:rPr>
          <w:color w:val="000000" w:themeColor="text1"/>
          <w:sz w:val="22"/>
          <w:szCs w:val="22"/>
        </w:rPr>
      </w:pPr>
      <w:r w:rsidRPr="7C324E05">
        <w:rPr>
          <w:color w:val="000000" w:themeColor="text1"/>
          <w:sz w:val="22"/>
          <w:szCs w:val="22"/>
        </w:rPr>
        <w:t xml:space="preserve">Our team will have a lead and </w:t>
      </w:r>
      <w:r w:rsidR="00D03C37" w:rsidRPr="7C324E05">
        <w:rPr>
          <w:color w:val="000000" w:themeColor="text1"/>
          <w:sz w:val="22"/>
          <w:szCs w:val="22"/>
        </w:rPr>
        <w:t xml:space="preserve">a vice lead who will be responsible for organising and facilitating meetings, ensuring deadlines are met, and completing </w:t>
      </w:r>
      <w:r w:rsidRPr="7C324E05">
        <w:rPr>
          <w:color w:val="000000" w:themeColor="text1"/>
          <w:sz w:val="22"/>
          <w:szCs w:val="22"/>
        </w:rPr>
        <w:t xml:space="preserve">monthly progress updates. The team will be divided into three </w:t>
      </w:r>
      <w:r w:rsidR="00D03C37" w:rsidRPr="7C324E05">
        <w:rPr>
          <w:color w:val="000000" w:themeColor="text1"/>
          <w:sz w:val="22"/>
          <w:szCs w:val="22"/>
        </w:rPr>
        <w:t>sub-teams</w:t>
      </w:r>
      <w:r w:rsidRPr="7C324E05">
        <w:rPr>
          <w:color w:val="000000" w:themeColor="text1"/>
          <w:sz w:val="22"/>
          <w:szCs w:val="22"/>
        </w:rPr>
        <w:t>: mechanical, electrical and software. Each will have a team lead who will manage their respective subsystems. Additionally, one team member has also been assigned as outreach lead and will be responsible for organising and recording any outreach activities our team takes part in.</w:t>
      </w:r>
    </w:p>
    <w:p w14:paraId="19924D73" w14:textId="62DE4536" w:rsidR="00D97D2C" w:rsidRDefault="00D97D2C" w:rsidP="3FDD9581">
      <w:pPr>
        <w:rPr>
          <w:rFonts w:asciiTheme="majorHAnsi" w:eastAsiaTheme="majorEastAsia" w:hAnsiTheme="majorHAnsi" w:cstheme="majorBidi"/>
          <w:color w:val="000000" w:themeColor="text1"/>
        </w:rPr>
      </w:pPr>
    </w:p>
    <w:p w14:paraId="5CFB457E" w14:textId="730DA3E3" w:rsidR="001864C2" w:rsidRDefault="002C2718">
      <w:pPr>
        <w:pStyle w:val="Heading2"/>
        <w:numPr>
          <w:ilvl w:val="1"/>
          <w:numId w:val="16"/>
        </w:numPr>
      </w:pPr>
      <w:bookmarkStart w:id="6" w:name="_Toc223975945"/>
      <w:r>
        <w:t>Complete Schedule</w:t>
      </w:r>
      <w:bookmarkEnd w:id="6"/>
    </w:p>
    <w:p w14:paraId="70F4579D" w14:textId="77777777" w:rsidR="002D1EFF" w:rsidRPr="002D1EFF" w:rsidRDefault="002D1EFF" w:rsidP="002D1EFF">
      <w:pPr>
        <w:spacing w:after="0"/>
      </w:pPr>
    </w:p>
    <w:p w14:paraId="1D9A12F4" w14:textId="5B532C0A" w:rsidR="002D1EFF" w:rsidRDefault="0D1A541F" w:rsidP="7B2DCBB0">
      <w:pPr>
        <w:rPr>
          <w:sz w:val="22"/>
          <w:szCs w:val="22"/>
        </w:rPr>
      </w:pPr>
      <w:r w:rsidRPr="7C324E05">
        <w:rPr>
          <w:sz w:val="22"/>
          <w:szCs w:val="22"/>
        </w:rPr>
        <w:t>The complete schedule</w:t>
      </w:r>
      <w:r w:rsidR="007D5671" w:rsidRPr="7C324E05">
        <w:rPr>
          <w:sz w:val="22"/>
          <w:szCs w:val="22"/>
        </w:rPr>
        <w:t xml:space="preserve">, with a full breakdown of the main tasks each sub-team needs to carry out throughout the project, can be found in </w:t>
      </w:r>
      <w:r w:rsidRPr="002D1EFF">
        <w:rPr>
          <w:b/>
          <w:bCs/>
          <w:sz w:val="22"/>
          <w:szCs w:val="22"/>
        </w:rPr>
        <w:t>Appendix</w:t>
      </w:r>
      <w:r w:rsidR="002D1EFF" w:rsidRPr="002D1EFF">
        <w:rPr>
          <w:b/>
          <w:bCs/>
          <w:sz w:val="22"/>
          <w:szCs w:val="22"/>
        </w:rPr>
        <w:t xml:space="preserve"> A</w:t>
      </w:r>
      <w:r w:rsidRPr="7C324E05">
        <w:rPr>
          <w:sz w:val="22"/>
          <w:szCs w:val="22"/>
        </w:rPr>
        <w:t>.</w:t>
      </w:r>
    </w:p>
    <w:p w14:paraId="78E1066F" w14:textId="20CD747F" w:rsidR="002D1EFF" w:rsidRDefault="002D1EFF" w:rsidP="7B2DCBB0">
      <w:pPr>
        <w:rPr>
          <w:sz w:val="22"/>
          <w:szCs w:val="22"/>
        </w:rPr>
      </w:pPr>
      <w:r>
        <w:rPr>
          <w:noProof/>
          <w:color w:val="FF0000"/>
        </w:rPr>
        <w:drawing>
          <wp:anchor distT="0" distB="0" distL="114300" distR="114300" simplePos="0" relativeHeight="251658270" behindDoc="0" locked="0" layoutInCell="1" allowOverlap="1" wp14:anchorId="66CCD33E" wp14:editId="5A504D5F">
            <wp:simplePos x="0" y="0"/>
            <wp:positionH relativeFrom="column">
              <wp:posOffset>-266069</wp:posOffset>
            </wp:positionH>
            <wp:positionV relativeFrom="paragraph">
              <wp:posOffset>59690</wp:posOffset>
            </wp:positionV>
            <wp:extent cx="6267450" cy="2554486"/>
            <wp:effectExtent l="0" t="0" r="0" b="0"/>
            <wp:wrapNone/>
            <wp:docPr id="181218626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67450" cy="255448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F850B0" w14:textId="626276FC" w:rsidR="002D1EFF" w:rsidRPr="00D97D2C" w:rsidRDefault="002D1EFF" w:rsidP="7B2DCBB0">
      <w:pPr>
        <w:rPr>
          <w:sz w:val="22"/>
          <w:szCs w:val="22"/>
        </w:rPr>
      </w:pPr>
    </w:p>
    <w:p w14:paraId="338A15C6" w14:textId="7ACB96F2" w:rsidR="359219D8" w:rsidRDefault="359219D8" w:rsidP="359219D8">
      <w:pPr>
        <w:rPr>
          <w:color w:val="FF0000"/>
        </w:rPr>
      </w:pPr>
    </w:p>
    <w:p w14:paraId="7BFF7A4B" w14:textId="77777777" w:rsidR="00D12536" w:rsidRDefault="00D12536" w:rsidP="359219D8">
      <w:pPr>
        <w:rPr>
          <w:color w:val="FF0000"/>
        </w:rPr>
      </w:pPr>
    </w:p>
    <w:p w14:paraId="39C46B50" w14:textId="77777777" w:rsidR="00545D6C" w:rsidRDefault="00545D6C" w:rsidP="359219D8">
      <w:pPr>
        <w:rPr>
          <w:color w:val="FF0000"/>
        </w:rPr>
      </w:pPr>
    </w:p>
    <w:p w14:paraId="7E73AEAF" w14:textId="77777777" w:rsidR="00545D6C" w:rsidRDefault="00545D6C" w:rsidP="359219D8">
      <w:pPr>
        <w:rPr>
          <w:color w:val="FF0000"/>
        </w:rPr>
      </w:pPr>
    </w:p>
    <w:p w14:paraId="4BABA851" w14:textId="77777777" w:rsidR="00545D6C" w:rsidRDefault="00545D6C" w:rsidP="359219D8">
      <w:pPr>
        <w:rPr>
          <w:color w:val="FF0000"/>
        </w:rPr>
      </w:pPr>
    </w:p>
    <w:p w14:paraId="23740B4D" w14:textId="77777777" w:rsidR="00545D6C" w:rsidRDefault="00545D6C" w:rsidP="359219D8">
      <w:pPr>
        <w:rPr>
          <w:color w:val="FF0000"/>
        </w:rPr>
      </w:pPr>
    </w:p>
    <w:p w14:paraId="08116B45" w14:textId="77777777" w:rsidR="00545D6C" w:rsidRDefault="00545D6C" w:rsidP="359219D8">
      <w:pPr>
        <w:rPr>
          <w:color w:val="FF0000"/>
        </w:rPr>
      </w:pPr>
    </w:p>
    <w:p w14:paraId="0E97EAD0" w14:textId="1D04C04B" w:rsidR="00545D6C" w:rsidRPr="002D1EFF" w:rsidRDefault="00F3095E" w:rsidP="002D1EFF">
      <w:pPr>
        <w:jc w:val="center"/>
        <w:rPr>
          <w:b/>
          <w:bCs/>
          <w:color w:val="000000" w:themeColor="text1"/>
          <w:sz w:val="22"/>
          <w:szCs w:val="22"/>
        </w:rPr>
      </w:pPr>
      <w:r w:rsidRPr="002D1EFF">
        <w:rPr>
          <w:b/>
          <w:bCs/>
          <w:color w:val="000000" w:themeColor="text1"/>
          <w:sz w:val="22"/>
          <w:szCs w:val="22"/>
        </w:rPr>
        <w:t xml:space="preserve">Figure </w:t>
      </w:r>
      <w:r w:rsidR="002D1EFF" w:rsidRPr="002D1EFF">
        <w:rPr>
          <w:b/>
          <w:bCs/>
          <w:color w:val="000000" w:themeColor="text1"/>
          <w:sz w:val="22"/>
          <w:szCs w:val="22"/>
        </w:rPr>
        <w:t>1</w:t>
      </w:r>
      <w:r w:rsidRPr="002D1EFF">
        <w:rPr>
          <w:b/>
          <w:bCs/>
          <w:color w:val="000000" w:themeColor="text1"/>
          <w:sz w:val="22"/>
          <w:szCs w:val="22"/>
        </w:rPr>
        <w:t xml:space="preserve">: </w:t>
      </w:r>
      <w:r w:rsidR="002D1EFF" w:rsidRPr="002D1EFF">
        <w:rPr>
          <w:b/>
          <w:bCs/>
          <w:color w:val="000000" w:themeColor="text1"/>
          <w:sz w:val="22"/>
          <w:szCs w:val="22"/>
        </w:rPr>
        <w:t>S</w:t>
      </w:r>
      <w:r w:rsidRPr="002D1EFF">
        <w:rPr>
          <w:b/>
          <w:bCs/>
          <w:color w:val="000000" w:themeColor="text1"/>
          <w:sz w:val="22"/>
          <w:szCs w:val="22"/>
        </w:rPr>
        <w:t xml:space="preserve">napshot of the </w:t>
      </w:r>
      <w:r w:rsidR="002D1EFF" w:rsidRPr="002D1EFF">
        <w:rPr>
          <w:b/>
          <w:bCs/>
          <w:color w:val="000000" w:themeColor="text1"/>
          <w:sz w:val="22"/>
          <w:szCs w:val="22"/>
        </w:rPr>
        <w:t>g</w:t>
      </w:r>
      <w:r w:rsidR="008E7595" w:rsidRPr="002D1EFF">
        <w:rPr>
          <w:b/>
          <w:bCs/>
          <w:color w:val="000000" w:themeColor="text1"/>
          <w:sz w:val="22"/>
          <w:szCs w:val="22"/>
        </w:rPr>
        <w:t xml:space="preserve">eneral </w:t>
      </w:r>
      <w:r w:rsidR="002D1EFF" w:rsidRPr="002D1EFF">
        <w:rPr>
          <w:b/>
          <w:bCs/>
          <w:color w:val="000000" w:themeColor="text1"/>
          <w:sz w:val="22"/>
          <w:szCs w:val="22"/>
        </w:rPr>
        <w:t>m</w:t>
      </w:r>
      <w:r w:rsidR="009A629C" w:rsidRPr="002D1EFF">
        <w:rPr>
          <w:b/>
          <w:bCs/>
          <w:color w:val="000000" w:themeColor="text1"/>
          <w:sz w:val="22"/>
          <w:szCs w:val="22"/>
        </w:rPr>
        <w:t xml:space="preserve">echanical team tasks as part of the </w:t>
      </w:r>
      <w:r w:rsidR="00E95EC0" w:rsidRPr="002D1EFF">
        <w:rPr>
          <w:b/>
          <w:bCs/>
          <w:color w:val="000000" w:themeColor="text1"/>
          <w:sz w:val="22"/>
          <w:szCs w:val="22"/>
        </w:rPr>
        <w:t>complete schedule.</w:t>
      </w:r>
    </w:p>
    <w:p w14:paraId="07C6016E" w14:textId="77777777" w:rsidR="00D12536" w:rsidRDefault="00D12536" w:rsidP="359219D8"/>
    <w:p w14:paraId="332B541A" w14:textId="1B7040A0" w:rsidR="001864C2" w:rsidRDefault="002C2718">
      <w:pPr>
        <w:pStyle w:val="Heading2"/>
        <w:numPr>
          <w:ilvl w:val="1"/>
          <w:numId w:val="16"/>
        </w:numPr>
      </w:pPr>
      <w:bookmarkStart w:id="7" w:name="_Toc223975946"/>
      <w:r>
        <w:t>Complete Budget</w:t>
      </w:r>
      <w:bookmarkEnd w:id="7"/>
    </w:p>
    <w:p w14:paraId="2B36CDF5" w14:textId="74CE8C75" w:rsidR="3579210F" w:rsidRDefault="4897B63B" w:rsidP="3579210F">
      <w:pPr>
        <w:rPr>
          <w:sz w:val="22"/>
          <w:szCs w:val="22"/>
        </w:rPr>
      </w:pPr>
      <w:r w:rsidRPr="7C324E05">
        <w:rPr>
          <w:sz w:val="22"/>
          <w:szCs w:val="22"/>
        </w:rPr>
        <w:t xml:space="preserve">Our total budget is £400, consisting of £208.33 from team membership contributions and £191.67 allocated </w:t>
      </w:r>
      <w:r w:rsidR="00434834" w:rsidRPr="7C324E05">
        <w:rPr>
          <w:sz w:val="22"/>
          <w:szCs w:val="22"/>
        </w:rPr>
        <w:t xml:space="preserve">to </w:t>
      </w:r>
      <w:r w:rsidRPr="7C324E05">
        <w:rPr>
          <w:sz w:val="22"/>
          <w:szCs w:val="22"/>
        </w:rPr>
        <w:t xml:space="preserve">QMSEDS from Queen Mary University of London. Based on the final budget shown </w:t>
      </w:r>
      <w:r w:rsidR="47679080" w:rsidRPr="7C324E05">
        <w:rPr>
          <w:sz w:val="22"/>
          <w:szCs w:val="22"/>
        </w:rPr>
        <w:t xml:space="preserve">in Table </w:t>
      </w:r>
      <w:r w:rsidR="00434834" w:rsidRPr="7C324E05">
        <w:rPr>
          <w:sz w:val="22"/>
          <w:szCs w:val="22"/>
        </w:rPr>
        <w:t>2</w:t>
      </w:r>
      <w:r w:rsidRPr="7C324E05">
        <w:rPr>
          <w:sz w:val="22"/>
          <w:szCs w:val="22"/>
        </w:rPr>
        <w:t>, we estimate the rover will cost £33</w:t>
      </w:r>
      <w:r w:rsidR="002D1EFF">
        <w:rPr>
          <w:sz w:val="22"/>
          <w:szCs w:val="22"/>
        </w:rPr>
        <w:t>5</w:t>
      </w:r>
      <w:r w:rsidRPr="7C324E05">
        <w:rPr>
          <w:sz w:val="22"/>
          <w:szCs w:val="22"/>
        </w:rPr>
        <w:t xml:space="preserve"> to build. An additional contingency of 10–20% has been allocated to each subsystem to account for potential price fluctuations and ensure sufficient funds remain available to complete the rover. This brings the estimated total cost to £37</w:t>
      </w:r>
      <w:r w:rsidR="002D1EFF">
        <w:rPr>
          <w:sz w:val="22"/>
          <w:szCs w:val="22"/>
        </w:rPr>
        <w:t>5</w:t>
      </w:r>
      <w:r w:rsidRPr="7C324E05">
        <w:rPr>
          <w:sz w:val="22"/>
          <w:szCs w:val="22"/>
        </w:rPr>
        <w:t xml:space="preserve"> leaving approximately £</w:t>
      </w:r>
      <w:r w:rsidR="002D1EFF">
        <w:rPr>
          <w:sz w:val="22"/>
          <w:szCs w:val="22"/>
        </w:rPr>
        <w:t xml:space="preserve">25 </w:t>
      </w:r>
      <w:r w:rsidRPr="7C324E05">
        <w:rPr>
          <w:sz w:val="22"/>
          <w:szCs w:val="22"/>
        </w:rPr>
        <w:t xml:space="preserve">remaining within our overall budget. The complete bill of materials can be found in </w:t>
      </w:r>
      <w:r w:rsidRPr="7C324E05">
        <w:rPr>
          <w:b/>
          <w:sz w:val="22"/>
          <w:szCs w:val="22"/>
        </w:rPr>
        <w:t>Appendix B</w:t>
      </w:r>
      <w:r w:rsidRPr="7C324E05">
        <w:rPr>
          <w:sz w:val="22"/>
          <w:szCs w:val="22"/>
        </w:rPr>
        <w:t>.</w:t>
      </w:r>
    </w:p>
    <w:p w14:paraId="0C3D2C24" w14:textId="77777777" w:rsidR="002D1EFF" w:rsidRDefault="002D1EFF" w:rsidP="3579210F">
      <w:pPr>
        <w:rPr>
          <w:sz w:val="22"/>
          <w:szCs w:val="22"/>
        </w:rPr>
      </w:pPr>
    </w:p>
    <w:p w14:paraId="384CEE54" w14:textId="77777777" w:rsidR="002D1EFF" w:rsidRDefault="002D1EFF" w:rsidP="3579210F">
      <w:pPr>
        <w:rPr>
          <w:sz w:val="22"/>
          <w:szCs w:val="22"/>
        </w:rPr>
      </w:pPr>
    </w:p>
    <w:p w14:paraId="4D0C379C" w14:textId="77777777" w:rsidR="002D1EFF" w:rsidRPr="00434834" w:rsidRDefault="002D1EFF" w:rsidP="3579210F">
      <w:pPr>
        <w:rPr>
          <w:sz w:val="22"/>
          <w:szCs w:val="22"/>
        </w:rPr>
      </w:pPr>
    </w:p>
    <w:p w14:paraId="4CC02807" w14:textId="1DC28E27" w:rsidR="1299461C" w:rsidRPr="00434834" w:rsidRDefault="379422DF" w:rsidP="00434834">
      <w:pPr>
        <w:jc w:val="center"/>
        <w:rPr>
          <w:b/>
          <w:color w:val="000000" w:themeColor="text1"/>
          <w:sz w:val="22"/>
          <w:szCs w:val="22"/>
        </w:rPr>
      </w:pPr>
      <w:r w:rsidRPr="7C324E05">
        <w:rPr>
          <w:b/>
          <w:color w:val="000000" w:themeColor="text1"/>
          <w:sz w:val="22"/>
          <w:szCs w:val="22"/>
        </w:rPr>
        <w:t xml:space="preserve">Table </w:t>
      </w:r>
      <w:r w:rsidR="00434834" w:rsidRPr="7C324E05">
        <w:rPr>
          <w:b/>
          <w:color w:val="000000" w:themeColor="text1"/>
          <w:sz w:val="22"/>
          <w:szCs w:val="22"/>
        </w:rPr>
        <w:t>2</w:t>
      </w:r>
      <w:r w:rsidRPr="7C324E05">
        <w:rPr>
          <w:b/>
          <w:color w:val="000000" w:themeColor="text1"/>
          <w:sz w:val="22"/>
          <w:szCs w:val="22"/>
        </w:rPr>
        <w:t>: Final Budget</w:t>
      </w:r>
    </w:p>
    <w:tbl>
      <w:tblPr>
        <w:tblStyle w:val="TableGrid"/>
        <w:tblW w:w="0" w:type="auto"/>
        <w:tblLook w:val="04A0" w:firstRow="1" w:lastRow="0" w:firstColumn="1" w:lastColumn="0" w:noHBand="0" w:noVBand="1"/>
      </w:tblPr>
      <w:tblGrid>
        <w:gridCol w:w="2444"/>
        <w:gridCol w:w="3363"/>
        <w:gridCol w:w="1274"/>
        <w:gridCol w:w="1938"/>
      </w:tblGrid>
      <w:tr w:rsidR="00434834" w14:paraId="7D4C7A04" w14:textId="0EAFFCF2" w:rsidTr="00434834">
        <w:tc>
          <w:tcPr>
            <w:tcW w:w="2444" w:type="dxa"/>
            <w:vAlign w:val="center"/>
          </w:tcPr>
          <w:p w14:paraId="74970399" w14:textId="3F9C4B09" w:rsidR="00434834" w:rsidRPr="00434834" w:rsidRDefault="00434834" w:rsidP="00434834">
            <w:pPr>
              <w:spacing w:line="259" w:lineRule="auto"/>
              <w:jc w:val="center"/>
              <w:rPr>
                <w:b/>
                <w:sz w:val="22"/>
                <w:szCs w:val="22"/>
              </w:rPr>
            </w:pPr>
            <w:r w:rsidRPr="7C324E05">
              <w:rPr>
                <w:b/>
                <w:sz w:val="22"/>
                <w:szCs w:val="22"/>
              </w:rPr>
              <w:t>Subsystem</w:t>
            </w:r>
          </w:p>
        </w:tc>
        <w:tc>
          <w:tcPr>
            <w:tcW w:w="3363" w:type="dxa"/>
            <w:vAlign w:val="center"/>
          </w:tcPr>
          <w:p w14:paraId="6071F2A6" w14:textId="0B807652" w:rsidR="00434834" w:rsidRPr="00434834" w:rsidRDefault="00434834" w:rsidP="00434834">
            <w:pPr>
              <w:spacing w:line="259" w:lineRule="auto"/>
              <w:jc w:val="center"/>
              <w:rPr>
                <w:b/>
                <w:sz w:val="22"/>
                <w:szCs w:val="22"/>
              </w:rPr>
            </w:pPr>
            <w:r w:rsidRPr="7C324E05">
              <w:rPr>
                <w:b/>
                <w:sz w:val="22"/>
                <w:szCs w:val="22"/>
              </w:rPr>
              <w:t>Component</w:t>
            </w:r>
          </w:p>
        </w:tc>
        <w:tc>
          <w:tcPr>
            <w:tcW w:w="1274" w:type="dxa"/>
            <w:vAlign w:val="center"/>
          </w:tcPr>
          <w:p w14:paraId="0E76C411" w14:textId="7BA397D3" w:rsidR="00434834" w:rsidRPr="00434834" w:rsidRDefault="00434834" w:rsidP="00434834">
            <w:pPr>
              <w:spacing w:line="259" w:lineRule="auto"/>
              <w:jc w:val="center"/>
              <w:rPr>
                <w:b/>
                <w:sz w:val="22"/>
                <w:szCs w:val="22"/>
              </w:rPr>
            </w:pPr>
            <w:r w:rsidRPr="7C324E05">
              <w:rPr>
                <w:b/>
                <w:sz w:val="22"/>
                <w:szCs w:val="22"/>
              </w:rPr>
              <w:t>Cost (£)</w:t>
            </w:r>
          </w:p>
        </w:tc>
        <w:tc>
          <w:tcPr>
            <w:tcW w:w="1938" w:type="dxa"/>
            <w:vAlign w:val="center"/>
          </w:tcPr>
          <w:p w14:paraId="10877BFA" w14:textId="31FD826A" w:rsidR="00434834" w:rsidRPr="00434834" w:rsidRDefault="00434834" w:rsidP="00434834">
            <w:pPr>
              <w:spacing w:line="259" w:lineRule="auto"/>
              <w:jc w:val="center"/>
              <w:rPr>
                <w:b/>
                <w:sz w:val="22"/>
                <w:szCs w:val="22"/>
              </w:rPr>
            </w:pPr>
            <w:r w:rsidRPr="7C324E05">
              <w:rPr>
                <w:b/>
                <w:sz w:val="22"/>
                <w:szCs w:val="22"/>
              </w:rPr>
              <w:t>Contingency</w:t>
            </w:r>
          </w:p>
        </w:tc>
      </w:tr>
      <w:tr w:rsidR="00434834" w14:paraId="4057B72A" w14:textId="38ABD1CE" w:rsidTr="00434834">
        <w:tc>
          <w:tcPr>
            <w:tcW w:w="2444" w:type="dxa"/>
            <w:vMerge w:val="restart"/>
            <w:vAlign w:val="center"/>
          </w:tcPr>
          <w:p w14:paraId="79F1F458" w14:textId="1C655AF4" w:rsidR="00434834" w:rsidRPr="00434834" w:rsidRDefault="00434834" w:rsidP="00434834">
            <w:pPr>
              <w:spacing w:line="259" w:lineRule="auto"/>
              <w:jc w:val="center"/>
              <w:rPr>
                <w:sz w:val="22"/>
                <w:szCs w:val="22"/>
              </w:rPr>
            </w:pPr>
            <w:r w:rsidRPr="7C324E05">
              <w:rPr>
                <w:sz w:val="22"/>
                <w:szCs w:val="22"/>
              </w:rPr>
              <w:t>Mechanical</w:t>
            </w:r>
          </w:p>
        </w:tc>
        <w:tc>
          <w:tcPr>
            <w:tcW w:w="3363" w:type="dxa"/>
          </w:tcPr>
          <w:p w14:paraId="5237CEC7" w14:textId="41F42473" w:rsidR="00434834" w:rsidRPr="00434834" w:rsidRDefault="00434834" w:rsidP="00434834">
            <w:pPr>
              <w:spacing w:line="259" w:lineRule="auto"/>
              <w:rPr>
                <w:sz w:val="22"/>
                <w:szCs w:val="22"/>
              </w:rPr>
            </w:pPr>
            <w:r w:rsidRPr="7C324E05">
              <w:rPr>
                <w:sz w:val="22"/>
                <w:szCs w:val="22"/>
              </w:rPr>
              <w:t>3D Printer Filament</w:t>
            </w:r>
          </w:p>
        </w:tc>
        <w:tc>
          <w:tcPr>
            <w:tcW w:w="1274" w:type="dxa"/>
          </w:tcPr>
          <w:p w14:paraId="4204770B" w14:textId="31A03BF2" w:rsidR="00434834" w:rsidRPr="00434834" w:rsidRDefault="00434834" w:rsidP="00434834">
            <w:pPr>
              <w:spacing w:line="259" w:lineRule="auto"/>
              <w:rPr>
                <w:sz w:val="22"/>
                <w:szCs w:val="22"/>
              </w:rPr>
            </w:pPr>
            <w:r w:rsidRPr="7C324E05">
              <w:rPr>
                <w:sz w:val="22"/>
                <w:szCs w:val="22"/>
              </w:rPr>
              <w:t>27.18</w:t>
            </w:r>
          </w:p>
        </w:tc>
        <w:tc>
          <w:tcPr>
            <w:tcW w:w="1938" w:type="dxa"/>
          </w:tcPr>
          <w:p w14:paraId="329C9737" w14:textId="77777777" w:rsidR="00434834" w:rsidRPr="00434834" w:rsidRDefault="00434834" w:rsidP="00434834">
            <w:pPr>
              <w:spacing w:line="259" w:lineRule="auto"/>
              <w:rPr>
                <w:sz w:val="22"/>
                <w:szCs w:val="22"/>
              </w:rPr>
            </w:pPr>
          </w:p>
        </w:tc>
      </w:tr>
      <w:tr w:rsidR="00434834" w14:paraId="0516C6B3" w14:textId="3C61E87B" w:rsidTr="7C324E05">
        <w:tc>
          <w:tcPr>
            <w:tcW w:w="2444" w:type="dxa"/>
            <w:vMerge/>
          </w:tcPr>
          <w:p w14:paraId="001A9BC1" w14:textId="77777777" w:rsidR="00434834" w:rsidRPr="00434834" w:rsidRDefault="00434834" w:rsidP="00434834">
            <w:pPr>
              <w:spacing w:line="259" w:lineRule="auto"/>
              <w:rPr>
                <w:rFonts w:asciiTheme="majorHAnsi" w:hAnsiTheme="majorHAnsi" w:cstheme="majorHAnsi"/>
              </w:rPr>
            </w:pPr>
          </w:p>
        </w:tc>
        <w:tc>
          <w:tcPr>
            <w:tcW w:w="3363" w:type="dxa"/>
            <w:tcBorders>
              <w:bottom w:val="single" w:sz="4" w:space="0" w:color="000000" w:themeColor="text1"/>
            </w:tcBorders>
          </w:tcPr>
          <w:p w14:paraId="17D5F842" w14:textId="16FD3666" w:rsidR="00434834" w:rsidRPr="00434834" w:rsidRDefault="00434834" w:rsidP="00434834">
            <w:pPr>
              <w:spacing w:line="259" w:lineRule="auto"/>
              <w:rPr>
                <w:sz w:val="22"/>
                <w:szCs w:val="22"/>
              </w:rPr>
            </w:pPr>
            <w:r w:rsidRPr="7C324E05">
              <w:rPr>
                <w:sz w:val="22"/>
                <w:szCs w:val="22"/>
              </w:rPr>
              <w:t>Servos</w:t>
            </w:r>
          </w:p>
        </w:tc>
        <w:tc>
          <w:tcPr>
            <w:tcW w:w="1274" w:type="dxa"/>
            <w:tcBorders>
              <w:bottom w:val="single" w:sz="4" w:space="0" w:color="000000" w:themeColor="text1"/>
            </w:tcBorders>
          </w:tcPr>
          <w:p w14:paraId="06A1B7D9" w14:textId="6B287659" w:rsidR="00434834" w:rsidRPr="00434834" w:rsidRDefault="00434834" w:rsidP="00434834">
            <w:pPr>
              <w:spacing w:line="259" w:lineRule="auto"/>
              <w:rPr>
                <w:sz w:val="22"/>
                <w:szCs w:val="22"/>
              </w:rPr>
            </w:pPr>
            <w:r w:rsidRPr="7C324E05">
              <w:rPr>
                <w:sz w:val="22"/>
                <w:szCs w:val="22"/>
              </w:rPr>
              <w:t>0</w:t>
            </w:r>
          </w:p>
        </w:tc>
        <w:tc>
          <w:tcPr>
            <w:tcW w:w="1938" w:type="dxa"/>
            <w:tcBorders>
              <w:bottom w:val="single" w:sz="4" w:space="0" w:color="000000" w:themeColor="text1"/>
            </w:tcBorders>
          </w:tcPr>
          <w:p w14:paraId="132085D0" w14:textId="77777777" w:rsidR="00434834" w:rsidRPr="00434834" w:rsidRDefault="00434834" w:rsidP="00434834">
            <w:pPr>
              <w:spacing w:line="259" w:lineRule="auto"/>
              <w:rPr>
                <w:sz w:val="22"/>
                <w:szCs w:val="22"/>
              </w:rPr>
            </w:pPr>
          </w:p>
        </w:tc>
      </w:tr>
      <w:tr w:rsidR="00434834" w14:paraId="5673E1E3" w14:textId="61BA28D8" w:rsidTr="7C324E05">
        <w:trPr>
          <w:trHeight w:val="289"/>
        </w:trPr>
        <w:tc>
          <w:tcPr>
            <w:tcW w:w="24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55D175E8" w14:textId="454784B0" w:rsidR="00434834" w:rsidRPr="00434834" w:rsidRDefault="00434834" w:rsidP="00434834">
            <w:pPr>
              <w:spacing w:line="259" w:lineRule="auto"/>
              <w:jc w:val="center"/>
              <w:rPr>
                <w:sz w:val="22"/>
                <w:szCs w:val="22"/>
              </w:rPr>
            </w:pPr>
            <w:r w:rsidRPr="7C324E05">
              <w:rPr>
                <w:sz w:val="22"/>
                <w:szCs w:val="22"/>
              </w:rPr>
              <w:t>Total</w:t>
            </w:r>
          </w:p>
        </w:tc>
        <w:tc>
          <w:tcPr>
            <w:tcW w:w="33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Pr>
          <w:p w14:paraId="5FA5301C" w14:textId="77777777" w:rsidR="00434834" w:rsidRPr="00434834" w:rsidRDefault="00434834" w:rsidP="00434834">
            <w:pPr>
              <w:spacing w:line="259" w:lineRule="auto"/>
              <w:rPr>
                <w:sz w:val="22"/>
                <w:szCs w:val="22"/>
              </w:rPr>
            </w:pPr>
          </w:p>
        </w:tc>
        <w:tc>
          <w:tcPr>
            <w:tcW w:w="12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Pr>
          <w:p w14:paraId="5F3384A0" w14:textId="0948102E" w:rsidR="00434834" w:rsidRPr="00434834" w:rsidRDefault="00434834" w:rsidP="00434834">
            <w:pPr>
              <w:spacing w:line="259" w:lineRule="auto"/>
              <w:rPr>
                <w:sz w:val="22"/>
                <w:szCs w:val="22"/>
              </w:rPr>
            </w:pPr>
            <w:r w:rsidRPr="7C324E05">
              <w:rPr>
                <w:sz w:val="22"/>
                <w:szCs w:val="22"/>
              </w:rPr>
              <w:t>27.18</w:t>
            </w:r>
          </w:p>
        </w:tc>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Pr>
          <w:p w14:paraId="3DBDCDB8" w14:textId="0FDFEDFC" w:rsidR="00434834" w:rsidRPr="00434834" w:rsidRDefault="00434834" w:rsidP="00434834">
            <w:pPr>
              <w:spacing w:line="259" w:lineRule="auto"/>
              <w:rPr>
                <w:sz w:val="22"/>
                <w:szCs w:val="22"/>
              </w:rPr>
            </w:pPr>
            <w:r w:rsidRPr="7C324E05">
              <w:rPr>
                <w:sz w:val="22"/>
                <w:szCs w:val="22"/>
              </w:rPr>
              <w:t>20%</w:t>
            </w:r>
            <w:r w:rsidR="5D0F57DA" w:rsidRPr="7C324E05">
              <w:rPr>
                <w:sz w:val="22"/>
                <w:szCs w:val="22"/>
              </w:rPr>
              <w:t xml:space="preserve"> (£5)</w:t>
            </w:r>
          </w:p>
        </w:tc>
      </w:tr>
      <w:tr w:rsidR="00434834" w14:paraId="62120605" w14:textId="3589F139" w:rsidTr="7C324E05">
        <w:tc>
          <w:tcPr>
            <w:tcW w:w="2444" w:type="dxa"/>
            <w:vMerge w:val="restart"/>
            <w:tcBorders>
              <w:top w:val="single" w:sz="4" w:space="0" w:color="000000" w:themeColor="text1"/>
            </w:tcBorders>
            <w:vAlign w:val="center"/>
          </w:tcPr>
          <w:p w14:paraId="36ADB3A8" w14:textId="5E32A54D" w:rsidR="00434834" w:rsidRPr="00434834" w:rsidRDefault="00434834" w:rsidP="00434834">
            <w:pPr>
              <w:spacing w:line="259" w:lineRule="auto"/>
              <w:jc w:val="center"/>
              <w:rPr>
                <w:sz w:val="22"/>
                <w:szCs w:val="22"/>
              </w:rPr>
            </w:pPr>
            <w:r w:rsidRPr="7C324E05">
              <w:rPr>
                <w:sz w:val="22"/>
                <w:szCs w:val="22"/>
              </w:rPr>
              <w:t>Electrical</w:t>
            </w:r>
          </w:p>
        </w:tc>
        <w:tc>
          <w:tcPr>
            <w:tcW w:w="3363" w:type="dxa"/>
            <w:tcBorders>
              <w:top w:val="single" w:sz="4" w:space="0" w:color="000000" w:themeColor="text1"/>
            </w:tcBorders>
          </w:tcPr>
          <w:p w14:paraId="40D206FA" w14:textId="060F4415" w:rsidR="00434834" w:rsidRPr="00434834" w:rsidRDefault="00434834" w:rsidP="00434834">
            <w:pPr>
              <w:spacing w:line="259" w:lineRule="auto"/>
              <w:rPr>
                <w:sz w:val="22"/>
                <w:szCs w:val="22"/>
              </w:rPr>
            </w:pPr>
            <w:r w:rsidRPr="7C324E05">
              <w:rPr>
                <w:sz w:val="22"/>
                <w:szCs w:val="22"/>
              </w:rPr>
              <w:t>Processor</w:t>
            </w:r>
          </w:p>
        </w:tc>
        <w:tc>
          <w:tcPr>
            <w:tcW w:w="1274" w:type="dxa"/>
            <w:tcBorders>
              <w:top w:val="single" w:sz="4" w:space="0" w:color="000000" w:themeColor="text1"/>
            </w:tcBorders>
          </w:tcPr>
          <w:p w14:paraId="54628195" w14:textId="599F12DD" w:rsidR="00434834" w:rsidRPr="00434834" w:rsidRDefault="00434834" w:rsidP="00434834">
            <w:pPr>
              <w:spacing w:line="259" w:lineRule="auto"/>
              <w:rPr>
                <w:sz w:val="22"/>
                <w:szCs w:val="22"/>
              </w:rPr>
            </w:pPr>
            <w:r w:rsidRPr="7C324E05">
              <w:rPr>
                <w:sz w:val="22"/>
                <w:szCs w:val="22"/>
              </w:rPr>
              <w:t>69.45</w:t>
            </w:r>
          </w:p>
        </w:tc>
        <w:tc>
          <w:tcPr>
            <w:tcW w:w="1938" w:type="dxa"/>
            <w:tcBorders>
              <w:top w:val="single" w:sz="4" w:space="0" w:color="000000" w:themeColor="text1"/>
            </w:tcBorders>
          </w:tcPr>
          <w:p w14:paraId="07F7E855" w14:textId="77777777" w:rsidR="00434834" w:rsidRPr="00434834" w:rsidRDefault="00434834" w:rsidP="00434834">
            <w:pPr>
              <w:spacing w:line="259" w:lineRule="auto"/>
              <w:rPr>
                <w:sz w:val="22"/>
                <w:szCs w:val="22"/>
              </w:rPr>
            </w:pPr>
          </w:p>
        </w:tc>
      </w:tr>
      <w:tr w:rsidR="00434834" w14:paraId="590184D0" w14:textId="4C98C970" w:rsidTr="00434834">
        <w:tc>
          <w:tcPr>
            <w:tcW w:w="2444" w:type="dxa"/>
            <w:vMerge/>
          </w:tcPr>
          <w:p w14:paraId="687DE64D" w14:textId="77777777" w:rsidR="00434834" w:rsidRPr="00434834" w:rsidRDefault="00434834" w:rsidP="00434834">
            <w:pPr>
              <w:spacing w:line="259" w:lineRule="auto"/>
              <w:rPr>
                <w:rFonts w:asciiTheme="majorHAnsi" w:hAnsiTheme="majorHAnsi" w:cstheme="majorHAnsi"/>
              </w:rPr>
            </w:pPr>
          </w:p>
        </w:tc>
        <w:tc>
          <w:tcPr>
            <w:tcW w:w="3363" w:type="dxa"/>
          </w:tcPr>
          <w:p w14:paraId="40F8F4CF" w14:textId="1B7489A5" w:rsidR="00434834" w:rsidRPr="00434834" w:rsidRDefault="00434834" w:rsidP="00434834">
            <w:pPr>
              <w:spacing w:line="259" w:lineRule="auto"/>
              <w:rPr>
                <w:sz w:val="22"/>
                <w:szCs w:val="22"/>
              </w:rPr>
            </w:pPr>
            <w:r w:rsidRPr="7C324E05">
              <w:rPr>
                <w:sz w:val="22"/>
                <w:szCs w:val="22"/>
              </w:rPr>
              <w:t>Communication</w:t>
            </w:r>
          </w:p>
        </w:tc>
        <w:tc>
          <w:tcPr>
            <w:tcW w:w="1274" w:type="dxa"/>
          </w:tcPr>
          <w:p w14:paraId="29D48510" w14:textId="5B0E41ED" w:rsidR="00434834" w:rsidRPr="00434834" w:rsidRDefault="00434834" w:rsidP="00434834">
            <w:pPr>
              <w:spacing w:line="259" w:lineRule="auto"/>
              <w:rPr>
                <w:sz w:val="22"/>
                <w:szCs w:val="22"/>
              </w:rPr>
            </w:pPr>
            <w:r w:rsidRPr="7C324E05">
              <w:rPr>
                <w:sz w:val="22"/>
                <w:szCs w:val="22"/>
              </w:rPr>
              <w:t>42.33</w:t>
            </w:r>
          </w:p>
        </w:tc>
        <w:tc>
          <w:tcPr>
            <w:tcW w:w="1938" w:type="dxa"/>
          </w:tcPr>
          <w:p w14:paraId="1C74AF3F" w14:textId="77777777" w:rsidR="00434834" w:rsidRPr="00434834" w:rsidRDefault="00434834" w:rsidP="00434834">
            <w:pPr>
              <w:spacing w:line="259" w:lineRule="auto"/>
              <w:rPr>
                <w:sz w:val="22"/>
                <w:szCs w:val="22"/>
              </w:rPr>
            </w:pPr>
          </w:p>
        </w:tc>
      </w:tr>
      <w:tr w:rsidR="00434834" w14:paraId="64E9ABBC" w14:textId="4373CA65" w:rsidTr="00434834">
        <w:tc>
          <w:tcPr>
            <w:tcW w:w="2444" w:type="dxa"/>
            <w:vMerge/>
          </w:tcPr>
          <w:p w14:paraId="2A50FCC6" w14:textId="77777777" w:rsidR="00434834" w:rsidRPr="00434834" w:rsidRDefault="00434834" w:rsidP="00434834">
            <w:pPr>
              <w:spacing w:line="259" w:lineRule="auto"/>
              <w:rPr>
                <w:rFonts w:asciiTheme="majorHAnsi" w:hAnsiTheme="majorHAnsi" w:cstheme="majorHAnsi"/>
              </w:rPr>
            </w:pPr>
          </w:p>
        </w:tc>
        <w:tc>
          <w:tcPr>
            <w:tcW w:w="3363" w:type="dxa"/>
          </w:tcPr>
          <w:p w14:paraId="7FFE1044" w14:textId="60D14D04" w:rsidR="00434834" w:rsidRPr="00434834" w:rsidRDefault="00434834" w:rsidP="00434834">
            <w:pPr>
              <w:spacing w:line="259" w:lineRule="auto"/>
              <w:rPr>
                <w:sz w:val="22"/>
                <w:szCs w:val="22"/>
              </w:rPr>
            </w:pPr>
            <w:r w:rsidRPr="7C324E05">
              <w:rPr>
                <w:sz w:val="22"/>
                <w:szCs w:val="22"/>
              </w:rPr>
              <w:t>Camera</w:t>
            </w:r>
          </w:p>
        </w:tc>
        <w:tc>
          <w:tcPr>
            <w:tcW w:w="1274" w:type="dxa"/>
          </w:tcPr>
          <w:p w14:paraId="50C306D3" w14:textId="6B130B04" w:rsidR="00434834" w:rsidRPr="00434834" w:rsidRDefault="00434834" w:rsidP="00434834">
            <w:pPr>
              <w:spacing w:line="259" w:lineRule="auto"/>
              <w:rPr>
                <w:sz w:val="22"/>
                <w:szCs w:val="22"/>
              </w:rPr>
            </w:pPr>
            <w:r w:rsidRPr="7C324E05">
              <w:rPr>
                <w:sz w:val="22"/>
                <w:szCs w:val="22"/>
              </w:rPr>
              <w:t>24</w:t>
            </w:r>
          </w:p>
        </w:tc>
        <w:tc>
          <w:tcPr>
            <w:tcW w:w="1938" w:type="dxa"/>
          </w:tcPr>
          <w:p w14:paraId="4C285B9C" w14:textId="77777777" w:rsidR="00434834" w:rsidRPr="00434834" w:rsidRDefault="00434834" w:rsidP="00434834">
            <w:pPr>
              <w:spacing w:line="259" w:lineRule="auto"/>
              <w:rPr>
                <w:sz w:val="22"/>
                <w:szCs w:val="22"/>
              </w:rPr>
            </w:pPr>
          </w:p>
        </w:tc>
      </w:tr>
      <w:tr w:rsidR="00434834" w14:paraId="33CFB144" w14:textId="434F3E1F" w:rsidTr="00434834">
        <w:tc>
          <w:tcPr>
            <w:tcW w:w="2444" w:type="dxa"/>
            <w:vMerge/>
          </w:tcPr>
          <w:p w14:paraId="736E3864" w14:textId="77777777" w:rsidR="00434834" w:rsidRPr="00434834" w:rsidRDefault="00434834" w:rsidP="00434834">
            <w:pPr>
              <w:spacing w:line="259" w:lineRule="auto"/>
              <w:rPr>
                <w:rFonts w:asciiTheme="majorHAnsi" w:hAnsiTheme="majorHAnsi" w:cstheme="majorHAnsi"/>
              </w:rPr>
            </w:pPr>
          </w:p>
        </w:tc>
        <w:tc>
          <w:tcPr>
            <w:tcW w:w="3363" w:type="dxa"/>
          </w:tcPr>
          <w:p w14:paraId="66764026" w14:textId="588476A2" w:rsidR="00434834" w:rsidRPr="00434834" w:rsidRDefault="00434834" w:rsidP="00434834">
            <w:pPr>
              <w:spacing w:line="259" w:lineRule="auto"/>
              <w:rPr>
                <w:sz w:val="22"/>
                <w:szCs w:val="22"/>
              </w:rPr>
            </w:pPr>
            <w:r w:rsidRPr="7C324E05">
              <w:rPr>
                <w:sz w:val="22"/>
                <w:szCs w:val="22"/>
              </w:rPr>
              <w:t>Battery System</w:t>
            </w:r>
          </w:p>
        </w:tc>
        <w:tc>
          <w:tcPr>
            <w:tcW w:w="1274" w:type="dxa"/>
          </w:tcPr>
          <w:p w14:paraId="6187DA54" w14:textId="3D465572" w:rsidR="00434834" w:rsidRPr="00434834" w:rsidRDefault="00434834" w:rsidP="00434834">
            <w:pPr>
              <w:spacing w:line="259" w:lineRule="auto"/>
              <w:rPr>
                <w:sz w:val="22"/>
                <w:szCs w:val="22"/>
              </w:rPr>
            </w:pPr>
            <w:r w:rsidRPr="7C324E05">
              <w:rPr>
                <w:sz w:val="22"/>
                <w:szCs w:val="22"/>
              </w:rPr>
              <w:t>42.33</w:t>
            </w:r>
          </w:p>
        </w:tc>
        <w:tc>
          <w:tcPr>
            <w:tcW w:w="1938" w:type="dxa"/>
          </w:tcPr>
          <w:p w14:paraId="520F0BEB" w14:textId="77777777" w:rsidR="00434834" w:rsidRPr="00434834" w:rsidRDefault="00434834" w:rsidP="00434834">
            <w:pPr>
              <w:spacing w:line="259" w:lineRule="auto"/>
              <w:rPr>
                <w:sz w:val="22"/>
                <w:szCs w:val="22"/>
              </w:rPr>
            </w:pPr>
          </w:p>
        </w:tc>
      </w:tr>
      <w:tr w:rsidR="00434834" w14:paraId="6C6A0742" w14:textId="77777777" w:rsidTr="00434834">
        <w:tc>
          <w:tcPr>
            <w:tcW w:w="2444" w:type="dxa"/>
            <w:vMerge/>
          </w:tcPr>
          <w:p w14:paraId="2ADBC56B" w14:textId="77777777" w:rsidR="00434834" w:rsidRPr="00434834" w:rsidRDefault="00434834" w:rsidP="00434834">
            <w:pPr>
              <w:spacing w:line="259" w:lineRule="auto"/>
              <w:rPr>
                <w:rFonts w:asciiTheme="majorHAnsi" w:hAnsiTheme="majorHAnsi" w:cstheme="majorHAnsi"/>
              </w:rPr>
            </w:pPr>
          </w:p>
        </w:tc>
        <w:tc>
          <w:tcPr>
            <w:tcW w:w="3363" w:type="dxa"/>
          </w:tcPr>
          <w:p w14:paraId="4C31712A" w14:textId="1FBD204F" w:rsidR="00434834" w:rsidRPr="00434834" w:rsidRDefault="00434834" w:rsidP="00434834">
            <w:pPr>
              <w:spacing w:line="259" w:lineRule="auto"/>
              <w:rPr>
                <w:sz w:val="22"/>
                <w:szCs w:val="22"/>
              </w:rPr>
            </w:pPr>
            <w:r w:rsidRPr="7C324E05">
              <w:rPr>
                <w:sz w:val="22"/>
                <w:szCs w:val="22"/>
              </w:rPr>
              <w:t>Motor System Components (motors, motor drivers, etc.)</w:t>
            </w:r>
          </w:p>
        </w:tc>
        <w:tc>
          <w:tcPr>
            <w:tcW w:w="1274" w:type="dxa"/>
          </w:tcPr>
          <w:p w14:paraId="1FCF2330" w14:textId="24E6D434" w:rsidR="00434834" w:rsidRPr="00434834" w:rsidRDefault="00434834" w:rsidP="00434834">
            <w:pPr>
              <w:spacing w:line="259" w:lineRule="auto"/>
              <w:rPr>
                <w:sz w:val="22"/>
                <w:szCs w:val="22"/>
              </w:rPr>
            </w:pPr>
            <w:r w:rsidRPr="7C324E05">
              <w:rPr>
                <w:sz w:val="22"/>
                <w:szCs w:val="22"/>
              </w:rPr>
              <w:t>133</w:t>
            </w:r>
          </w:p>
        </w:tc>
        <w:tc>
          <w:tcPr>
            <w:tcW w:w="1938" w:type="dxa"/>
          </w:tcPr>
          <w:p w14:paraId="6885B47D" w14:textId="77777777" w:rsidR="00434834" w:rsidRPr="00434834" w:rsidRDefault="00434834" w:rsidP="00434834">
            <w:pPr>
              <w:spacing w:line="259" w:lineRule="auto"/>
              <w:rPr>
                <w:sz w:val="22"/>
                <w:szCs w:val="22"/>
              </w:rPr>
            </w:pPr>
          </w:p>
        </w:tc>
      </w:tr>
      <w:tr w:rsidR="00434834" w14:paraId="64940FE7" w14:textId="77777777" w:rsidTr="00434834">
        <w:tc>
          <w:tcPr>
            <w:tcW w:w="2444" w:type="dxa"/>
            <w:vMerge/>
          </w:tcPr>
          <w:p w14:paraId="49B993BF" w14:textId="77777777" w:rsidR="00434834" w:rsidRPr="00434834" w:rsidRDefault="00434834" w:rsidP="00434834">
            <w:pPr>
              <w:spacing w:line="259" w:lineRule="auto"/>
              <w:rPr>
                <w:rFonts w:asciiTheme="majorHAnsi" w:hAnsiTheme="majorHAnsi" w:cstheme="majorHAnsi"/>
              </w:rPr>
            </w:pPr>
          </w:p>
        </w:tc>
        <w:tc>
          <w:tcPr>
            <w:tcW w:w="3363" w:type="dxa"/>
          </w:tcPr>
          <w:p w14:paraId="6F65F32E" w14:textId="1F32F64C" w:rsidR="00434834" w:rsidRPr="00434834" w:rsidRDefault="00434834" w:rsidP="00434834">
            <w:pPr>
              <w:spacing w:line="259" w:lineRule="auto"/>
              <w:rPr>
                <w:sz w:val="22"/>
                <w:szCs w:val="22"/>
              </w:rPr>
            </w:pPr>
            <w:r w:rsidRPr="7C324E05">
              <w:rPr>
                <w:sz w:val="22"/>
                <w:szCs w:val="22"/>
              </w:rPr>
              <w:t>Sensors</w:t>
            </w:r>
          </w:p>
        </w:tc>
        <w:tc>
          <w:tcPr>
            <w:tcW w:w="1274" w:type="dxa"/>
          </w:tcPr>
          <w:p w14:paraId="352F2206" w14:textId="1EF30A18" w:rsidR="00434834" w:rsidRPr="00434834" w:rsidRDefault="00434834" w:rsidP="00434834">
            <w:pPr>
              <w:spacing w:line="259" w:lineRule="auto"/>
              <w:rPr>
                <w:sz w:val="22"/>
                <w:szCs w:val="22"/>
              </w:rPr>
            </w:pPr>
            <w:r w:rsidRPr="7C324E05">
              <w:rPr>
                <w:sz w:val="22"/>
                <w:szCs w:val="22"/>
              </w:rPr>
              <w:t>6.49</w:t>
            </w:r>
          </w:p>
        </w:tc>
        <w:tc>
          <w:tcPr>
            <w:tcW w:w="1938" w:type="dxa"/>
          </w:tcPr>
          <w:p w14:paraId="6C3912D3" w14:textId="77777777" w:rsidR="00434834" w:rsidRPr="00434834" w:rsidRDefault="00434834" w:rsidP="00434834">
            <w:pPr>
              <w:spacing w:line="259" w:lineRule="auto"/>
              <w:rPr>
                <w:sz w:val="22"/>
                <w:szCs w:val="22"/>
              </w:rPr>
            </w:pPr>
          </w:p>
        </w:tc>
      </w:tr>
      <w:tr w:rsidR="00434834" w14:paraId="7E0EB06F" w14:textId="77777777" w:rsidTr="00434834">
        <w:tc>
          <w:tcPr>
            <w:tcW w:w="2444" w:type="dxa"/>
            <w:vMerge/>
          </w:tcPr>
          <w:p w14:paraId="04FF3E63" w14:textId="77777777" w:rsidR="00434834" w:rsidRPr="00434834" w:rsidRDefault="00434834" w:rsidP="00434834">
            <w:pPr>
              <w:spacing w:line="259" w:lineRule="auto"/>
              <w:rPr>
                <w:rFonts w:asciiTheme="majorHAnsi" w:hAnsiTheme="majorHAnsi" w:cstheme="majorHAnsi"/>
              </w:rPr>
            </w:pPr>
          </w:p>
        </w:tc>
        <w:tc>
          <w:tcPr>
            <w:tcW w:w="3363" w:type="dxa"/>
          </w:tcPr>
          <w:p w14:paraId="4F091B21" w14:textId="14939E85" w:rsidR="00434834" w:rsidRPr="00434834" w:rsidRDefault="00434834" w:rsidP="00434834">
            <w:pPr>
              <w:spacing w:line="259" w:lineRule="auto"/>
              <w:rPr>
                <w:sz w:val="22"/>
                <w:szCs w:val="22"/>
              </w:rPr>
            </w:pPr>
            <w:r w:rsidRPr="7C324E05">
              <w:rPr>
                <w:sz w:val="22"/>
                <w:szCs w:val="22"/>
              </w:rPr>
              <w:t>Safety (kill switch, etc.)</w:t>
            </w:r>
          </w:p>
        </w:tc>
        <w:tc>
          <w:tcPr>
            <w:tcW w:w="1274" w:type="dxa"/>
          </w:tcPr>
          <w:p w14:paraId="2B629F8D" w14:textId="484B060B" w:rsidR="00434834" w:rsidRPr="00434834" w:rsidRDefault="00434834" w:rsidP="00434834">
            <w:pPr>
              <w:spacing w:line="259" w:lineRule="auto"/>
              <w:rPr>
                <w:sz w:val="22"/>
                <w:szCs w:val="22"/>
              </w:rPr>
            </w:pPr>
            <w:r w:rsidRPr="7C324E05">
              <w:rPr>
                <w:sz w:val="22"/>
                <w:szCs w:val="22"/>
              </w:rPr>
              <w:t>1.50</w:t>
            </w:r>
          </w:p>
        </w:tc>
        <w:tc>
          <w:tcPr>
            <w:tcW w:w="1938" w:type="dxa"/>
          </w:tcPr>
          <w:p w14:paraId="018FA08B" w14:textId="77777777" w:rsidR="00434834" w:rsidRPr="00434834" w:rsidRDefault="00434834" w:rsidP="00434834">
            <w:pPr>
              <w:spacing w:line="259" w:lineRule="auto"/>
              <w:rPr>
                <w:sz w:val="22"/>
                <w:szCs w:val="22"/>
              </w:rPr>
            </w:pPr>
          </w:p>
        </w:tc>
      </w:tr>
      <w:tr w:rsidR="00434834" w14:paraId="4941DE0E" w14:textId="77777777" w:rsidTr="00434834">
        <w:tc>
          <w:tcPr>
            <w:tcW w:w="2444" w:type="dxa"/>
            <w:shd w:val="clear" w:color="auto" w:fill="BFBFBF" w:themeFill="background1" w:themeFillShade="BF"/>
            <w:vAlign w:val="center"/>
          </w:tcPr>
          <w:p w14:paraId="368F4514" w14:textId="3855937F" w:rsidR="00434834" w:rsidRPr="00434834" w:rsidRDefault="00434834" w:rsidP="00434834">
            <w:pPr>
              <w:spacing w:line="259" w:lineRule="auto"/>
              <w:jc w:val="center"/>
              <w:rPr>
                <w:sz w:val="22"/>
                <w:szCs w:val="22"/>
              </w:rPr>
            </w:pPr>
            <w:r w:rsidRPr="7C324E05">
              <w:rPr>
                <w:sz w:val="22"/>
                <w:szCs w:val="22"/>
              </w:rPr>
              <w:t>Total</w:t>
            </w:r>
          </w:p>
        </w:tc>
        <w:tc>
          <w:tcPr>
            <w:tcW w:w="3363" w:type="dxa"/>
            <w:shd w:val="clear" w:color="auto" w:fill="BFBFBF" w:themeFill="background1" w:themeFillShade="BF"/>
          </w:tcPr>
          <w:p w14:paraId="3159F2F3" w14:textId="77777777" w:rsidR="00434834" w:rsidRPr="00434834" w:rsidRDefault="00434834" w:rsidP="00434834">
            <w:pPr>
              <w:spacing w:line="259" w:lineRule="auto"/>
              <w:rPr>
                <w:sz w:val="22"/>
                <w:szCs w:val="22"/>
              </w:rPr>
            </w:pPr>
          </w:p>
        </w:tc>
        <w:tc>
          <w:tcPr>
            <w:tcW w:w="1274" w:type="dxa"/>
            <w:shd w:val="clear" w:color="auto" w:fill="BFBFBF" w:themeFill="background1" w:themeFillShade="BF"/>
          </w:tcPr>
          <w:p w14:paraId="62CA1038" w14:textId="5366B6AD" w:rsidR="00434834" w:rsidRPr="00434834" w:rsidRDefault="00434834" w:rsidP="00434834">
            <w:pPr>
              <w:spacing w:line="259" w:lineRule="auto"/>
              <w:rPr>
                <w:sz w:val="22"/>
                <w:szCs w:val="22"/>
              </w:rPr>
            </w:pPr>
            <w:r w:rsidRPr="7C324E05">
              <w:rPr>
                <w:sz w:val="22"/>
                <w:szCs w:val="22"/>
              </w:rPr>
              <w:t>284.31</w:t>
            </w:r>
          </w:p>
        </w:tc>
        <w:tc>
          <w:tcPr>
            <w:tcW w:w="1938" w:type="dxa"/>
            <w:shd w:val="clear" w:color="auto" w:fill="BFBFBF" w:themeFill="background1" w:themeFillShade="BF"/>
          </w:tcPr>
          <w:p w14:paraId="7CDD1A2B" w14:textId="458A6FB9" w:rsidR="00434834" w:rsidRPr="00434834" w:rsidRDefault="00434834" w:rsidP="00434834">
            <w:pPr>
              <w:spacing w:line="259" w:lineRule="auto"/>
              <w:rPr>
                <w:sz w:val="22"/>
                <w:szCs w:val="22"/>
              </w:rPr>
            </w:pPr>
            <w:r w:rsidRPr="7C324E05">
              <w:rPr>
                <w:sz w:val="22"/>
                <w:szCs w:val="22"/>
              </w:rPr>
              <w:t>10% (£</w:t>
            </w:r>
            <w:r w:rsidR="7E649EB3" w:rsidRPr="7C324E05">
              <w:rPr>
                <w:sz w:val="22"/>
                <w:szCs w:val="22"/>
              </w:rPr>
              <w:t>30</w:t>
            </w:r>
            <w:r w:rsidRPr="7C324E05">
              <w:rPr>
                <w:sz w:val="22"/>
                <w:szCs w:val="22"/>
              </w:rPr>
              <w:t>)</w:t>
            </w:r>
          </w:p>
        </w:tc>
      </w:tr>
      <w:tr w:rsidR="00434834" w14:paraId="47D89038" w14:textId="77777777" w:rsidTr="00434834">
        <w:tc>
          <w:tcPr>
            <w:tcW w:w="2444" w:type="dxa"/>
            <w:vMerge w:val="restart"/>
            <w:vAlign w:val="center"/>
          </w:tcPr>
          <w:p w14:paraId="057F308B" w14:textId="7670A24E" w:rsidR="00434834" w:rsidRPr="00434834" w:rsidRDefault="00434834" w:rsidP="00434834">
            <w:pPr>
              <w:spacing w:line="259" w:lineRule="auto"/>
              <w:jc w:val="center"/>
              <w:rPr>
                <w:sz w:val="22"/>
                <w:szCs w:val="22"/>
              </w:rPr>
            </w:pPr>
            <w:r w:rsidRPr="7C324E05">
              <w:rPr>
                <w:sz w:val="22"/>
                <w:szCs w:val="22"/>
              </w:rPr>
              <w:t>Misc.</w:t>
            </w:r>
          </w:p>
        </w:tc>
        <w:tc>
          <w:tcPr>
            <w:tcW w:w="3363" w:type="dxa"/>
          </w:tcPr>
          <w:p w14:paraId="7B75FF9C" w14:textId="38EC25DC" w:rsidR="00434834" w:rsidRPr="00434834" w:rsidRDefault="00434834" w:rsidP="00434834">
            <w:pPr>
              <w:spacing w:line="259" w:lineRule="auto"/>
              <w:rPr>
                <w:sz w:val="22"/>
                <w:szCs w:val="22"/>
              </w:rPr>
            </w:pPr>
            <w:r w:rsidRPr="7C324E05">
              <w:rPr>
                <w:sz w:val="22"/>
                <w:szCs w:val="22"/>
              </w:rPr>
              <w:t>Screws and Fixings</w:t>
            </w:r>
          </w:p>
        </w:tc>
        <w:tc>
          <w:tcPr>
            <w:tcW w:w="1274" w:type="dxa"/>
          </w:tcPr>
          <w:p w14:paraId="78DC0FEF" w14:textId="42034BA4" w:rsidR="00434834" w:rsidRPr="00434834" w:rsidRDefault="00434834" w:rsidP="00434834">
            <w:pPr>
              <w:spacing w:line="259" w:lineRule="auto"/>
              <w:rPr>
                <w:sz w:val="22"/>
                <w:szCs w:val="22"/>
              </w:rPr>
            </w:pPr>
            <w:r w:rsidRPr="7C324E05">
              <w:rPr>
                <w:sz w:val="22"/>
                <w:szCs w:val="22"/>
              </w:rPr>
              <w:t>20.62</w:t>
            </w:r>
          </w:p>
        </w:tc>
        <w:tc>
          <w:tcPr>
            <w:tcW w:w="1938" w:type="dxa"/>
          </w:tcPr>
          <w:p w14:paraId="2D5C453A" w14:textId="77777777" w:rsidR="00434834" w:rsidRPr="00434834" w:rsidRDefault="00434834" w:rsidP="00434834">
            <w:pPr>
              <w:spacing w:line="259" w:lineRule="auto"/>
              <w:rPr>
                <w:sz w:val="22"/>
                <w:szCs w:val="22"/>
              </w:rPr>
            </w:pPr>
          </w:p>
        </w:tc>
      </w:tr>
      <w:tr w:rsidR="00434834" w14:paraId="4B15B925" w14:textId="77777777" w:rsidTr="00434834">
        <w:tc>
          <w:tcPr>
            <w:tcW w:w="2444" w:type="dxa"/>
            <w:vMerge/>
          </w:tcPr>
          <w:p w14:paraId="6E8FC211" w14:textId="77777777" w:rsidR="00434834" w:rsidRPr="00434834" w:rsidRDefault="00434834" w:rsidP="00434834">
            <w:pPr>
              <w:spacing w:line="259" w:lineRule="auto"/>
              <w:rPr>
                <w:rFonts w:asciiTheme="majorHAnsi" w:hAnsiTheme="majorHAnsi" w:cstheme="majorHAnsi"/>
              </w:rPr>
            </w:pPr>
          </w:p>
        </w:tc>
        <w:tc>
          <w:tcPr>
            <w:tcW w:w="3363" w:type="dxa"/>
          </w:tcPr>
          <w:p w14:paraId="1C150ABA" w14:textId="40404369" w:rsidR="00434834" w:rsidRPr="00434834" w:rsidRDefault="00434834" w:rsidP="00434834">
            <w:pPr>
              <w:spacing w:line="259" w:lineRule="auto"/>
              <w:rPr>
                <w:sz w:val="22"/>
                <w:szCs w:val="22"/>
              </w:rPr>
            </w:pPr>
            <w:r w:rsidRPr="7C324E05">
              <w:rPr>
                <w:sz w:val="22"/>
                <w:szCs w:val="22"/>
              </w:rPr>
              <w:t>Cables</w:t>
            </w:r>
          </w:p>
        </w:tc>
        <w:tc>
          <w:tcPr>
            <w:tcW w:w="1274" w:type="dxa"/>
          </w:tcPr>
          <w:p w14:paraId="6E49417B" w14:textId="41CE7B32" w:rsidR="00434834" w:rsidRPr="00434834" w:rsidRDefault="00434834" w:rsidP="00434834">
            <w:pPr>
              <w:spacing w:line="259" w:lineRule="auto"/>
              <w:rPr>
                <w:sz w:val="22"/>
                <w:szCs w:val="22"/>
              </w:rPr>
            </w:pPr>
            <w:r w:rsidRPr="7C324E05">
              <w:rPr>
                <w:sz w:val="22"/>
                <w:szCs w:val="22"/>
              </w:rPr>
              <w:t>2.40</w:t>
            </w:r>
          </w:p>
        </w:tc>
        <w:tc>
          <w:tcPr>
            <w:tcW w:w="1938" w:type="dxa"/>
          </w:tcPr>
          <w:p w14:paraId="0B620991" w14:textId="77777777" w:rsidR="00434834" w:rsidRPr="00434834" w:rsidRDefault="00434834" w:rsidP="00434834">
            <w:pPr>
              <w:spacing w:line="259" w:lineRule="auto"/>
              <w:rPr>
                <w:sz w:val="22"/>
                <w:szCs w:val="22"/>
              </w:rPr>
            </w:pPr>
          </w:p>
        </w:tc>
      </w:tr>
      <w:tr w:rsidR="00434834" w14:paraId="033D2947" w14:textId="77777777" w:rsidTr="00434834">
        <w:tc>
          <w:tcPr>
            <w:tcW w:w="2444" w:type="dxa"/>
            <w:vMerge/>
          </w:tcPr>
          <w:p w14:paraId="57E8B64E" w14:textId="77777777" w:rsidR="00434834" w:rsidRPr="00434834" w:rsidRDefault="00434834" w:rsidP="00434834">
            <w:pPr>
              <w:spacing w:line="259" w:lineRule="auto"/>
              <w:rPr>
                <w:rFonts w:asciiTheme="majorHAnsi" w:hAnsiTheme="majorHAnsi" w:cstheme="majorHAnsi"/>
              </w:rPr>
            </w:pPr>
          </w:p>
        </w:tc>
        <w:tc>
          <w:tcPr>
            <w:tcW w:w="3363" w:type="dxa"/>
          </w:tcPr>
          <w:p w14:paraId="15A6B2D1" w14:textId="17584627" w:rsidR="00434834" w:rsidRPr="00434834" w:rsidRDefault="00434834" w:rsidP="00434834">
            <w:pPr>
              <w:spacing w:line="259" w:lineRule="auto"/>
              <w:rPr>
                <w:sz w:val="22"/>
                <w:szCs w:val="22"/>
              </w:rPr>
            </w:pPr>
            <w:r w:rsidRPr="7C324E05">
              <w:rPr>
                <w:sz w:val="22"/>
                <w:szCs w:val="22"/>
              </w:rPr>
              <w:t>Cleaning Equipment</w:t>
            </w:r>
          </w:p>
        </w:tc>
        <w:tc>
          <w:tcPr>
            <w:tcW w:w="1274" w:type="dxa"/>
          </w:tcPr>
          <w:p w14:paraId="3726C5A8" w14:textId="30880290" w:rsidR="00434834" w:rsidRPr="00434834" w:rsidRDefault="00434834" w:rsidP="00434834">
            <w:pPr>
              <w:spacing w:line="259" w:lineRule="auto"/>
              <w:rPr>
                <w:sz w:val="22"/>
                <w:szCs w:val="22"/>
              </w:rPr>
            </w:pPr>
            <w:r w:rsidRPr="7C324E05">
              <w:rPr>
                <w:sz w:val="22"/>
                <w:szCs w:val="22"/>
              </w:rPr>
              <w:t>0</w:t>
            </w:r>
          </w:p>
        </w:tc>
        <w:tc>
          <w:tcPr>
            <w:tcW w:w="1938" w:type="dxa"/>
          </w:tcPr>
          <w:p w14:paraId="65798DAE" w14:textId="77777777" w:rsidR="00434834" w:rsidRPr="00434834" w:rsidRDefault="00434834" w:rsidP="00434834">
            <w:pPr>
              <w:spacing w:line="259" w:lineRule="auto"/>
              <w:rPr>
                <w:sz w:val="22"/>
                <w:szCs w:val="22"/>
              </w:rPr>
            </w:pPr>
          </w:p>
        </w:tc>
      </w:tr>
      <w:tr w:rsidR="00434834" w14:paraId="7AC03ED0" w14:textId="77777777" w:rsidTr="00434834">
        <w:trPr>
          <w:trHeight w:val="165"/>
        </w:trPr>
        <w:tc>
          <w:tcPr>
            <w:tcW w:w="2444" w:type="dxa"/>
            <w:vMerge/>
          </w:tcPr>
          <w:p w14:paraId="614258A0" w14:textId="77777777" w:rsidR="00434834" w:rsidRPr="00434834" w:rsidRDefault="00434834" w:rsidP="00434834">
            <w:pPr>
              <w:spacing w:line="259" w:lineRule="auto"/>
              <w:rPr>
                <w:rFonts w:asciiTheme="majorHAnsi" w:hAnsiTheme="majorHAnsi" w:cstheme="majorHAnsi"/>
              </w:rPr>
            </w:pPr>
          </w:p>
        </w:tc>
        <w:tc>
          <w:tcPr>
            <w:tcW w:w="3363" w:type="dxa"/>
          </w:tcPr>
          <w:p w14:paraId="494ECBBD" w14:textId="45DFF212" w:rsidR="00434834" w:rsidRPr="00434834" w:rsidRDefault="00434834" w:rsidP="00434834">
            <w:pPr>
              <w:spacing w:line="259" w:lineRule="auto"/>
              <w:rPr>
                <w:sz w:val="22"/>
                <w:szCs w:val="22"/>
              </w:rPr>
            </w:pPr>
            <w:r w:rsidRPr="7C324E05">
              <w:rPr>
                <w:sz w:val="22"/>
                <w:szCs w:val="22"/>
              </w:rPr>
              <w:t>Manufacturing</w:t>
            </w:r>
          </w:p>
        </w:tc>
        <w:tc>
          <w:tcPr>
            <w:tcW w:w="1274" w:type="dxa"/>
          </w:tcPr>
          <w:p w14:paraId="6EEAF4CA" w14:textId="3B566380" w:rsidR="00434834" w:rsidRPr="00434834" w:rsidRDefault="00434834" w:rsidP="00434834">
            <w:pPr>
              <w:spacing w:line="259" w:lineRule="auto"/>
              <w:rPr>
                <w:sz w:val="22"/>
                <w:szCs w:val="22"/>
              </w:rPr>
            </w:pPr>
            <w:r w:rsidRPr="7C324E05">
              <w:rPr>
                <w:sz w:val="22"/>
                <w:szCs w:val="22"/>
              </w:rPr>
              <w:t>0</w:t>
            </w:r>
          </w:p>
        </w:tc>
        <w:tc>
          <w:tcPr>
            <w:tcW w:w="1938" w:type="dxa"/>
          </w:tcPr>
          <w:p w14:paraId="46BDCF23" w14:textId="77777777" w:rsidR="00434834" w:rsidRPr="00434834" w:rsidRDefault="00434834" w:rsidP="00434834">
            <w:pPr>
              <w:spacing w:line="259" w:lineRule="auto"/>
              <w:rPr>
                <w:sz w:val="22"/>
                <w:szCs w:val="22"/>
              </w:rPr>
            </w:pPr>
          </w:p>
        </w:tc>
      </w:tr>
      <w:tr w:rsidR="00434834" w14:paraId="3254CE7B" w14:textId="77777777" w:rsidTr="00434834">
        <w:tc>
          <w:tcPr>
            <w:tcW w:w="2444" w:type="dxa"/>
            <w:shd w:val="clear" w:color="auto" w:fill="BFBFBF" w:themeFill="background1" w:themeFillShade="BF"/>
            <w:vAlign w:val="center"/>
          </w:tcPr>
          <w:p w14:paraId="0485BCFF" w14:textId="56BF2830" w:rsidR="00434834" w:rsidRPr="00434834" w:rsidRDefault="00434834" w:rsidP="00434834">
            <w:pPr>
              <w:spacing w:line="259" w:lineRule="auto"/>
              <w:jc w:val="center"/>
              <w:rPr>
                <w:sz w:val="22"/>
                <w:szCs w:val="22"/>
              </w:rPr>
            </w:pPr>
            <w:r w:rsidRPr="7C324E05">
              <w:rPr>
                <w:sz w:val="22"/>
                <w:szCs w:val="22"/>
              </w:rPr>
              <w:t>Total</w:t>
            </w:r>
          </w:p>
        </w:tc>
        <w:tc>
          <w:tcPr>
            <w:tcW w:w="3363" w:type="dxa"/>
            <w:shd w:val="clear" w:color="auto" w:fill="BFBFBF" w:themeFill="background1" w:themeFillShade="BF"/>
          </w:tcPr>
          <w:p w14:paraId="19B028EE" w14:textId="77777777" w:rsidR="00434834" w:rsidRPr="00434834" w:rsidRDefault="00434834" w:rsidP="00434834">
            <w:pPr>
              <w:spacing w:line="259" w:lineRule="auto"/>
              <w:rPr>
                <w:sz w:val="22"/>
                <w:szCs w:val="22"/>
              </w:rPr>
            </w:pPr>
          </w:p>
        </w:tc>
        <w:tc>
          <w:tcPr>
            <w:tcW w:w="1274" w:type="dxa"/>
            <w:shd w:val="clear" w:color="auto" w:fill="BFBFBF" w:themeFill="background1" w:themeFillShade="BF"/>
          </w:tcPr>
          <w:p w14:paraId="161EDEF9" w14:textId="756A6330" w:rsidR="00434834" w:rsidRPr="00434834" w:rsidRDefault="00434834" w:rsidP="00434834">
            <w:pPr>
              <w:spacing w:line="259" w:lineRule="auto"/>
              <w:rPr>
                <w:sz w:val="22"/>
                <w:szCs w:val="22"/>
              </w:rPr>
            </w:pPr>
            <w:r w:rsidRPr="7C324E05">
              <w:rPr>
                <w:sz w:val="22"/>
                <w:szCs w:val="22"/>
              </w:rPr>
              <w:t>23.02</w:t>
            </w:r>
          </w:p>
        </w:tc>
        <w:tc>
          <w:tcPr>
            <w:tcW w:w="1938" w:type="dxa"/>
            <w:shd w:val="clear" w:color="auto" w:fill="BFBFBF" w:themeFill="background1" w:themeFillShade="BF"/>
          </w:tcPr>
          <w:p w14:paraId="395CA5E3" w14:textId="5D220E17" w:rsidR="00434834" w:rsidRPr="00434834" w:rsidRDefault="00434834" w:rsidP="00434834">
            <w:pPr>
              <w:spacing w:line="259" w:lineRule="auto"/>
              <w:rPr>
                <w:sz w:val="22"/>
                <w:szCs w:val="22"/>
              </w:rPr>
            </w:pPr>
            <w:r w:rsidRPr="7C324E05">
              <w:rPr>
                <w:sz w:val="22"/>
                <w:szCs w:val="22"/>
              </w:rPr>
              <w:t>20% (£</w:t>
            </w:r>
            <w:r w:rsidR="2D194D61" w:rsidRPr="7C324E05">
              <w:rPr>
                <w:sz w:val="22"/>
                <w:szCs w:val="22"/>
              </w:rPr>
              <w:t>5</w:t>
            </w:r>
            <w:r w:rsidRPr="7C324E05">
              <w:rPr>
                <w:sz w:val="22"/>
                <w:szCs w:val="22"/>
              </w:rPr>
              <w:t>)</w:t>
            </w:r>
          </w:p>
        </w:tc>
      </w:tr>
      <w:tr w:rsidR="00434834" w14:paraId="72EBEF89" w14:textId="77777777" w:rsidTr="00434834">
        <w:tc>
          <w:tcPr>
            <w:tcW w:w="2444" w:type="dxa"/>
            <w:tcBorders>
              <w:left w:val="nil"/>
              <w:bottom w:val="nil"/>
            </w:tcBorders>
          </w:tcPr>
          <w:p w14:paraId="47FD4747" w14:textId="77777777" w:rsidR="00434834" w:rsidRPr="00434834" w:rsidRDefault="00434834" w:rsidP="00434834">
            <w:pPr>
              <w:spacing w:line="259" w:lineRule="auto"/>
              <w:rPr>
                <w:sz w:val="22"/>
                <w:szCs w:val="22"/>
              </w:rPr>
            </w:pPr>
          </w:p>
        </w:tc>
        <w:tc>
          <w:tcPr>
            <w:tcW w:w="3363" w:type="dxa"/>
            <w:vAlign w:val="center"/>
          </w:tcPr>
          <w:p w14:paraId="5AA445EF" w14:textId="14A46F50" w:rsidR="00434834" w:rsidRPr="00434834" w:rsidRDefault="00434834" w:rsidP="00434834">
            <w:pPr>
              <w:spacing w:line="259" w:lineRule="auto"/>
              <w:jc w:val="center"/>
              <w:rPr>
                <w:b/>
                <w:sz w:val="22"/>
                <w:szCs w:val="22"/>
              </w:rPr>
            </w:pPr>
            <w:r w:rsidRPr="7C324E05">
              <w:rPr>
                <w:b/>
                <w:sz w:val="22"/>
                <w:szCs w:val="22"/>
              </w:rPr>
              <w:t>Total</w:t>
            </w:r>
          </w:p>
        </w:tc>
        <w:tc>
          <w:tcPr>
            <w:tcW w:w="1274" w:type="dxa"/>
          </w:tcPr>
          <w:p w14:paraId="6B1BC52D" w14:textId="57A2B05C" w:rsidR="00434834" w:rsidRPr="00434834" w:rsidRDefault="00434834" w:rsidP="00434834">
            <w:pPr>
              <w:spacing w:line="259" w:lineRule="auto"/>
              <w:rPr>
                <w:sz w:val="22"/>
                <w:szCs w:val="22"/>
              </w:rPr>
            </w:pPr>
            <w:r w:rsidRPr="7C324E05">
              <w:rPr>
                <w:sz w:val="22"/>
                <w:szCs w:val="22"/>
              </w:rPr>
              <w:t>33</w:t>
            </w:r>
            <w:r w:rsidR="002D1EFF">
              <w:rPr>
                <w:sz w:val="22"/>
                <w:szCs w:val="22"/>
              </w:rPr>
              <w:t>5</w:t>
            </w:r>
          </w:p>
        </w:tc>
        <w:tc>
          <w:tcPr>
            <w:tcW w:w="1938" w:type="dxa"/>
          </w:tcPr>
          <w:p w14:paraId="23684A02" w14:textId="2C171C6E" w:rsidR="00434834" w:rsidRPr="00434834" w:rsidRDefault="00434834" w:rsidP="00434834">
            <w:pPr>
              <w:spacing w:line="259" w:lineRule="auto"/>
              <w:rPr>
                <w:sz w:val="22"/>
                <w:szCs w:val="22"/>
              </w:rPr>
            </w:pPr>
            <w:r w:rsidRPr="7C324E05">
              <w:rPr>
                <w:sz w:val="22"/>
                <w:szCs w:val="22"/>
              </w:rPr>
              <w:t>37</w:t>
            </w:r>
            <w:r w:rsidR="002D1EFF">
              <w:rPr>
                <w:sz w:val="22"/>
                <w:szCs w:val="22"/>
              </w:rPr>
              <w:t>5</w:t>
            </w:r>
          </w:p>
        </w:tc>
      </w:tr>
    </w:tbl>
    <w:p w14:paraId="1919D8AE" w14:textId="77777777" w:rsidR="00434834" w:rsidRDefault="00434834" w:rsidP="38E32067">
      <w:pPr>
        <w:spacing w:line="259" w:lineRule="auto"/>
      </w:pPr>
    </w:p>
    <w:p w14:paraId="56166EB7" w14:textId="15DEA41B" w:rsidR="001864C2" w:rsidRDefault="4CACD034" w:rsidP="38E32067">
      <w:pPr>
        <w:pStyle w:val="Heading2"/>
        <w:ind w:left="0"/>
      </w:pPr>
      <w:bookmarkStart w:id="8" w:name="_Toc223975947"/>
      <w:r>
        <w:t xml:space="preserve">2.4 </w:t>
      </w:r>
      <w:r w:rsidR="002C2718">
        <w:t>Project Risks &amp; Mitigations</w:t>
      </w:r>
      <w:bookmarkEnd w:id="8"/>
    </w:p>
    <w:p w14:paraId="22E6BAE9" w14:textId="6A4BBA52" w:rsidR="6819B977" w:rsidRPr="00EC21E7" w:rsidRDefault="10B0EDEB">
      <w:pPr>
        <w:rPr>
          <w:sz w:val="22"/>
          <w:szCs w:val="22"/>
        </w:rPr>
      </w:pPr>
      <w:r w:rsidRPr="7C324E05">
        <w:rPr>
          <w:sz w:val="22"/>
          <w:szCs w:val="22"/>
        </w:rPr>
        <w:t xml:space="preserve">The main risks associated with this project have been identified and </w:t>
      </w:r>
      <w:r w:rsidR="00EC21E7" w:rsidRPr="7C324E05">
        <w:rPr>
          <w:sz w:val="22"/>
          <w:szCs w:val="22"/>
        </w:rPr>
        <w:t>categorised</w:t>
      </w:r>
      <w:r w:rsidRPr="7C324E05">
        <w:rPr>
          <w:sz w:val="22"/>
          <w:szCs w:val="22"/>
        </w:rPr>
        <w:t xml:space="preserve"> into safety and programmatic risks. The risk level and mitigation method</w:t>
      </w:r>
      <w:r w:rsidR="00EC21E7" w:rsidRPr="7C324E05">
        <w:rPr>
          <w:sz w:val="22"/>
          <w:szCs w:val="22"/>
        </w:rPr>
        <w:t>s</w:t>
      </w:r>
      <w:r w:rsidRPr="7C324E05">
        <w:rPr>
          <w:sz w:val="22"/>
          <w:szCs w:val="22"/>
        </w:rPr>
        <w:t xml:space="preserve"> have also been identified</w:t>
      </w:r>
      <w:r w:rsidR="00EC21E7" w:rsidRPr="7C324E05">
        <w:rPr>
          <w:sz w:val="22"/>
          <w:szCs w:val="22"/>
        </w:rPr>
        <w:t xml:space="preserve"> and a revised score based on these mitigation methods was given.</w:t>
      </w:r>
    </w:p>
    <w:p w14:paraId="3CDEB051" w14:textId="57D452E2" w:rsidR="4DAE95BA" w:rsidRPr="002D1EFF" w:rsidRDefault="10B0EDEB" w:rsidP="00EC21E7">
      <w:pPr>
        <w:keepNext/>
        <w:keepLines/>
        <w:jc w:val="center"/>
        <w:rPr>
          <w:b/>
          <w:color w:val="000000" w:themeColor="text1"/>
          <w:sz w:val="22"/>
          <w:szCs w:val="22"/>
        </w:rPr>
      </w:pPr>
      <w:r w:rsidRPr="002D1EFF">
        <w:rPr>
          <w:b/>
          <w:color w:val="000000" w:themeColor="text1"/>
          <w:sz w:val="22"/>
          <w:szCs w:val="22"/>
        </w:rPr>
        <w:t xml:space="preserve">Table </w:t>
      </w:r>
      <w:r w:rsidR="00EC21E7" w:rsidRPr="002D1EFF">
        <w:rPr>
          <w:b/>
          <w:color w:val="000000" w:themeColor="text1"/>
          <w:sz w:val="22"/>
          <w:szCs w:val="22"/>
        </w:rPr>
        <w:t>3</w:t>
      </w:r>
      <w:r w:rsidRPr="002D1EFF">
        <w:rPr>
          <w:b/>
          <w:color w:val="000000" w:themeColor="text1"/>
          <w:sz w:val="22"/>
          <w:szCs w:val="22"/>
        </w:rPr>
        <w:t>:</w:t>
      </w:r>
      <w:r w:rsidR="4DAE95BA" w:rsidRPr="002D1EFF">
        <w:rPr>
          <w:b/>
          <w:color w:val="000000" w:themeColor="text1"/>
          <w:sz w:val="22"/>
          <w:szCs w:val="22"/>
        </w:rPr>
        <w:t xml:space="preserve"> Safety Risks</w:t>
      </w:r>
      <w:r w:rsidR="1A6C4EAF" w:rsidRPr="002D1EFF">
        <w:rPr>
          <w:b/>
          <w:color w:val="000000" w:themeColor="text1"/>
          <w:sz w:val="22"/>
          <w:szCs w:val="22"/>
        </w:rPr>
        <w:t xml:space="preserve"> and Mitigations</w:t>
      </w:r>
    </w:p>
    <w:tbl>
      <w:tblPr>
        <w:tblW w:w="10765" w:type="dxa"/>
        <w:jc w:val="center"/>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85"/>
        <w:gridCol w:w="1208"/>
        <w:gridCol w:w="1985"/>
        <w:gridCol w:w="1276"/>
        <w:gridCol w:w="850"/>
        <w:gridCol w:w="992"/>
        <w:gridCol w:w="823"/>
        <w:gridCol w:w="1871"/>
        <w:gridCol w:w="1275"/>
      </w:tblGrid>
      <w:tr w:rsidR="00EC21E7" w:rsidRPr="00EC21E7" w14:paraId="1C1A61CF" w14:textId="77777777" w:rsidTr="002D1EFF">
        <w:trPr>
          <w:trHeight w:val="360"/>
          <w:jc w:val="center"/>
        </w:trPr>
        <w:tc>
          <w:tcPr>
            <w:tcW w:w="485" w:type="dxa"/>
            <w:tcBorders>
              <w:top w:val="single" w:sz="6" w:space="0" w:color="auto"/>
              <w:left w:val="single" w:sz="6" w:space="0" w:color="auto"/>
              <w:bottom w:val="single" w:sz="6" w:space="0" w:color="auto"/>
              <w:right w:val="single" w:sz="6" w:space="0" w:color="auto"/>
            </w:tcBorders>
            <w:shd w:val="clear" w:color="auto" w:fill="ADADAD"/>
            <w:tcMar>
              <w:top w:w="15" w:type="dxa"/>
              <w:left w:w="15" w:type="dxa"/>
              <w:right w:w="15" w:type="dxa"/>
            </w:tcMar>
            <w:vAlign w:val="center"/>
          </w:tcPr>
          <w:p w14:paraId="300BDA27" w14:textId="713231A6" w:rsidR="2DE80127" w:rsidRPr="00EC21E7" w:rsidRDefault="2DE80127" w:rsidP="00EC21E7">
            <w:pPr>
              <w:spacing w:after="0"/>
              <w:jc w:val="center"/>
              <w:rPr>
                <w:color w:val="000000" w:themeColor="text1"/>
                <w:sz w:val="18"/>
                <w:szCs w:val="18"/>
              </w:rPr>
            </w:pPr>
            <w:r w:rsidRPr="7C324E05">
              <w:rPr>
                <w:b/>
                <w:color w:val="000000" w:themeColor="text1"/>
                <w:sz w:val="18"/>
                <w:szCs w:val="18"/>
              </w:rPr>
              <w:t>Risk ID</w:t>
            </w:r>
          </w:p>
        </w:tc>
        <w:tc>
          <w:tcPr>
            <w:tcW w:w="1208" w:type="dxa"/>
            <w:tcBorders>
              <w:top w:val="single" w:sz="6" w:space="0" w:color="auto"/>
              <w:left w:val="single" w:sz="6" w:space="0" w:color="auto"/>
              <w:bottom w:val="single" w:sz="6" w:space="0" w:color="auto"/>
              <w:right w:val="single" w:sz="6" w:space="0" w:color="auto"/>
            </w:tcBorders>
            <w:shd w:val="clear" w:color="auto" w:fill="ADADAD"/>
            <w:tcMar>
              <w:top w:w="15" w:type="dxa"/>
              <w:left w:w="15" w:type="dxa"/>
              <w:right w:w="15" w:type="dxa"/>
            </w:tcMar>
            <w:vAlign w:val="center"/>
          </w:tcPr>
          <w:p w14:paraId="7B29E76C" w14:textId="03F8C619" w:rsidR="2DE80127" w:rsidRPr="00EC21E7" w:rsidRDefault="2DE80127" w:rsidP="00EC21E7">
            <w:pPr>
              <w:spacing w:after="0"/>
              <w:jc w:val="center"/>
              <w:rPr>
                <w:color w:val="000000" w:themeColor="text1"/>
                <w:sz w:val="18"/>
                <w:szCs w:val="18"/>
              </w:rPr>
            </w:pPr>
            <w:r w:rsidRPr="7C324E05">
              <w:rPr>
                <w:b/>
                <w:color w:val="000000" w:themeColor="text1"/>
                <w:sz w:val="18"/>
                <w:szCs w:val="18"/>
              </w:rPr>
              <w:t>Category</w:t>
            </w:r>
          </w:p>
        </w:tc>
        <w:tc>
          <w:tcPr>
            <w:tcW w:w="1985" w:type="dxa"/>
            <w:tcBorders>
              <w:top w:val="single" w:sz="6" w:space="0" w:color="auto"/>
              <w:left w:val="single" w:sz="6" w:space="0" w:color="auto"/>
              <w:bottom w:val="single" w:sz="6" w:space="0" w:color="auto"/>
              <w:right w:val="single" w:sz="6" w:space="0" w:color="auto"/>
            </w:tcBorders>
            <w:shd w:val="clear" w:color="auto" w:fill="ADADAD"/>
            <w:tcMar>
              <w:top w:w="15" w:type="dxa"/>
              <w:left w:w="15" w:type="dxa"/>
              <w:right w:w="15" w:type="dxa"/>
            </w:tcMar>
            <w:vAlign w:val="center"/>
          </w:tcPr>
          <w:p w14:paraId="4C677B5C" w14:textId="104FF11D" w:rsidR="2DE80127" w:rsidRPr="00EC21E7" w:rsidRDefault="2DE80127" w:rsidP="00EC21E7">
            <w:pPr>
              <w:spacing w:after="0"/>
              <w:jc w:val="center"/>
              <w:rPr>
                <w:color w:val="000000" w:themeColor="text1"/>
                <w:sz w:val="18"/>
                <w:szCs w:val="18"/>
              </w:rPr>
            </w:pPr>
            <w:r w:rsidRPr="7C324E05">
              <w:rPr>
                <w:b/>
                <w:color w:val="000000" w:themeColor="text1"/>
                <w:sz w:val="18"/>
                <w:szCs w:val="18"/>
              </w:rPr>
              <w:t>Description</w:t>
            </w:r>
          </w:p>
        </w:tc>
        <w:tc>
          <w:tcPr>
            <w:tcW w:w="1276" w:type="dxa"/>
            <w:tcBorders>
              <w:top w:val="single" w:sz="6" w:space="0" w:color="auto"/>
              <w:left w:val="single" w:sz="6" w:space="0" w:color="auto"/>
              <w:bottom w:val="single" w:sz="6" w:space="0" w:color="auto"/>
              <w:right w:val="single" w:sz="6" w:space="0" w:color="auto"/>
            </w:tcBorders>
            <w:shd w:val="clear" w:color="auto" w:fill="ADADAD"/>
            <w:tcMar>
              <w:top w:w="15" w:type="dxa"/>
              <w:left w:w="15" w:type="dxa"/>
              <w:right w:w="15" w:type="dxa"/>
            </w:tcMar>
            <w:vAlign w:val="center"/>
          </w:tcPr>
          <w:p w14:paraId="236F27B8" w14:textId="6FAD0035" w:rsidR="2DE80127" w:rsidRPr="00EC21E7" w:rsidRDefault="2DE80127" w:rsidP="00EC21E7">
            <w:pPr>
              <w:spacing w:after="0"/>
              <w:jc w:val="center"/>
              <w:rPr>
                <w:color w:val="000000" w:themeColor="text1"/>
                <w:sz w:val="18"/>
                <w:szCs w:val="18"/>
              </w:rPr>
            </w:pPr>
            <w:r w:rsidRPr="7C324E05">
              <w:rPr>
                <w:b/>
                <w:color w:val="000000" w:themeColor="text1"/>
                <w:sz w:val="18"/>
                <w:szCs w:val="18"/>
              </w:rPr>
              <w:t>Effects</w:t>
            </w:r>
          </w:p>
        </w:tc>
        <w:tc>
          <w:tcPr>
            <w:tcW w:w="850" w:type="dxa"/>
            <w:tcBorders>
              <w:top w:val="single" w:sz="6" w:space="0" w:color="auto"/>
              <w:left w:val="single" w:sz="6" w:space="0" w:color="auto"/>
              <w:bottom w:val="single" w:sz="6" w:space="0" w:color="auto"/>
              <w:right w:val="single" w:sz="6" w:space="0" w:color="auto"/>
            </w:tcBorders>
            <w:shd w:val="clear" w:color="auto" w:fill="ADADAD"/>
            <w:tcMar>
              <w:top w:w="15" w:type="dxa"/>
              <w:left w:w="15" w:type="dxa"/>
              <w:right w:w="15" w:type="dxa"/>
            </w:tcMar>
            <w:vAlign w:val="center"/>
          </w:tcPr>
          <w:p w14:paraId="6E05CDA8" w14:textId="25BC9440" w:rsidR="2DE80127" w:rsidRPr="00EC21E7" w:rsidRDefault="2DE80127" w:rsidP="00EC21E7">
            <w:pPr>
              <w:spacing w:after="0"/>
              <w:jc w:val="center"/>
              <w:rPr>
                <w:color w:val="000000" w:themeColor="text1"/>
                <w:sz w:val="18"/>
                <w:szCs w:val="18"/>
              </w:rPr>
            </w:pPr>
            <w:r w:rsidRPr="7C324E05">
              <w:rPr>
                <w:b/>
                <w:color w:val="000000" w:themeColor="text1"/>
                <w:sz w:val="18"/>
                <w:szCs w:val="18"/>
              </w:rPr>
              <w:t>Severit</w:t>
            </w:r>
            <w:r w:rsidR="00EC21E7" w:rsidRPr="7C324E05">
              <w:rPr>
                <w:b/>
                <w:color w:val="000000" w:themeColor="text1"/>
                <w:sz w:val="18"/>
                <w:szCs w:val="18"/>
              </w:rPr>
              <w:t>y</w:t>
            </w:r>
          </w:p>
        </w:tc>
        <w:tc>
          <w:tcPr>
            <w:tcW w:w="992" w:type="dxa"/>
            <w:tcBorders>
              <w:top w:val="single" w:sz="6" w:space="0" w:color="auto"/>
              <w:left w:val="single" w:sz="6" w:space="0" w:color="auto"/>
              <w:bottom w:val="single" w:sz="6" w:space="0" w:color="auto"/>
              <w:right w:val="single" w:sz="6" w:space="0" w:color="auto"/>
            </w:tcBorders>
            <w:shd w:val="clear" w:color="auto" w:fill="ADADAD"/>
            <w:tcMar>
              <w:top w:w="15" w:type="dxa"/>
              <w:left w:w="15" w:type="dxa"/>
              <w:right w:w="15" w:type="dxa"/>
            </w:tcMar>
            <w:vAlign w:val="center"/>
          </w:tcPr>
          <w:p w14:paraId="636C9732" w14:textId="07DF63C1" w:rsidR="2DE80127" w:rsidRPr="00EC21E7" w:rsidRDefault="2DE80127" w:rsidP="00EC21E7">
            <w:pPr>
              <w:spacing w:after="0"/>
              <w:jc w:val="center"/>
              <w:rPr>
                <w:color w:val="000000" w:themeColor="text1"/>
                <w:sz w:val="18"/>
                <w:szCs w:val="18"/>
              </w:rPr>
            </w:pPr>
            <w:r w:rsidRPr="7C324E05">
              <w:rPr>
                <w:b/>
                <w:color w:val="000000" w:themeColor="text1"/>
                <w:sz w:val="18"/>
                <w:szCs w:val="18"/>
              </w:rPr>
              <w:t>Likelihood</w:t>
            </w:r>
          </w:p>
        </w:tc>
        <w:tc>
          <w:tcPr>
            <w:tcW w:w="823" w:type="dxa"/>
            <w:tcBorders>
              <w:top w:val="single" w:sz="6" w:space="0" w:color="auto"/>
              <w:left w:val="single" w:sz="6" w:space="0" w:color="auto"/>
              <w:bottom w:val="single" w:sz="6" w:space="0" w:color="auto"/>
              <w:right w:val="single" w:sz="6" w:space="0" w:color="auto"/>
            </w:tcBorders>
            <w:shd w:val="clear" w:color="auto" w:fill="ADADAD"/>
            <w:tcMar>
              <w:top w:w="15" w:type="dxa"/>
              <w:left w:w="15" w:type="dxa"/>
              <w:right w:w="15" w:type="dxa"/>
            </w:tcMar>
            <w:vAlign w:val="center"/>
          </w:tcPr>
          <w:p w14:paraId="7F3A4CDD" w14:textId="1113E184" w:rsidR="2DE80127" w:rsidRPr="00EC21E7" w:rsidRDefault="2DE80127" w:rsidP="00EC21E7">
            <w:pPr>
              <w:spacing w:after="0"/>
              <w:jc w:val="center"/>
              <w:rPr>
                <w:color w:val="000000" w:themeColor="text1"/>
                <w:sz w:val="18"/>
                <w:szCs w:val="18"/>
              </w:rPr>
            </w:pPr>
            <w:r w:rsidRPr="7C324E05">
              <w:rPr>
                <w:b/>
                <w:color w:val="000000" w:themeColor="text1"/>
                <w:sz w:val="18"/>
                <w:szCs w:val="18"/>
              </w:rPr>
              <w:t>Risk</w:t>
            </w:r>
            <w:r w:rsidR="00EC21E7" w:rsidRPr="7C324E05">
              <w:rPr>
                <w:b/>
                <w:color w:val="000000" w:themeColor="text1"/>
                <w:sz w:val="18"/>
                <w:szCs w:val="18"/>
              </w:rPr>
              <w:t xml:space="preserve"> </w:t>
            </w:r>
            <w:r w:rsidRPr="7C324E05">
              <w:rPr>
                <w:b/>
                <w:color w:val="000000" w:themeColor="text1"/>
                <w:sz w:val="18"/>
                <w:szCs w:val="18"/>
              </w:rPr>
              <w:t>(1-25)</w:t>
            </w:r>
          </w:p>
        </w:tc>
        <w:tc>
          <w:tcPr>
            <w:tcW w:w="1871" w:type="dxa"/>
            <w:tcBorders>
              <w:top w:val="single" w:sz="6" w:space="0" w:color="auto"/>
              <w:left w:val="single" w:sz="6" w:space="0" w:color="auto"/>
              <w:bottom w:val="single" w:sz="6" w:space="0" w:color="auto"/>
              <w:right w:val="single" w:sz="4" w:space="0" w:color="000000" w:themeColor="text1"/>
            </w:tcBorders>
            <w:shd w:val="clear" w:color="auto" w:fill="ADADAD"/>
            <w:tcMar>
              <w:top w:w="15" w:type="dxa"/>
              <w:left w:w="15" w:type="dxa"/>
              <w:right w:w="15" w:type="dxa"/>
            </w:tcMar>
            <w:vAlign w:val="center"/>
          </w:tcPr>
          <w:p w14:paraId="3C6DEE93" w14:textId="7A358B48" w:rsidR="2DE80127" w:rsidRPr="00EC21E7" w:rsidRDefault="2DE80127" w:rsidP="00EC21E7">
            <w:pPr>
              <w:spacing w:after="0"/>
              <w:jc w:val="center"/>
              <w:rPr>
                <w:color w:val="000000" w:themeColor="text1"/>
                <w:sz w:val="18"/>
                <w:szCs w:val="18"/>
              </w:rPr>
            </w:pPr>
            <w:r w:rsidRPr="7C324E05">
              <w:rPr>
                <w:b/>
                <w:color w:val="000000" w:themeColor="text1"/>
                <w:sz w:val="18"/>
                <w:szCs w:val="18"/>
              </w:rPr>
              <w:t>Mitigation Action</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DADAD"/>
            <w:tcMar>
              <w:top w:w="15" w:type="dxa"/>
              <w:left w:w="15" w:type="dxa"/>
              <w:right w:w="15" w:type="dxa"/>
            </w:tcMar>
            <w:vAlign w:val="center"/>
          </w:tcPr>
          <w:p w14:paraId="5EAB9C36" w14:textId="6E0B9DFE" w:rsidR="2DE80127" w:rsidRPr="00EC21E7" w:rsidRDefault="00EC21E7" w:rsidP="00EC21E7">
            <w:pPr>
              <w:spacing w:after="0"/>
              <w:jc w:val="center"/>
              <w:rPr>
                <w:color w:val="000000" w:themeColor="text1"/>
                <w:sz w:val="18"/>
                <w:szCs w:val="18"/>
              </w:rPr>
            </w:pPr>
            <w:r w:rsidRPr="7C324E05">
              <w:rPr>
                <w:b/>
                <w:color w:val="000000" w:themeColor="text1"/>
                <w:sz w:val="18"/>
                <w:szCs w:val="18"/>
              </w:rPr>
              <w:t>Revised Score (1 – 25)</w:t>
            </w:r>
          </w:p>
        </w:tc>
      </w:tr>
      <w:tr w:rsidR="00EC21E7" w:rsidRPr="00EC21E7" w14:paraId="33A85390" w14:textId="77777777" w:rsidTr="002D1EFF">
        <w:trPr>
          <w:trHeight w:val="615"/>
          <w:jc w:val="center"/>
        </w:trPr>
        <w:tc>
          <w:tcPr>
            <w:tcW w:w="48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FC4507D" w14:textId="425DA90A" w:rsidR="2DE80127" w:rsidRPr="00EC21E7" w:rsidRDefault="2DE80127" w:rsidP="00EC21E7">
            <w:pPr>
              <w:spacing w:after="0"/>
              <w:jc w:val="center"/>
              <w:rPr>
                <w:color w:val="000000" w:themeColor="text1"/>
                <w:sz w:val="18"/>
                <w:szCs w:val="18"/>
              </w:rPr>
            </w:pPr>
            <w:r w:rsidRPr="7C324E05">
              <w:rPr>
                <w:color w:val="000000" w:themeColor="text1"/>
                <w:sz w:val="18"/>
                <w:szCs w:val="18"/>
              </w:rPr>
              <w:t>1</w:t>
            </w:r>
          </w:p>
        </w:tc>
        <w:tc>
          <w:tcPr>
            <w:tcW w:w="1208"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4D3C027" w14:textId="0EE400A8" w:rsidR="2DE80127" w:rsidRPr="00EC21E7" w:rsidRDefault="2DE80127" w:rsidP="00EC21E7">
            <w:pPr>
              <w:spacing w:after="0"/>
              <w:jc w:val="center"/>
              <w:rPr>
                <w:color w:val="000000" w:themeColor="text1"/>
                <w:sz w:val="18"/>
                <w:szCs w:val="18"/>
              </w:rPr>
            </w:pPr>
            <w:r w:rsidRPr="7C324E05">
              <w:rPr>
                <w:i/>
                <w:color w:val="000000" w:themeColor="text1"/>
                <w:sz w:val="18"/>
                <w:szCs w:val="18"/>
              </w:rPr>
              <w:t>Manual Handling</w:t>
            </w:r>
          </w:p>
        </w:tc>
        <w:tc>
          <w:tcPr>
            <w:tcW w:w="198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256A642E" w14:textId="6A50D54A" w:rsidR="2DE80127" w:rsidRPr="00EC21E7" w:rsidRDefault="2DE80127" w:rsidP="00EC21E7">
            <w:pPr>
              <w:spacing w:after="0"/>
              <w:jc w:val="center"/>
              <w:rPr>
                <w:color w:val="000000" w:themeColor="text1"/>
                <w:sz w:val="18"/>
                <w:szCs w:val="18"/>
              </w:rPr>
            </w:pPr>
            <w:r w:rsidRPr="7C324E05">
              <w:rPr>
                <w:color w:val="000000" w:themeColor="text1"/>
                <w:sz w:val="18"/>
                <w:szCs w:val="18"/>
              </w:rPr>
              <w:t>Lifting heavy parts or working in awkward positions during rover assembly</w:t>
            </w:r>
          </w:p>
        </w:tc>
        <w:tc>
          <w:tcPr>
            <w:tcW w:w="1276"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781D9566" w14:textId="5D1BEE4D" w:rsidR="2DE80127" w:rsidRPr="00EC21E7" w:rsidRDefault="2DE80127" w:rsidP="00EC21E7">
            <w:pPr>
              <w:spacing w:after="0"/>
              <w:jc w:val="center"/>
              <w:rPr>
                <w:color w:val="000000" w:themeColor="text1"/>
                <w:sz w:val="18"/>
                <w:szCs w:val="18"/>
              </w:rPr>
            </w:pPr>
            <w:r w:rsidRPr="7C324E05">
              <w:rPr>
                <w:color w:val="000000" w:themeColor="text1"/>
                <w:sz w:val="18"/>
                <w:szCs w:val="18"/>
              </w:rPr>
              <w:t>Strains, fatigue, or injury</w:t>
            </w:r>
          </w:p>
        </w:tc>
        <w:tc>
          <w:tcPr>
            <w:tcW w:w="850" w:type="dxa"/>
            <w:tcBorders>
              <w:top w:val="single" w:sz="6" w:space="0" w:color="auto"/>
              <w:left w:val="single" w:sz="6" w:space="0" w:color="auto"/>
              <w:bottom w:val="single" w:sz="6" w:space="0" w:color="auto"/>
              <w:right w:val="single" w:sz="6" w:space="0" w:color="auto"/>
            </w:tcBorders>
            <w:shd w:val="clear" w:color="auto" w:fill="FFEB84"/>
            <w:tcMar>
              <w:top w:w="15" w:type="dxa"/>
              <w:left w:w="15" w:type="dxa"/>
              <w:right w:w="15" w:type="dxa"/>
            </w:tcMar>
            <w:vAlign w:val="center"/>
          </w:tcPr>
          <w:p w14:paraId="21523536" w14:textId="45F36838"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c>
          <w:tcPr>
            <w:tcW w:w="992" w:type="dxa"/>
            <w:tcBorders>
              <w:top w:val="single" w:sz="6" w:space="0" w:color="auto"/>
              <w:left w:val="single" w:sz="6" w:space="0" w:color="auto"/>
              <w:bottom w:val="single" w:sz="6" w:space="0" w:color="auto"/>
              <w:right w:val="single" w:sz="6" w:space="0" w:color="auto"/>
            </w:tcBorders>
            <w:shd w:val="clear" w:color="auto" w:fill="7FCD6A"/>
            <w:tcMar>
              <w:top w:w="15" w:type="dxa"/>
              <w:left w:w="15" w:type="dxa"/>
              <w:right w:w="15" w:type="dxa"/>
            </w:tcMar>
            <w:vAlign w:val="center"/>
          </w:tcPr>
          <w:p w14:paraId="0B6B9FBA" w14:textId="6CD37B89" w:rsidR="2DE80127" w:rsidRPr="00EC21E7" w:rsidRDefault="2DE80127" w:rsidP="00EC21E7">
            <w:pPr>
              <w:spacing w:after="0"/>
              <w:jc w:val="center"/>
              <w:rPr>
                <w:color w:val="000000" w:themeColor="text1"/>
                <w:sz w:val="18"/>
                <w:szCs w:val="18"/>
              </w:rPr>
            </w:pPr>
            <w:r w:rsidRPr="7C324E05">
              <w:rPr>
                <w:color w:val="000000" w:themeColor="text1"/>
                <w:sz w:val="18"/>
                <w:szCs w:val="18"/>
              </w:rPr>
              <w:t>2</w:t>
            </w:r>
          </w:p>
        </w:tc>
        <w:tc>
          <w:tcPr>
            <w:tcW w:w="823" w:type="dxa"/>
            <w:tcBorders>
              <w:top w:val="single" w:sz="6" w:space="0" w:color="auto"/>
              <w:left w:val="single" w:sz="6" w:space="0" w:color="auto"/>
              <w:bottom w:val="single" w:sz="6" w:space="0" w:color="auto"/>
              <w:right w:val="single" w:sz="6" w:space="0" w:color="auto"/>
            </w:tcBorders>
            <w:shd w:val="clear" w:color="auto" w:fill="6AC865"/>
            <w:tcMar>
              <w:top w:w="15" w:type="dxa"/>
              <w:left w:w="15" w:type="dxa"/>
              <w:right w:w="15" w:type="dxa"/>
            </w:tcMar>
            <w:vAlign w:val="center"/>
          </w:tcPr>
          <w:p w14:paraId="4B34B591" w14:textId="5F569C83" w:rsidR="2DE80127" w:rsidRPr="00EC21E7" w:rsidRDefault="2DE80127" w:rsidP="00EC21E7">
            <w:pPr>
              <w:spacing w:after="0"/>
              <w:jc w:val="center"/>
              <w:rPr>
                <w:color w:val="000000" w:themeColor="text1"/>
                <w:sz w:val="18"/>
                <w:szCs w:val="18"/>
              </w:rPr>
            </w:pPr>
            <w:r w:rsidRPr="7C324E05">
              <w:rPr>
                <w:color w:val="000000" w:themeColor="text1"/>
                <w:sz w:val="18"/>
                <w:szCs w:val="18"/>
              </w:rPr>
              <w:t>6</w:t>
            </w:r>
          </w:p>
        </w:tc>
        <w:tc>
          <w:tcPr>
            <w:tcW w:w="1871" w:type="dxa"/>
            <w:tcBorders>
              <w:top w:val="single" w:sz="6" w:space="0" w:color="auto"/>
              <w:left w:val="single" w:sz="6" w:space="0" w:color="auto"/>
              <w:bottom w:val="single" w:sz="6" w:space="0" w:color="auto"/>
              <w:right w:val="single" w:sz="4" w:space="0" w:color="000000" w:themeColor="text1"/>
            </w:tcBorders>
            <w:tcMar>
              <w:top w:w="15" w:type="dxa"/>
              <w:left w:w="15" w:type="dxa"/>
              <w:right w:w="15" w:type="dxa"/>
            </w:tcMar>
            <w:vAlign w:val="center"/>
          </w:tcPr>
          <w:p w14:paraId="31CC023B" w14:textId="6B8ABC51" w:rsidR="2DE80127" w:rsidRPr="00EC21E7" w:rsidRDefault="2DE80127" w:rsidP="00EC21E7">
            <w:pPr>
              <w:spacing w:after="0"/>
              <w:jc w:val="center"/>
              <w:rPr>
                <w:color w:val="000000" w:themeColor="text1"/>
                <w:sz w:val="18"/>
                <w:szCs w:val="18"/>
              </w:rPr>
            </w:pPr>
            <w:r w:rsidRPr="7C324E05">
              <w:rPr>
                <w:color w:val="000000" w:themeColor="text1"/>
                <w:sz w:val="18"/>
                <w:szCs w:val="18"/>
              </w:rPr>
              <w:t>Use lifting aids; PPE for support; training in handling; take frequent breaks</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B454"/>
            <w:tcMar>
              <w:top w:w="15" w:type="dxa"/>
              <w:left w:w="15" w:type="dxa"/>
              <w:right w:w="15" w:type="dxa"/>
            </w:tcMar>
            <w:vAlign w:val="center"/>
          </w:tcPr>
          <w:p w14:paraId="556CF046" w14:textId="71497B28" w:rsidR="2DE80127" w:rsidRPr="00EC21E7" w:rsidRDefault="2DE80127" w:rsidP="00EC21E7">
            <w:pPr>
              <w:spacing w:after="0"/>
              <w:jc w:val="center"/>
              <w:rPr>
                <w:color w:val="000000" w:themeColor="text1"/>
                <w:sz w:val="18"/>
                <w:szCs w:val="18"/>
              </w:rPr>
            </w:pPr>
            <w:r w:rsidRPr="7C324E05">
              <w:rPr>
                <w:color w:val="000000" w:themeColor="text1"/>
                <w:sz w:val="18"/>
                <w:szCs w:val="18"/>
              </w:rPr>
              <w:t>2</w:t>
            </w:r>
          </w:p>
        </w:tc>
      </w:tr>
      <w:tr w:rsidR="00EC21E7" w:rsidRPr="00EC21E7" w14:paraId="619AB78C" w14:textId="77777777" w:rsidTr="002D1EFF">
        <w:trPr>
          <w:trHeight w:val="615"/>
          <w:jc w:val="center"/>
        </w:trPr>
        <w:tc>
          <w:tcPr>
            <w:tcW w:w="48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5F93C402" w14:textId="124EE4AE" w:rsidR="2DE80127" w:rsidRPr="00EC21E7" w:rsidRDefault="2DE80127" w:rsidP="00EC21E7">
            <w:pPr>
              <w:spacing w:after="0"/>
              <w:jc w:val="center"/>
              <w:rPr>
                <w:color w:val="000000" w:themeColor="text1"/>
                <w:sz w:val="18"/>
                <w:szCs w:val="18"/>
              </w:rPr>
            </w:pPr>
            <w:r w:rsidRPr="7C324E05">
              <w:rPr>
                <w:color w:val="000000" w:themeColor="text1"/>
                <w:sz w:val="18"/>
                <w:szCs w:val="18"/>
              </w:rPr>
              <w:t>2</w:t>
            </w:r>
          </w:p>
        </w:tc>
        <w:tc>
          <w:tcPr>
            <w:tcW w:w="1208"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5404F0C2" w14:textId="3C4BA21A" w:rsidR="2DE80127" w:rsidRPr="00EC21E7" w:rsidRDefault="2DE80127" w:rsidP="00EC21E7">
            <w:pPr>
              <w:spacing w:after="0"/>
              <w:jc w:val="center"/>
              <w:rPr>
                <w:color w:val="000000" w:themeColor="text1"/>
                <w:sz w:val="18"/>
                <w:szCs w:val="18"/>
              </w:rPr>
            </w:pPr>
            <w:r w:rsidRPr="7C324E05">
              <w:rPr>
                <w:i/>
                <w:color w:val="000000" w:themeColor="text1"/>
                <w:sz w:val="18"/>
                <w:szCs w:val="18"/>
              </w:rPr>
              <w:t>Machinery/Tools</w:t>
            </w:r>
          </w:p>
        </w:tc>
        <w:tc>
          <w:tcPr>
            <w:tcW w:w="198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708FBD15" w14:textId="1595E885" w:rsidR="2DE80127" w:rsidRPr="00EC21E7" w:rsidRDefault="2DE80127" w:rsidP="00EC21E7">
            <w:pPr>
              <w:spacing w:after="0"/>
              <w:jc w:val="center"/>
              <w:rPr>
                <w:color w:val="000000" w:themeColor="text1"/>
                <w:sz w:val="18"/>
                <w:szCs w:val="18"/>
              </w:rPr>
            </w:pPr>
            <w:r w:rsidRPr="7C324E05">
              <w:rPr>
                <w:color w:val="000000" w:themeColor="text1"/>
                <w:sz w:val="18"/>
                <w:szCs w:val="18"/>
              </w:rPr>
              <w:t>Injuries from power tools or moving rover parts (during testing or build)</w:t>
            </w:r>
          </w:p>
        </w:tc>
        <w:tc>
          <w:tcPr>
            <w:tcW w:w="1276"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C75CD04" w14:textId="3453EA1B" w:rsidR="2DE80127" w:rsidRPr="00EC21E7" w:rsidRDefault="2DE80127" w:rsidP="00EC21E7">
            <w:pPr>
              <w:spacing w:after="0"/>
              <w:jc w:val="center"/>
              <w:rPr>
                <w:color w:val="000000" w:themeColor="text1"/>
                <w:sz w:val="18"/>
                <w:szCs w:val="18"/>
              </w:rPr>
            </w:pPr>
            <w:r w:rsidRPr="7C324E05">
              <w:rPr>
                <w:color w:val="000000" w:themeColor="text1"/>
                <w:sz w:val="18"/>
                <w:szCs w:val="18"/>
              </w:rPr>
              <w:t>Cuts, pinches, or serious injury</w:t>
            </w:r>
          </w:p>
        </w:tc>
        <w:tc>
          <w:tcPr>
            <w:tcW w:w="850" w:type="dxa"/>
            <w:tcBorders>
              <w:top w:val="single" w:sz="6" w:space="0" w:color="auto"/>
              <w:left w:val="single" w:sz="6" w:space="0" w:color="auto"/>
              <w:bottom w:val="single" w:sz="6" w:space="0" w:color="auto"/>
              <w:right w:val="single" w:sz="6" w:space="0" w:color="auto"/>
            </w:tcBorders>
            <w:shd w:val="clear" w:color="auto" w:fill="FFEB84"/>
            <w:tcMar>
              <w:top w:w="15" w:type="dxa"/>
              <w:left w:w="15" w:type="dxa"/>
              <w:right w:w="15" w:type="dxa"/>
            </w:tcMar>
            <w:vAlign w:val="center"/>
          </w:tcPr>
          <w:p w14:paraId="6106AA9A" w14:textId="3EBF6D59"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c>
          <w:tcPr>
            <w:tcW w:w="992" w:type="dxa"/>
            <w:tcBorders>
              <w:top w:val="single" w:sz="6" w:space="0" w:color="auto"/>
              <w:left w:val="single" w:sz="6" w:space="0" w:color="auto"/>
              <w:bottom w:val="single" w:sz="6" w:space="0" w:color="auto"/>
              <w:right w:val="single" w:sz="6" w:space="0" w:color="auto"/>
            </w:tcBorders>
            <w:shd w:val="clear" w:color="auto" w:fill="7FCD6A"/>
            <w:tcMar>
              <w:top w:w="15" w:type="dxa"/>
              <w:left w:w="15" w:type="dxa"/>
              <w:right w:w="15" w:type="dxa"/>
            </w:tcMar>
            <w:vAlign w:val="center"/>
          </w:tcPr>
          <w:p w14:paraId="2ADF2B38" w14:textId="07281681" w:rsidR="2DE80127" w:rsidRPr="00EC21E7" w:rsidRDefault="2DE80127" w:rsidP="00EC21E7">
            <w:pPr>
              <w:spacing w:after="0"/>
              <w:jc w:val="center"/>
              <w:rPr>
                <w:color w:val="000000" w:themeColor="text1"/>
                <w:sz w:val="18"/>
                <w:szCs w:val="18"/>
              </w:rPr>
            </w:pPr>
            <w:r w:rsidRPr="7C324E05">
              <w:rPr>
                <w:color w:val="000000" w:themeColor="text1"/>
                <w:sz w:val="18"/>
                <w:szCs w:val="18"/>
              </w:rPr>
              <w:t>2</w:t>
            </w:r>
          </w:p>
        </w:tc>
        <w:tc>
          <w:tcPr>
            <w:tcW w:w="823" w:type="dxa"/>
            <w:tcBorders>
              <w:top w:val="single" w:sz="6" w:space="0" w:color="auto"/>
              <w:left w:val="single" w:sz="6" w:space="0" w:color="auto"/>
              <w:bottom w:val="single" w:sz="6" w:space="0" w:color="auto"/>
              <w:right w:val="single" w:sz="6" w:space="0" w:color="auto"/>
            </w:tcBorders>
            <w:shd w:val="clear" w:color="auto" w:fill="6AC865"/>
            <w:tcMar>
              <w:top w:w="15" w:type="dxa"/>
              <w:left w:w="15" w:type="dxa"/>
              <w:right w:w="15" w:type="dxa"/>
            </w:tcMar>
            <w:vAlign w:val="center"/>
          </w:tcPr>
          <w:p w14:paraId="63FBD200" w14:textId="2003651C" w:rsidR="2DE80127" w:rsidRPr="00EC21E7" w:rsidRDefault="2DE80127" w:rsidP="00EC21E7">
            <w:pPr>
              <w:spacing w:after="0"/>
              <w:jc w:val="center"/>
              <w:rPr>
                <w:color w:val="000000" w:themeColor="text1"/>
                <w:sz w:val="18"/>
                <w:szCs w:val="18"/>
              </w:rPr>
            </w:pPr>
            <w:r w:rsidRPr="7C324E05">
              <w:rPr>
                <w:color w:val="000000" w:themeColor="text1"/>
                <w:sz w:val="18"/>
                <w:szCs w:val="18"/>
              </w:rPr>
              <w:t>6</w:t>
            </w:r>
          </w:p>
        </w:tc>
        <w:tc>
          <w:tcPr>
            <w:tcW w:w="1871" w:type="dxa"/>
            <w:tcBorders>
              <w:top w:val="single" w:sz="6" w:space="0" w:color="auto"/>
              <w:left w:val="single" w:sz="6" w:space="0" w:color="auto"/>
              <w:bottom w:val="single" w:sz="6" w:space="0" w:color="auto"/>
              <w:right w:val="single" w:sz="4" w:space="0" w:color="000000" w:themeColor="text1"/>
            </w:tcBorders>
            <w:tcMar>
              <w:top w:w="15" w:type="dxa"/>
              <w:left w:w="15" w:type="dxa"/>
              <w:right w:w="15" w:type="dxa"/>
            </w:tcMar>
            <w:vAlign w:val="center"/>
          </w:tcPr>
          <w:p w14:paraId="7204748F" w14:textId="1013B3E1" w:rsidR="2DE80127" w:rsidRPr="00EC21E7" w:rsidRDefault="2DE80127" w:rsidP="00EC21E7">
            <w:pPr>
              <w:spacing w:after="0"/>
              <w:jc w:val="center"/>
              <w:rPr>
                <w:color w:val="000000" w:themeColor="text1"/>
                <w:sz w:val="18"/>
                <w:szCs w:val="18"/>
              </w:rPr>
            </w:pPr>
            <w:r w:rsidRPr="7C324E05">
              <w:rPr>
                <w:color w:val="000000" w:themeColor="text1"/>
                <w:sz w:val="18"/>
                <w:szCs w:val="18"/>
              </w:rPr>
              <w:t>Train for machine/tool use; PPE (gloves/goggles); never leave machines unattended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AB958"/>
            <w:tcMar>
              <w:top w:w="15" w:type="dxa"/>
              <w:left w:w="15" w:type="dxa"/>
              <w:right w:w="15" w:type="dxa"/>
            </w:tcMar>
            <w:vAlign w:val="center"/>
          </w:tcPr>
          <w:p w14:paraId="7CBDE286" w14:textId="288F8B13"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r>
      <w:tr w:rsidR="00EC21E7" w:rsidRPr="00EC21E7" w14:paraId="0FB219BD" w14:textId="77777777" w:rsidTr="002D1EFF">
        <w:trPr>
          <w:trHeight w:val="615"/>
          <w:jc w:val="center"/>
        </w:trPr>
        <w:tc>
          <w:tcPr>
            <w:tcW w:w="48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66AF07E" w14:textId="7C943C79"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c>
          <w:tcPr>
            <w:tcW w:w="1208"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3C8E6E2A" w14:textId="6B891890" w:rsidR="2DE80127" w:rsidRPr="00EC21E7" w:rsidRDefault="2DE80127" w:rsidP="00EC21E7">
            <w:pPr>
              <w:spacing w:after="0"/>
              <w:jc w:val="center"/>
              <w:rPr>
                <w:color w:val="000000" w:themeColor="text1"/>
                <w:sz w:val="18"/>
                <w:szCs w:val="18"/>
              </w:rPr>
            </w:pPr>
            <w:r w:rsidRPr="7C324E05">
              <w:rPr>
                <w:i/>
                <w:color w:val="000000" w:themeColor="text1"/>
                <w:sz w:val="18"/>
                <w:szCs w:val="18"/>
              </w:rPr>
              <w:t>Electrical Hazards</w:t>
            </w:r>
          </w:p>
        </w:tc>
        <w:tc>
          <w:tcPr>
            <w:tcW w:w="198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5369779" w14:textId="7210F7FA" w:rsidR="2DE80127" w:rsidRPr="00EC21E7" w:rsidRDefault="2DE80127" w:rsidP="00EC21E7">
            <w:pPr>
              <w:spacing w:after="0"/>
              <w:jc w:val="center"/>
              <w:rPr>
                <w:color w:val="000000" w:themeColor="text1"/>
                <w:sz w:val="18"/>
                <w:szCs w:val="18"/>
              </w:rPr>
            </w:pPr>
            <w:r w:rsidRPr="7C324E05">
              <w:rPr>
                <w:color w:val="000000" w:themeColor="text1"/>
                <w:sz w:val="18"/>
                <w:szCs w:val="18"/>
              </w:rPr>
              <w:t>Risks of electric shock or wiring faults during electronics testing</w:t>
            </w:r>
          </w:p>
        </w:tc>
        <w:tc>
          <w:tcPr>
            <w:tcW w:w="1276"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16AC8E97" w14:textId="104C7962" w:rsidR="2DE80127" w:rsidRPr="00EC21E7" w:rsidRDefault="2DE80127" w:rsidP="00EC21E7">
            <w:pPr>
              <w:spacing w:after="0"/>
              <w:jc w:val="center"/>
              <w:rPr>
                <w:color w:val="000000" w:themeColor="text1"/>
                <w:sz w:val="18"/>
                <w:szCs w:val="18"/>
              </w:rPr>
            </w:pPr>
            <w:r w:rsidRPr="7C324E05">
              <w:rPr>
                <w:color w:val="000000" w:themeColor="text1"/>
                <w:sz w:val="18"/>
                <w:szCs w:val="18"/>
              </w:rPr>
              <w:t>Serious injury, failed circuits, fire risk</w:t>
            </w:r>
          </w:p>
        </w:tc>
        <w:tc>
          <w:tcPr>
            <w:tcW w:w="850" w:type="dxa"/>
            <w:tcBorders>
              <w:top w:val="single" w:sz="6" w:space="0" w:color="auto"/>
              <w:left w:val="single" w:sz="6" w:space="0" w:color="auto"/>
              <w:bottom w:val="single" w:sz="6" w:space="0" w:color="auto"/>
              <w:right w:val="single" w:sz="6" w:space="0" w:color="auto"/>
            </w:tcBorders>
            <w:shd w:val="clear" w:color="auto" w:fill="FF7642"/>
            <w:tcMar>
              <w:top w:w="15" w:type="dxa"/>
              <w:left w:w="15" w:type="dxa"/>
              <w:right w:w="15" w:type="dxa"/>
            </w:tcMar>
            <w:vAlign w:val="center"/>
          </w:tcPr>
          <w:p w14:paraId="10C22DB0" w14:textId="4A82636A" w:rsidR="2DE80127" w:rsidRPr="00EC21E7" w:rsidRDefault="2DE80127" w:rsidP="00EC21E7">
            <w:pPr>
              <w:spacing w:after="0"/>
              <w:jc w:val="center"/>
              <w:rPr>
                <w:color w:val="000000" w:themeColor="text1"/>
                <w:sz w:val="18"/>
                <w:szCs w:val="18"/>
              </w:rPr>
            </w:pPr>
            <w:r w:rsidRPr="7C324E05">
              <w:rPr>
                <w:color w:val="000000" w:themeColor="text1"/>
                <w:sz w:val="18"/>
                <w:szCs w:val="18"/>
              </w:rPr>
              <w:t>4</w:t>
            </w:r>
          </w:p>
        </w:tc>
        <w:tc>
          <w:tcPr>
            <w:tcW w:w="992" w:type="dxa"/>
            <w:tcBorders>
              <w:top w:val="single" w:sz="6" w:space="0" w:color="auto"/>
              <w:left w:val="single" w:sz="6" w:space="0" w:color="auto"/>
              <w:bottom w:val="single" w:sz="6" w:space="0" w:color="auto"/>
              <w:right w:val="single" w:sz="6" w:space="0" w:color="auto"/>
            </w:tcBorders>
            <w:shd w:val="clear" w:color="auto" w:fill="7FCD6A"/>
            <w:tcMar>
              <w:top w:w="15" w:type="dxa"/>
              <w:left w:w="15" w:type="dxa"/>
              <w:right w:w="15" w:type="dxa"/>
            </w:tcMar>
            <w:vAlign w:val="center"/>
          </w:tcPr>
          <w:p w14:paraId="2B5C42A6" w14:textId="07BD7323" w:rsidR="2DE80127" w:rsidRPr="00EC21E7" w:rsidRDefault="2DE80127" w:rsidP="00EC21E7">
            <w:pPr>
              <w:spacing w:after="0"/>
              <w:jc w:val="center"/>
              <w:rPr>
                <w:color w:val="000000" w:themeColor="text1"/>
                <w:sz w:val="18"/>
                <w:szCs w:val="18"/>
              </w:rPr>
            </w:pPr>
            <w:r w:rsidRPr="7C324E05">
              <w:rPr>
                <w:color w:val="000000" w:themeColor="text1"/>
                <w:sz w:val="18"/>
                <w:szCs w:val="18"/>
              </w:rPr>
              <w:t>2</w:t>
            </w:r>
          </w:p>
        </w:tc>
        <w:tc>
          <w:tcPr>
            <w:tcW w:w="823" w:type="dxa"/>
            <w:tcBorders>
              <w:top w:val="single" w:sz="6" w:space="0" w:color="auto"/>
              <w:left w:val="single" w:sz="6" w:space="0" w:color="auto"/>
              <w:bottom w:val="single" w:sz="6" w:space="0" w:color="auto"/>
              <w:right w:val="single" w:sz="6" w:space="0" w:color="auto"/>
            </w:tcBorders>
            <w:shd w:val="clear" w:color="auto" w:fill="94D26E"/>
            <w:tcMar>
              <w:top w:w="15" w:type="dxa"/>
              <w:left w:w="15" w:type="dxa"/>
              <w:right w:w="15" w:type="dxa"/>
            </w:tcMar>
            <w:vAlign w:val="center"/>
          </w:tcPr>
          <w:p w14:paraId="76CBEAC3" w14:textId="6FF72225" w:rsidR="2DE80127" w:rsidRPr="00EC21E7" w:rsidRDefault="2DE80127" w:rsidP="00EC21E7">
            <w:pPr>
              <w:spacing w:after="0"/>
              <w:jc w:val="center"/>
              <w:rPr>
                <w:color w:val="000000" w:themeColor="text1"/>
                <w:sz w:val="18"/>
                <w:szCs w:val="18"/>
              </w:rPr>
            </w:pPr>
            <w:r w:rsidRPr="7C324E05">
              <w:rPr>
                <w:color w:val="000000" w:themeColor="text1"/>
                <w:sz w:val="18"/>
                <w:szCs w:val="18"/>
              </w:rPr>
              <w:t>8</w:t>
            </w:r>
          </w:p>
        </w:tc>
        <w:tc>
          <w:tcPr>
            <w:tcW w:w="1871" w:type="dxa"/>
            <w:tcBorders>
              <w:top w:val="single" w:sz="6" w:space="0" w:color="auto"/>
              <w:left w:val="single" w:sz="6" w:space="0" w:color="auto"/>
              <w:bottom w:val="single" w:sz="6" w:space="0" w:color="auto"/>
              <w:right w:val="single" w:sz="4" w:space="0" w:color="000000" w:themeColor="text1"/>
            </w:tcBorders>
            <w:tcMar>
              <w:top w:w="15" w:type="dxa"/>
              <w:left w:w="15" w:type="dxa"/>
              <w:right w:w="15" w:type="dxa"/>
            </w:tcMar>
            <w:vAlign w:val="center"/>
          </w:tcPr>
          <w:p w14:paraId="4BD10322" w14:textId="5A1A5F5E" w:rsidR="2DE80127" w:rsidRPr="00EC21E7" w:rsidRDefault="2DE80127" w:rsidP="00EC21E7">
            <w:pPr>
              <w:spacing w:after="0"/>
              <w:jc w:val="center"/>
              <w:rPr>
                <w:color w:val="000000" w:themeColor="text1"/>
                <w:sz w:val="18"/>
                <w:szCs w:val="18"/>
              </w:rPr>
            </w:pPr>
            <w:r w:rsidRPr="7C324E05">
              <w:rPr>
                <w:color w:val="000000" w:themeColor="text1"/>
                <w:sz w:val="18"/>
                <w:szCs w:val="18"/>
              </w:rPr>
              <w:t>Inspect wiring; use insulated connectors; regular maintenance; PPE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FBE5D"/>
            <w:tcMar>
              <w:top w:w="15" w:type="dxa"/>
              <w:left w:w="15" w:type="dxa"/>
              <w:right w:w="15" w:type="dxa"/>
            </w:tcMar>
            <w:vAlign w:val="center"/>
          </w:tcPr>
          <w:p w14:paraId="344262C3" w14:textId="2F6362F6" w:rsidR="2DE80127" w:rsidRPr="00EC21E7" w:rsidRDefault="2DE80127" w:rsidP="00EC21E7">
            <w:pPr>
              <w:spacing w:after="0"/>
              <w:jc w:val="center"/>
              <w:rPr>
                <w:color w:val="000000" w:themeColor="text1"/>
                <w:sz w:val="18"/>
                <w:szCs w:val="18"/>
              </w:rPr>
            </w:pPr>
            <w:r w:rsidRPr="7C324E05">
              <w:rPr>
                <w:color w:val="000000" w:themeColor="text1"/>
                <w:sz w:val="18"/>
                <w:szCs w:val="18"/>
              </w:rPr>
              <w:t>4</w:t>
            </w:r>
          </w:p>
        </w:tc>
      </w:tr>
      <w:tr w:rsidR="00EC21E7" w:rsidRPr="00EC21E7" w14:paraId="1AA073D9" w14:textId="77777777" w:rsidTr="002D1EFF">
        <w:trPr>
          <w:trHeight w:val="615"/>
          <w:jc w:val="center"/>
        </w:trPr>
        <w:tc>
          <w:tcPr>
            <w:tcW w:w="48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7FA7F0B6" w14:textId="3FC1CA94" w:rsidR="2DE80127" w:rsidRPr="00EC21E7" w:rsidRDefault="2DE80127" w:rsidP="00EC21E7">
            <w:pPr>
              <w:spacing w:after="0"/>
              <w:jc w:val="center"/>
              <w:rPr>
                <w:color w:val="000000" w:themeColor="text1"/>
                <w:sz w:val="18"/>
                <w:szCs w:val="18"/>
              </w:rPr>
            </w:pPr>
            <w:r w:rsidRPr="7C324E05">
              <w:rPr>
                <w:color w:val="000000" w:themeColor="text1"/>
                <w:sz w:val="18"/>
                <w:szCs w:val="18"/>
              </w:rPr>
              <w:t>4</w:t>
            </w:r>
          </w:p>
        </w:tc>
        <w:tc>
          <w:tcPr>
            <w:tcW w:w="1208"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BB2ED19" w14:textId="4E399E32" w:rsidR="2DE80127" w:rsidRPr="00EC21E7" w:rsidRDefault="2DE80127" w:rsidP="00EC21E7">
            <w:pPr>
              <w:spacing w:after="0"/>
              <w:jc w:val="center"/>
              <w:rPr>
                <w:color w:val="000000" w:themeColor="text1"/>
                <w:sz w:val="18"/>
                <w:szCs w:val="18"/>
              </w:rPr>
            </w:pPr>
            <w:r w:rsidRPr="7C324E05">
              <w:rPr>
                <w:i/>
                <w:color w:val="000000" w:themeColor="text1"/>
                <w:sz w:val="18"/>
                <w:szCs w:val="18"/>
              </w:rPr>
              <w:t>Slips/Trips/Falls</w:t>
            </w:r>
          </w:p>
        </w:tc>
        <w:tc>
          <w:tcPr>
            <w:tcW w:w="198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1E6087F" w14:textId="345EBD41" w:rsidR="2DE80127" w:rsidRPr="00EC21E7" w:rsidRDefault="2DE80127" w:rsidP="00EC21E7">
            <w:pPr>
              <w:spacing w:after="0"/>
              <w:jc w:val="center"/>
              <w:rPr>
                <w:color w:val="000000" w:themeColor="text1"/>
                <w:sz w:val="18"/>
                <w:szCs w:val="18"/>
              </w:rPr>
            </w:pPr>
            <w:r w:rsidRPr="7C324E05">
              <w:rPr>
                <w:color w:val="000000" w:themeColor="text1"/>
                <w:sz w:val="18"/>
                <w:szCs w:val="18"/>
              </w:rPr>
              <w:t>Workshop or lab hazards, e.g., cluttered workstations or trailing cables</w:t>
            </w:r>
          </w:p>
        </w:tc>
        <w:tc>
          <w:tcPr>
            <w:tcW w:w="1276"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BFDF1D5" w14:textId="0F4E5623" w:rsidR="2DE80127" w:rsidRPr="00EC21E7" w:rsidRDefault="2DE80127" w:rsidP="00EC21E7">
            <w:pPr>
              <w:spacing w:after="0"/>
              <w:jc w:val="center"/>
              <w:rPr>
                <w:color w:val="000000" w:themeColor="text1"/>
                <w:sz w:val="18"/>
                <w:szCs w:val="18"/>
              </w:rPr>
            </w:pPr>
            <w:r w:rsidRPr="7C324E05">
              <w:rPr>
                <w:color w:val="000000" w:themeColor="text1"/>
                <w:sz w:val="18"/>
                <w:szCs w:val="18"/>
              </w:rPr>
              <w:t>Body injury, lost work time</w:t>
            </w:r>
          </w:p>
        </w:tc>
        <w:tc>
          <w:tcPr>
            <w:tcW w:w="850" w:type="dxa"/>
            <w:tcBorders>
              <w:top w:val="single" w:sz="6" w:space="0" w:color="auto"/>
              <w:left w:val="single" w:sz="6" w:space="0" w:color="auto"/>
              <w:bottom w:val="single" w:sz="6" w:space="0" w:color="auto"/>
              <w:right w:val="single" w:sz="6" w:space="0" w:color="auto"/>
            </w:tcBorders>
            <w:shd w:val="clear" w:color="auto" w:fill="7FCD6A"/>
            <w:tcMar>
              <w:top w:w="15" w:type="dxa"/>
              <w:left w:w="15" w:type="dxa"/>
              <w:right w:w="15" w:type="dxa"/>
            </w:tcMar>
            <w:vAlign w:val="center"/>
          </w:tcPr>
          <w:p w14:paraId="3591217D" w14:textId="3D168C97" w:rsidR="2DE80127" w:rsidRPr="00EC21E7" w:rsidRDefault="2DE80127" w:rsidP="00EC21E7">
            <w:pPr>
              <w:spacing w:after="0"/>
              <w:jc w:val="center"/>
              <w:rPr>
                <w:color w:val="000000" w:themeColor="text1"/>
                <w:sz w:val="18"/>
                <w:szCs w:val="18"/>
              </w:rPr>
            </w:pPr>
            <w:r w:rsidRPr="7C324E05">
              <w:rPr>
                <w:color w:val="000000" w:themeColor="text1"/>
                <w:sz w:val="18"/>
                <w:szCs w:val="18"/>
              </w:rPr>
              <w:t>2</w:t>
            </w:r>
          </w:p>
        </w:tc>
        <w:tc>
          <w:tcPr>
            <w:tcW w:w="992" w:type="dxa"/>
            <w:tcBorders>
              <w:top w:val="single" w:sz="6" w:space="0" w:color="auto"/>
              <w:left w:val="single" w:sz="6" w:space="0" w:color="auto"/>
              <w:bottom w:val="single" w:sz="6" w:space="0" w:color="auto"/>
              <w:right w:val="single" w:sz="6" w:space="0" w:color="auto"/>
            </w:tcBorders>
            <w:shd w:val="clear" w:color="auto" w:fill="7FCD6A"/>
            <w:tcMar>
              <w:top w:w="15" w:type="dxa"/>
              <w:left w:w="15" w:type="dxa"/>
              <w:right w:w="15" w:type="dxa"/>
            </w:tcMar>
            <w:vAlign w:val="center"/>
          </w:tcPr>
          <w:p w14:paraId="36908C38" w14:textId="1877E099" w:rsidR="2DE80127" w:rsidRPr="00EC21E7" w:rsidRDefault="2DE80127" w:rsidP="00EC21E7">
            <w:pPr>
              <w:spacing w:after="0"/>
              <w:jc w:val="center"/>
              <w:rPr>
                <w:color w:val="000000" w:themeColor="text1"/>
                <w:sz w:val="18"/>
                <w:szCs w:val="18"/>
              </w:rPr>
            </w:pPr>
            <w:r w:rsidRPr="7C324E05">
              <w:rPr>
                <w:color w:val="000000" w:themeColor="text1"/>
                <w:sz w:val="18"/>
                <w:szCs w:val="18"/>
              </w:rPr>
              <w:t>2</w:t>
            </w:r>
          </w:p>
        </w:tc>
        <w:tc>
          <w:tcPr>
            <w:tcW w:w="823" w:type="dxa"/>
            <w:tcBorders>
              <w:top w:val="single" w:sz="6" w:space="0" w:color="auto"/>
              <w:left w:val="single" w:sz="6" w:space="0" w:color="auto"/>
              <w:bottom w:val="single" w:sz="6" w:space="0" w:color="auto"/>
              <w:right w:val="single" w:sz="6" w:space="0" w:color="auto"/>
            </w:tcBorders>
            <w:shd w:val="clear" w:color="auto" w:fill="3FBE5D"/>
            <w:tcMar>
              <w:top w:w="15" w:type="dxa"/>
              <w:left w:w="15" w:type="dxa"/>
              <w:right w:w="15" w:type="dxa"/>
            </w:tcMar>
            <w:vAlign w:val="center"/>
          </w:tcPr>
          <w:p w14:paraId="14F334BC" w14:textId="4B8458EC" w:rsidR="2DE80127" w:rsidRPr="00EC21E7" w:rsidRDefault="2DE80127" w:rsidP="00EC21E7">
            <w:pPr>
              <w:spacing w:after="0"/>
              <w:jc w:val="center"/>
              <w:rPr>
                <w:color w:val="000000" w:themeColor="text1"/>
                <w:sz w:val="18"/>
                <w:szCs w:val="18"/>
              </w:rPr>
            </w:pPr>
            <w:r w:rsidRPr="7C324E05">
              <w:rPr>
                <w:color w:val="000000" w:themeColor="text1"/>
                <w:sz w:val="18"/>
                <w:szCs w:val="18"/>
              </w:rPr>
              <w:t>4</w:t>
            </w:r>
          </w:p>
        </w:tc>
        <w:tc>
          <w:tcPr>
            <w:tcW w:w="1871" w:type="dxa"/>
            <w:tcBorders>
              <w:top w:val="single" w:sz="6" w:space="0" w:color="auto"/>
              <w:left w:val="single" w:sz="6" w:space="0" w:color="auto"/>
              <w:bottom w:val="single" w:sz="6" w:space="0" w:color="auto"/>
              <w:right w:val="single" w:sz="4" w:space="0" w:color="000000" w:themeColor="text1"/>
            </w:tcBorders>
            <w:tcMar>
              <w:top w:w="15" w:type="dxa"/>
              <w:left w:w="15" w:type="dxa"/>
              <w:right w:w="15" w:type="dxa"/>
            </w:tcMar>
            <w:vAlign w:val="center"/>
          </w:tcPr>
          <w:p w14:paraId="7632D3FC" w14:textId="5FC4AA98" w:rsidR="2DE80127" w:rsidRPr="00EC21E7" w:rsidRDefault="2DE80127" w:rsidP="00EC21E7">
            <w:pPr>
              <w:spacing w:after="0"/>
              <w:jc w:val="center"/>
              <w:rPr>
                <w:color w:val="000000" w:themeColor="text1"/>
                <w:sz w:val="18"/>
                <w:szCs w:val="18"/>
              </w:rPr>
            </w:pPr>
            <w:r w:rsidRPr="7C324E05">
              <w:rPr>
                <w:color w:val="000000" w:themeColor="text1"/>
                <w:sz w:val="18"/>
                <w:szCs w:val="18"/>
              </w:rPr>
              <w:t>Keep workspaces tidy; secure cables/tools; suitable footwear</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B454"/>
            <w:tcMar>
              <w:top w:w="15" w:type="dxa"/>
              <w:left w:w="15" w:type="dxa"/>
              <w:right w:w="15" w:type="dxa"/>
            </w:tcMar>
            <w:vAlign w:val="center"/>
          </w:tcPr>
          <w:p w14:paraId="4B40C7F2" w14:textId="32F0B8EC" w:rsidR="2DE80127" w:rsidRPr="00EC21E7" w:rsidRDefault="2DE80127" w:rsidP="00EC21E7">
            <w:pPr>
              <w:spacing w:after="0"/>
              <w:jc w:val="center"/>
              <w:rPr>
                <w:color w:val="000000" w:themeColor="text1"/>
                <w:sz w:val="18"/>
                <w:szCs w:val="18"/>
              </w:rPr>
            </w:pPr>
            <w:r w:rsidRPr="7C324E05">
              <w:rPr>
                <w:color w:val="000000" w:themeColor="text1"/>
                <w:sz w:val="18"/>
                <w:szCs w:val="18"/>
              </w:rPr>
              <w:t>2</w:t>
            </w:r>
          </w:p>
        </w:tc>
      </w:tr>
      <w:tr w:rsidR="00EC21E7" w:rsidRPr="00EC21E7" w14:paraId="3F7B8A19" w14:textId="77777777" w:rsidTr="002D1EFF">
        <w:trPr>
          <w:trHeight w:val="615"/>
          <w:jc w:val="center"/>
        </w:trPr>
        <w:tc>
          <w:tcPr>
            <w:tcW w:w="48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26AA3B9C" w14:textId="0A9B5243" w:rsidR="2DE80127" w:rsidRPr="00EC21E7" w:rsidRDefault="2DE80127" w:rsidP="00EC21E7">
            <w:pPr>
              <w:spacing w:after="0"/>
              <w:jc w:val="center"/>
              <w:rPr>
                <w:color w:val="000000" w:themeColor="text1"/>
                <w:sz w:val="18"/>
                <w:szCs w:val="18"/>
              </w:rPr>
            </w:pPr>
            <w:r w:rsidRPr="7C324E05">
              <w:rPr>
                <w:color w:val="000000" w:themeColor="text1"/>
                <w:sz w:val="18"/>
                <w:szCs w:val="18"/>
              </w:rPr>
              <w:t>5</w:t>
            </w:r>
          </w:p>
        </w:tc>
        <w:tc>
          <w:tcPr>
            <w:tcW w:w="1208"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7BBDF08D" w14:textId="0BE21479" w:rsidR="2DE80127" w:rsidRPr="00EC21E7" w:rsidRDefault="2DE80127" w:rsidP="00EC21E7">
            <w:pPr>
              <w:spacing w:after="0"/>
              <w:jc w:val="center"/>
              <w:rPr>
                <w:color w:val="000000" w:themeColor="text1"/>
                <w:sz w:val="18"/>
                <w:szCs w:val="18"/>
              </w:rPr>
            </w:pPr>
            <w:r w:rsidRPr="7C324E05">
              <w:rPr>
                <w:i/>
                <w:color w:val="000000" w:themeColor="text1"/>
                <w:sz w:val="18"/>
                <w:szCs w:val="18"/>
              </w:rPr>
              <w:t>Battery Safety</w:t>
            </w:r>
          </w:p>
        </w:tc>
        <w:tc>
          <w:tcPr>
            <w:tcW w:w="198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280384AB" w14:textId="595AC001" w:rsidR="2DE80127" w:rsidRPr="00EC21E7" w:rsidRDefault="2DE80127" w:rsidP="00EC21E7">
            <w:pPr>
              <w:spacing w:after="0"/>
              <w:jc w:val="center"/>
              <w:rPr>
                <w:color w:val="000000" w:themeColor="text1"/>
                <w:sz w:val="18"/>
                <w:szCs w:val="18"/>
              </w:rPr>
            </w:pPr>
            <w:r w:rsidRPr="7C324E05">
              <w:rPr>
                <w:color w:val="000000" w:themeColor="text1"/>
                <w:sz w:val="18"/>
                <w:szCs w:val="18"/>
              </w:rPr>
              <w:t>Battery may swell or overheat</w:t>
            </w:r>
          </w:p>
        </w:tc>
        <w:tc>
          <w:tcPr>
            <w:tcW w:w="1276"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5136D765" w14:textId="38F6B06C" w:rsidR="2DE80127" w:rsidRPr="00EC21E7" w:rsidRDefault="2DE80127" w:rsidP="00EC21E7">
            <w:pPr>
              <w:spacing w:after="0"/>
              <w:jc w:val="center"/>
              <w:rPr>
                <w:color w:val="000000" w:themeColor="text1"/>
                <w:sz w:val="18"/>
                <w:szCs w:val="18"/>
              </w:rPr>
            </w:pPr>
            <w:r w:rsidRPr="7C324E05">
              <w:rPr>
                <w:color w:val="000000" w:themeColor="text1"/>
                <w:sz w:val="18"/>
                <w:szCs w:val="18"/>
              </w:rPr>
              <w:t>May damage the electronic parts or cause injury.</w:t>
            </w:r>
          </w:p>
        </w:tc>
        <w:tc>
          <w:tcPr>
            <w:tcW w:w="850" w:type="dxa"/>
            <w:tcBorders>
              <w:top w:val="single" w:sz="6" w:space="0" w:color="auto"/>
              <w:left w:val="single" w:sz="6" w:space="0" w:color="auto"/>
              <w:bottom w:val="single" w:sz="6" w:space="0" w:color="auto"/>
              <w:right w:val="single" w:sz="6" w:space="0" w:color="auto"/>
            </w:tcBorders>
            <w:shd w:val="clear" w:color="auto" w:fill="FF0000"/>
            <w:tcMar>
              <w:top w:w="15" w:type="dxa"/>
              <w:left w:w="15" w:type="dxa"/>
              <w:right w:w="15" w:type="dxa"/>
            </w:tcMar>
            <w:vAlign w:val="center"/>
          </w:tcPr>
          <w:p w14:paraId="0E7CA69F" w14:textId="33CBE0F2" w:rsidR="2DE80127" w:rsidRPr="00EC21E7" w:rsidRDefault="2DE80127" w:rsidP="00EC21E7">
            <w:pPr>
              <w:spacing w:after="0"/>
              <w:jc w:val="center"/>
              <w:rPr>
                <w:color w:val="000000" w:themeColor="text1"/>
                <w:sz w:val="18"/>
                <w:szCs w:val="18"/>
              </w:rPr>
            </w:pPr>
            <w:r w:rsidRPr="7C324E05">
              <w:rPr>
                <w:color w:val="000000" w:themeColor="text1"/>
                <w:sz w:val="18"/>
                <w:szCs w:val="18"/>
              </w:rPr>
              <w:t>5</w:t>
            </w:r>
          </w:p>
        </w:tc>
        <w:tc>
          <w:tcPr>
            <w:tcW w:w="992" w:type="dxa"/>
            <w:tcBorders>
              <w:top w:val="single" w:sz="6" w:space="0" w:color="auto"/>
              <w:left w:val="single" w:sz="6" w:space="0" w:color="auto"/>
              <w:bottom w:val="single" w:sz="6" w:space="0" w:color="auto"/>
              <w:right w:val="single" w:sz="6" w:space="0" w:color="auto"/>
            </w:tcBorders>
            <w:shd w:val="clear" w:color="auto" w:fill="7FCD6A"/>
            <w:tcMar>
              <w:top w:w="15" w:type="dxa"/>
              <w:left w:w="15" w:type="dxa"/>
              <w:right w:w="15" w:type="dxa"/>
            </w:tcMar>
            <w:vAlign w:val="center"/>
          </w:tcPr>
          <w:p w14:paraId="40E98C6C" w14:textId="27D060CD" w:rsidR="2DE80127" w:rsidRPr="00EC21E7" w:rsidRDefault="2DE80127" w:rsidP="00EC21E7">
            <w:pPr>
              <w:spacing w:after="0"/>
              <w:jc w:val="center"/>
              <w:rPr>
                <w:color w:val="000000" w:themeColor="text1"/>
                <w:sz w:val="18"/>
                <w:szCs w:val="18"/>
              </w:rPr>
            </w:pPr>
            <w:r w:rsidRPr="7C324E05">
              <w:rPr>
                <w:color w:val="000000" w:themeColor="text1"/>
                <w:sz w:val="18"/>
                <w:szCs w:val="18"/>
              </w:rPr>
              <w:t>2</w:t>
            </w:r>
          </w:p>
        </w:tc>
        <w:tc>
          <w:tcPr>
            <w:tcW w:w="823" w:type="dxa"/>
            <w:tcBorders>
              <w:top w:val="single" w:sz="6" w:space="0" w:color="auto"/>
              <w:left w:val="single" w:sz="6" w:space="0" w:color="auto"/>
              <w:bottom w:val="single" w:sz="6" w:space="0" w:color="auto"/>
              <w:right w:val="single" w:sz="6" w:space="0" w:color="auto"/>
            </w:tcBorders>
            <w:shd w:val="clear" w:color="auto" w:fill="BFDC77"/>
            <w:tcMar>
              <w:top w:w="15" w:type="dxa"/>
              <w:left w:w="15" w:type="dxa"/>
              <w:right w:w="15" w:type="dxa"/>
            </w:tcMar>
            <w:vAlign w:val="center"/>
          </w:tcPr>
          <w:p w14:paraId="1E28C843" w14:textId="6CD2CF98" w:rsidR="2DE80127" w:rsidRPr="00EC21E7" w:rsidRDefault="2DE80127" w:rsidP="00EC21E7">
            <w:pPr>
              <w:spacing w:after="0"/>
              <w:jc w:val="center"/>
              <w:rPr>
                <w:color w:val="000000" w:themeColor="text1"/>
                <w:sz w:val="18"/>
                <w:szCs w:val="18"/>
              </w:rPr>
            </w:pPr>
            <w:r w:rsidRPr="7C324E05">
              <w:rPr>
                <w:color w:val="000000" w:themeColor="text1"/>
                <w:sz w:val="18"/>
                <w:szCs w:val="18"/>
              </w:rPr>
              <w:t>10</w:t>
            </w:r>
          </w:p>
        </w:tc>
        <w:tc>
          <w:tcPr>
            <w:tcW w:w="1871" w:type="dxa"/>
            <w:tcBorders>
              <w:top w:val="single" w:sz="6" w:space="0" w:color="auto"/>
              <w:left w:val="single" w:sz="6" w:space="0" w:color="auto"/>
              <w:bottom w:val="single" w:sz="6" w:space="0" w:color="auto"/>
              <w:right w:val="single" w:sz="4" w:space="0" w:color="000000" w:themeColor="text1"/>
            </w:tcBorders>
            <w:tcMar>
              <w:top w:w="15" w:type="dxa"/>
              <w:left w:w="15" w:type="dxa"/>
              <w:right w:w="15" w:type="dxa"/>
            </w:tcMar>
            <w:vAlign w:val="center"/>
          </w:tcPr>
          <w:p w14:paraId="21527994" w14:textId="46BCB071" w:rsidR="2DE80127" w:rsidRPr="00EC21E7" w:rsidRDefault="2DE80127" w:rsidP="00EC21E7">
            <w:pPr>
              <w:spacing w:after="0"/>
              <w:jc w:val="center"/>
              <w:rPr>
                <w:color w:val="000000" w:themeColor="text1"/>
                <w:sz w:val="18"/>
                <w:szCs w:val="18"/>
              </w:rPr>
            </w:pPr>
            <w:r w:rsidRPr="7C324E05">
              <w:rPr>
                <w:color w:val="000000" w:themeColor="text1"/>
                <w:sz w:val="18"/>
                <w:szCs w:val="18"/>
              </w:rPr>
              <w:t>Use the correct  charger/voltage, inspect regularly.</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5C361"/>
            <w:tcMar>
              <w:top w:w="15" w:type="dxa"/>
              <w:left w:w="15" w:type="dxa"/>
              <w:right w:w="15" w:type="dxa"/>
            </w:tcMar>
            <w:vAlign w:val="center"/>
          </w:tcPr>
          <w:p w14:paraId="793056A8" w14:textId="7C181105" w:rsidR="2DE80127" w:rsidRPr="00EC21E7" w:rsidRDefault="2DE80127" w:rsidP="00EC21E7">
            <w:pPr>
              <w:spacing w:after="0"/>
              <w:jc w:val="center"/>
              <w:rPr>
                <w:color w:val="000000" w:themeColor="text1"/>
                <w:sz w:val="18"/>
                <w:szCs w:val="18"/>
              </w:rPr>
            </w:pPr>
            <w:r w:rsidRPr="7C324E05">
              <w:rPr>
                <w:color w:val="000000" w:themeColor="text1"/>
                <w:sz w:val="18"/>
                <w:szCs w:val="18"/>
              </w:rPr>
              <w:t>5</w:t>
            </w:r>
          </w:p>
        </w:tc>
      </w:tr>
      <w:tr w:rsidR="00EC21E7" w:rsidRPr="00EC21E7" w14:paraId="47C36EBE" w14:textId="77777777" w:rsidTr="002D1EFF">
        <w:trPr>
          <w:trHeight w:val="615"/>
          <w:jc w:val="center"/>
        </w:trPr>
        <w:tc>
          <w:tcPr>
            <w:tcW w:w="48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2843A8B" w14:textId="50A44C7D" w:rsidR="2DE80127" w:rsidRPr="00EC21E7" w:rsidRDefault="2DE80127" w:rsidP="00EC21E7">
            <w:pPr>
              <w:spacing w:after="0"/>
              <w:jc w:val="center"/>
              <w:rPr>
                <w:color w:val="000000" w:themeColor="text1"/>
                <w:sz w:val="18"/>
                <w:szCs w:val="18"/>
              </w:rPr>
            </w:pPr>
            <w:r w:rsidRPr="7C324E05">
              <w:rPr>
                <w:color w:val="000000" w:themeColor="text1"/>
                <w:sz w:val="18"/>
                <w:szCs w:val="18"/>
              </w:rPr>
              <w:t>6</w:t>
            </w:r>
          </w:p>
        </w:tc>
        <w:tc>
          <w:tcPr>
            <w:tcW w:w="1208"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2E869141" w14:textId="0C9E2A8B" w:rsidR="2DE80127" w:rsidRPr="00EC21E7" w:rsidRDefault="2DE80127" w:rsidP="00EC21E7">
            <w:pPr>
              <w:spacing w:after="0"/>
              <w:jc w:val="center"/>
              <w:rPr>
                <w:color w:val="000000" w:themeColor="text1"/>
                <w:sz w:val="18"/>
                <w:szCs w:val="18"/>
              </w:rPr>
            </w:pPr>
            <w:r w:rsidRPr="7C324E05">
              <w:rPr>
                <w:i/>
                <w:color w:val="000000" w:themeColor="text1"/>
                <w:sz w:val="18"/>
                <w:szCs w:val="18"/>
              </w:rPr>
              <w:t>Soldering</w:t>
            </w:r>
          </w:p>
        </w:tc>
        <w:tc>
          <w:tcPr>
            <w:tcW w:w="198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A4F478D" w14:textId="6FE8421F" w:rsidR="2DE80127" w:rsidRPr="00EC21E7" w:rsidRDefault="2DE80127" w:rsidP="00EC21E7">
            <w:pPr>
              <w:spacing w:after="0"/>
              <w:jc w:val="center"/>
              <w:rPr>
                <w:color w:val="000000" w:themeColor="text1"/>
                <w:sz w:val="18"/>
                <w:szCs w:val="18"/>
              </w:rPr>
            </w:pPr>
            <w:r w:rsidRPr="7C324E05">
              <w:rPr>
                <w:color w:val="000000" w:themeColor="text1"/>
                <w:sz w:val="18"/>
                <w:szCs w:val="18"/>
              </w:rPr>
              <w:t>Burns or inhale toxic fumes.</w:t>
            </w:r>
          </w:p>
        </w:tc>
        <w:tc>
          <w:tcPr>
            <w:tcW w:w="1276"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6FE2C10" w14:textId="12F92F79" w:rsidR="2DE80127" w:rsidRPr="00EC21E7" w:rsidRDefault="2DE80127" w:rsidP="00EC21E7">
            <w:pPr>
              <w:spacing w:after="0"/>
              <w:jc w:val="center"/>
              <w:rPr>
                <w:color w:val="000000" w:themeColor="text1"/>
                <w:sz w:val="18"/>
                <w:szCs w:val="18"/>
              </w:rPr>
            </w:pPr>
            <w:r w:rsidRPr="7C324E05">
              <w:rPr>
                <w:color w:val="000000" w:themeColor="text1"/>
                <w:sz w:val="18"/>
                <w:szCs w:val="18"/>
              </w:rPr>
              <w:t>Skin burns, causes irritation when inhaled.</w:t>
            </w:r>
          </w:p>
        </w:tc>
        <w:tc>
          <w:tcPr>
            <w:tcW w:w="850" w:type="dxa"/>
            <w:tcBorders>
              <w:top w:val="single" w:sz="6" w:space="0" w:color="auto"/>
              <w:left w:val="single" w:sz="6" w:space="0" w:color="auto"/>
              <w:bottom w:val="single" w:sz="6" w:space="0" w:color="auto"/>
              <w:right w:val="single" w:sz="6" w:space="0" w:color="auto"/>
            </w:tcBorders>
            <w:shd w:val="clear" w:color="auto" w:fill="FFEB84"/>
            <w:tcMar>
              <w:top w:w="15" w:type="dxa"/>
              <w:left w:w="15" w:type="dxa"/>
              <w:right w:w="15" w:type="dxa"/>
            </w:tcMar>
            <w:vAlign w:val="center"/>
          </w:tcPr>
          <w:p w14:paraId="69E650BB" w14:textId="209D23A9"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c>
          <w:tcPr>
            <w:tcW w:w="992" w:type="dxa"/>
            <w:tcBorders>
              <w:top w:val="single" w:sz="6" w:space="0" w:color="auto"/>
              <w:left w:val="single" w:sz="6" w:space="0" w:color="auto"/>
              <w:bottom w:val="single" w:sz="6" w:space="0" w:color="auto"/>
              <w:right w:val="single" w:sz="6" w:space="0" w:color="auto"/>
            </w:tcBorders>
            <w:shd w:val="clear" w:color="auto" w:fill="FFEB84"/>
            <w:tcMar>
              <w:top w:w="15" w:type="dxa"/>
              <w:left w:w="15" w:type="dxa"/>
              <w:right w:w="15" w:type="dxa"/>
            </w:tcMar>
            <w:vAlign w:val="center"/>
          </w:tcPr>
          <w:p w14:paraId="568D9DF0" w14:textId="0D521142"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c>
          <w:tcPr>
            <w:tcW w:w="823" w:type="dxa"/>
            <w:tcBorders>
              <w:top w:val="single" w:sz="6" w:space="0" w:color="auto"/>
              <w:left w:val="single" w:sz="6" w:space="0" w:color="auto"/>
              <w:bottom w:val="single" w:sz="6" w:space="0" w:color="auto"/>
              <w:right w:val="single" w:sz="6" w:space="0" w:color="auto"/>
            </w:tcBorders>
            <w:shd w:val="clear" w:color="auto" w:fill="AAD772"/>
            <w:tcMar>
              <w:top w:w="15" w:type="dxa"/>
              <w:left w:w="15" w:type="dxa"/>
              <w:right w:w="15" w:type="dxa"/>
            </w:tcMar>
            <w:vAlign w:val="center"/>
          </w:tcPr>
          <w:p w14:paraId="77B4E571" w14:textId="466B9459" w:rsidR="2DE80127" w:rsidRPr="00EC21E7" w:rsidRDefault="2DE80127" w:rsidP="00EC21E7">
            <w:pPr>
              <w:spacing w:after="0"/>
              <w:jc w:val="center"/>
              <w:rPr>
                <w:color w:val="000000" w:themeColor="text1"/>
                <w:sz w:val="18"/>
                <w:szCs w:val="18"/>
              </w:rPr>
            </w:pPr>
            <w:r w:rsidRPr="7C324E05">
              <w:rPr>
                <w:color w:val="000000" w:themeColor="text1"/>
                <w:sz w:val="18"/>
                <w:szCs w:val="18"/>
              </w:rPr>
              <w:t>9</w:t>
            </w:r>
          </w:p>
        </w:tc>
        <w:tc>
          <w:tcPr>
            <w:tcW w:w="1871" w:type="dxa"/>
            <w:tcBorders>
              <w:top w:val="single" w:sz="6" w:space="0" w:color="auto"/>
              <w:left w:val="single" w:sz="6" w:space="0" w:color="auto"/>
              <w:bottom w:val="single" w:sz="6" w:space="0" w:color="auto"/>
              <w:right w:val="single" w:sz="4" w:space="0" w:color="000000" w:themeColor="text1"/>
            </w:tcBorders>
            <w:tcMar>
              <w:top w:w="15" w:type="dxa"/>
              <w:left w:w="15" w:type="dxa"/>
              <w:right w:w="15" w:type="dxa"/>
            </w:tcMar>
            <w:vAlign w:val="center"/>
          </w:tcPr>
          <w:p w14:paraId="20844BB0" w14:textId="6453DB13" w:rsidR="2DE80127" w:rsidRPr="00EC21E7" w:rsidRDefault="2DE80127" w:rsidP="00EC21E7">
            <w:pPr>
              <w:spacing w:after="0"/>
              <w:jc w:val="center"/>
              <w:rPr>
                <w:color w:val="000000" w:themeColor="text1"/>
                <w:sz w:val="18"/>
                <w:szCs w:val="18"/>
              </w:rPr>
            </w:pPr>
            <w:r w:rsidRPr="7C324E05">
              <w:rPr>
                <w:color w:val="000000" w:themeColor="text1"/>
                <w:sz w:val="18"/>
                <w:szCs w:val="18"/>
              </w:rPr>
              <w:t>Use heat proof mat.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AB958"/>
            <w:tcMar>
              <w:top w:w="15" w:type="dxa"/>
              <w:left w:w="15" w:type="dxa"/>
              <w:right w:w="15" w:type="dxa"/>
            </w:tcMar>
            <w:vAlign w:val="center"/>
          </w:tcPr>
          <w:p w14:paraId="13A911A1" w14:textId="1369B023"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r>
      <w:tr w:rsidR="00EC21E7" w:rsidRPr="00EC21E7" w14:paraId="1AAB47DB" w14:textId="77777777" w:rsidTr="002D1EFF">
        <w:trPr>
          <w:trHeight w:val="315"/>
          <w:jc w:val="center"/>
        </w:trPr>
        <w:tc>
          <w:tcPr>
            <w:tcW w:w="48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5921FAFE" w14:textId="57985AB6" w:rsidR="2DE80127" w:rsidRPr="00EC21E7" w:rsidRDefault="2DE80127" w:rsidP="00EC21E7">
            <w:pPr>
              <w:spacing w:after="0"/>
              <w:jc w:val="center"/>
              <w:rPr>
                <w:color w:val="000000" w:themeColor="text1"/>
                <w:sz w:val="18"/>
                <w:szCs w:val="18"/>
              </w:rPr>
            </w:pPr>
            <w:r w:rsidRPr="7C324E05">
              <w:rPr>
                <w:color w:val="000000" w:themeColor="text1"/>
                <w:sz w:val="18"/>
                <w:szCs w:val="18"/>
              </w:rPr>
              <w:t>7</w:t>
            </w:r>
          </w:p>
        </w:tc>
        <w:tc>
          <w:tcPr>
            <w:tcW w:w="1208"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1048BBB1" w14:textId="66957947" w:rsidR="2DE80127" w:rsidRPr="00EC21E7" w:rsidRDefault="2DE80127" w:rsidP="00EC21E7">
            <w:pPr>
              <w:spacing w:after="0"/>
              <w:jc w:val="center"/>
              <w:rPr>
                <w:color w:val="000000" w:themeColor="text1"/>
                <w:sz w:val="18"/>
                <w:szCs w:val="18"/>
              </w:rPr>
            </w:pPr>
            <w:r w:rsidRPr="7C324E05">
              <w:rPr>
                <w:i/>
                <w:color w:val="000000" w:themeColor="text1"/>
                <w:sz w:val="18"/>
                <w:szCs w:val="18"/>
              </w:rPr>
              <w:t>3D Printing</w:t>
            </w:r>
          </w:p>
        </w:tc>
        <w:tc>
          <w:tcPr>
            <w:tcW w:w="198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7D8DE40F" w14:textId="683711C2" w:rsidR="2DE80127" w:rsidRPr="00EC21E7" w:rsidRDefault="2DE80127" w:rsidP="00EC21E7">
            <w:pPr>
              <w:spacing w:after="0"/>
              <w:jc w:val="center"/>
              <w:rPr>
                <w:color w:val="000000" w:themeColor="text1"/>
                <w:sz w:val="18"/>
                <w:szCs w:val="18"/>
              </w:rPr>
            </w:pPr>
            <w:r w:rsidRPr="7C324E05">
              <w:rPr>
                <w:color w:val="000000" w:themeColor="text1"/>
                <w:sz w:val="18"/>
                <w:szCs w:val="18"/>
              </w:rPr>
              <w:t>High heat and Fire hazard</w:t>
            </w:r>
          </w:p>
        </w:tc>
        <w:tc>
          <w:tcPr>
            <w:tcW w:w="1276"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23A84573" w14:textId="50265BBD" w:rsidR="2DE80127" w:rsidRPr="00EC21E7" w:rsidRDefault="2DE80127" w:rsidP="00EC21E7">
            <w:pPr>
              <w:spacing w:after="0"/>
              <w:jc w:val="center"/>
              <w:rPr>
                <w:color w:val="000000" w:themeColor="text1"/>
                <w:sz w:val="18"/>
                <w:szCs w:val="18"/>
              </w:rPr>
            </w:pPr>
            <w:r w:rsidRPr="7C324E05">
              <w:rPr>
                <w:color w:val="000000" w:themeColor="text1"/>
                <w:sz w:val="18"/>
                <w:szCs w:val="18"/>
              </w:rPr>
              <w:t>Contact burns</w:t>
            </w:r>
          </w:p>
        </w:tc>
        <w:tc>
          <w:tcPr>
            <w:tcW w:w="850" w:type="dxa"/>
            <w:tcBorders>
              <w:top w:val="single" w:sz="6" w:space="0" w:color="auto"/>
              <w:left w:val="single" w:sz="6" w:space="0" w:color="auto"/>
              <w:bottom w:val="single" w:sz="6" w:space="0" w:color="auto"/>
              <w:right w:val="single" w:sz="6" w:space="0" w:color="auto"/>
            </w:tcBorders>
            <w:shd w:val="clear" w:color="auto" w:fill="FFEB84"/>
            <w:tcMar>
              <w:top w:w="15" w:type="dxa"/>
              <w:left w:w="15" w:type="dxa"/>
              <w:right w:w="15" w:type="dxa"/>
            </w:tcMar>
            <w:vAlign w:val="center"/>
          </w:tcPr>
          <w:p w14:paraId="3774BA33" w14:textId="58C8DD23"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c>
          <w:tcPr>
            <w:tcW w:w="992" w:type="dxa"/>
            <w:tcBorders>
              <w:top w:val="single" w:sz="6" w:space="0" w:color="auto"/>
              <w:left w:val="single" w:sz="6" w:space="0" w:color="auto"/>
              <w:bottom w:val="single" w:sz="6" w:space="0" w:color="auto"/>
              <w:right w:val="single" w:sz="6" w:space="0" w:color="auto"/>
            </w:tcBorders>
            <w:shd w:val="clear" w:color="auto" w:fill="FFEB84"/>
            <w:tcMar>
              <w:top w:w="15" w:type="dxa"/>
              <w:left w:w="15" w:type="dxa"/>
              <w:right w:w="15" w:type="dxa"/>
            </w:tcMar>
            <w:vAlign w:val="center"/>
          </w:tcPr>
          <w:p w14:paraId="1BBD124D" w14:textId="50A9FE5A"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c>
          <w:tcPr>
            <w:tcW w:w="823" w:type="dxa"/>
            <w:tcBorders>
              <w:top w:val="single" w:sz="6" w:space="0" w:color="auto"/>
              <w:left w:val="single" w:sz="6" w:space="0" w:color="auto"/>
              <w:bottom w:val="single" w:sz="6" w:space="0" w:color="auto"/>
              <w:right w:val="single" w:sz="6" w:space="0" w:color="auto"/>
            </w:tcBorders>
            <w:shd w:val="clear" w:color="auto" w:fill="AAD772"/>
            <w:tcMar>
              <w:top w:w="15" w:type="dxa"/>
              <w:left w:w="15" w:type="dxa"/>
              <w:right w:w="15" w:type="dxa"/>
            </w:tcMar>
            <w:vAlign w:val="center"/>
          </w:tcPr>
          <w:p w14:paraId="7519872D" w14:textId="252E78B5" w:rsidR="2DE80127" w:rsidRPr="00EC21E7" w:rsidRDefault="2DE80127" w:rsidP="00EC21E7">
            <w:pPr>
              <w:spacing w:after="0"/>
              <w:jc w:val="center"/>
              <w:rPr>
                <w:color w:val="000000" w:themeColor="text1"/>
                <w:sz w:val="18"/>
                <w:szCs w:val="18"/>
              </w:rPr>
            </w:pPr>
            <w:r w:rsidRPr="7C324E05">
              <w:rPr>
                <w:color w:val="000000" w:themeColor="text1"/>
                <w:sz w:val="18"/>
                <w:szCs w:val="18"/>
              </w:rPr>
              <w:t>9</w:t>
            </w:r>
          </w:p>
        </w:tc>
        <w:tc>
          <w:tcPr>
            <w:tcW w:w="1871" w:type="dxa"/>
            <w:tcBorders>
              <w:top w:val="single" w:sz="6" w:space="0" w:color="auto"/>
              <w:left w:val="single" w:sz="6" w:space="0" w:color="auto"/>
              <w:bottom w:val="single" w:sz="6" w:space="0" w:color="auto"/>
              <w:right w:val="single" w:sz="4" w:space="0" w:color="000000" w:themeColor="text1"/>
            </w:tcBorders>
            <w:tcMar>
              <w:top w:w="15" w:type="dxa"/>
              <w:left w:w="15" w:type="dxa"/>
              <w:right w:w="15" w:type="dxa"/>
            </w:tcMar>
            <w:vAlign w:val="center"/>
          </w:tcPr>
          <w:p w14:paraId="695E3C13" w14:textId="428A3B45" w:rsidR="2DE80127" w:rsidRPr="00EC21E7" w:rsidRDefault="2DE80127" w:rsidP="00EC21E7">
            <w:pPr>
              <w:spacing w:after="0"/>
              <w:jc w:val="center"/>
              <w:rPr>
                <w:color w:val="000000" w:themeColor="text1"/>
                <w:sz w:val="18"/>
                <w:szCs w:val="18"/>
              </w:rPr>
            </w:pPr>
            <w:r w:rsidRPr="7C324E05">
              <w:rPr>
                <w:color w:val="000000" w:themeColor="text1"/>
                <w:sz w:val="18"/>
                <w:szCs w:val="18"/>
              </w:rPr>
              <w:t>Thermal protection</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AB958"/>
            <w:tcMar>
              <w:top w:w="15" w:type="dxa"/>
              <w:left w:w="15" w:type="dxa"/>
              <w:right w:w="15" w:type="dxa"/>
            </w:tcMar>
            <w:vAlign w:val="center"/>
          </w:tcPr>
          <w:p w14:paraId="3B71DA1B" w14:textId="1A07B67B"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r>
    </w:tbl>
    <w:p w14:paraId="6BCF2FF5" w14:textId="167E58C2" w:rsidR="2DE80127" w:rsidRPr="00EC21E7" w:rsidRDefault="2DE80127" w:rsidP="2DE80127">
      <w:pPr>
        <w:keepNext/>
        <w:keepLines/>
        <w:rPr>
          <w:rFonts w:asciiTheme="majorHAnsi" w:eastAsia="Aptos" w:hAnsiTheme="majorHAnsi" w:cstheme="majorHAnsi"/>
          <w:color w:val="000000" w:themeColor="text1"/>
          <w:sz w:val="20"/>
          <w:szCs w:val="20"/>
        </w:rPr>
      </w:pPr>
    </w:p>
    <w:p w14:paraId="7FF0B3B4" w14:textId="4A17489E" w:rsidR="4DAE95BA" w:rsidRPr="00EC21E7" w:rsidRDefault="0706BE07" w:rsidP="00EC21E7">
      <w:pPr>
        <w:keepNext/>
        <w:keepLines/>
        <w:jc w:val="center"/>
        <w:rPr>
          <w:b/>
          <w:color w:val="000000" w:themeColor="text1"/>
          <w:sz w:val="22"/>
          <w:szCs w:val="22"/>
        </w:rPr>
      </w:pPr>
      <w:r w:rsidRPr="7C324E05">
        <w:rPr>
          <w:b/>
          <w:color w:val="000000" w:themeColor="text1"/>
          <w:sz w:val="22"/>
          <w:szCs w:val="22"/>
        </w:rPr>
        <w:t xml:space="preserve">Table </w:t>
      </w:r>
      <w:r w:rsidR="00EC21E7" w:rsidRPr="7C324E05">
        <w:rPr>
          <w:b/>
          <w:color w:val="000000" w:themeColor="text1"/>
          <w:sz w:val="22"/>
          <w:szCs w:val="22"/>
        </w:rPr>
        <w:t>4</w:t>
      </w:r>
      <w:r w:rsidRPr="7C324E05">
        <w:rPr>
          <w:b/>
          <w:color w:val="000000" w:themeColor="text1"/>
          <w:sz w:val="22"/>
          <w:szCs w:val="22"/>
        </w:rPr>
        <w:t>:</w:t>
      </w:r>
      <w:r w:rsidR="4DAE95BA" w:rsidRPr="7C324E05">
        <w:rPr>
          <w:b/>
          <w:color w:val="000000" w:themeColor="text1"/>
          <w:sz w:val="22"/>
          <w:szCs w:val="22"/>
        </w:rPr>
        <w:t xml:space="preserve"> Programmatic Risks</w:t>
      </w:r>
      <w:r w:rsidRPr="7C324E05">
        <w:rPr>
          <w:b/>
          <w:color w:val="000000" w:themeColor="text1"/>
          <w:sz w:val="22"/>
          <w:szCs w:val="22"/>
        </w:rPr>
        <w:t xml:space="preserve"> and Mitigations</w:t>
      </w:r>
    </w:p>
    <w:tbl>
      <w:tblPr>
        <w:tblW w:w="10482" w:type="dxa"/>
        <w:jc w:val="center"/>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13"/>
        <w:gridCol w:w="1736"/>
        <w:gridCol w:w="1827"/>
        <w:gridCol w:w="2113"/>
        <w:gridCol w:w="793"/>
        <w:gridCol w:w="971"/>
        <w:gridCol w:w="553"/>
        <w:gridCol w:w="1479"/>
        <w:gridCol w:w="758"/>
      </w:tblGrid>
      <w:tr w:rsidR="00EC21E7" w:rsidRPr="00EC21E7" w14:paraId="5B22E5C1" w14:textId="77777777" w:rsidTr="7C324E05">
        <w:trPr>
          <w:trHeight w:val="360"/>
          <w:jc w:val="center"/>
        </w:trPr>
        <w:tc>
          <w:tcPr>
            <w:tcW w:w="540" w:type="dxa"/>
            <w:tcBorders>
              <w:top w:val="single" w:sz="6" w:space="0" w:color="auto"/>
              <w:left w:val="single" w:sz="6" w:space="0" w:color="auto"/>
              <w:bottom w:val="single" w:sz="6" w:space="0" w:color="auto"/>
              <w:right w:val="single" w:sz="6" w:space="0" w:color="auto"/>
            </w:tcBorders>
            <w:shd w:val="clear" w:color="auto" w:fill="ADADAD"/>
            <w:tcMar>
              <w:top w:w="15" w:type="dxa"/>
              <w:left w:w="15" w:type="dxa"/>
              <w:right w:w="15" w:type="dxa"/>
            </w:tcMar>
            <w:vAlign w:val="center"/>
          </w:tcPr>
          <w:p w14:paraId="683E2166" w14:textId="4A1CC763" w:rsidR="2DE80127" w:rsidRPr="00EC21E7" w:rsidRDefault="2DE80127" w:rsidP="00EC21E7">
            <w:pPr>
              <w:spacing w:after="0"/>
              <w:jc w:val="center"/>
              <w:rPr>
                <w:color w:val="000000" w:themeColor="text1"/>
                <w:sz w:val="18"/>
                <w:szCs w:val="18"/>
              </w:rPr>
            </w:pPr>
            <w:r w:rsidRPr="7C324E05">
              <w:rPr>
                <w:b/>
                <w:color w:val="000000" w:themeColor="text1"/>
                <w:sz w:val="18"/>
                <w:szCs w:val="18"/>
              </w:rPr>
              <w:t>Risk ID</w:t>
            </w:r>
          </w:p>
        </w:tc>
        <w:tc>
          <w:tcPr>
            <w:tcW w:w="1080" w:type="dxa"/>
            <w:tcBorders>
              <w:top w:val="single" w:sz="6" w:space="0" w:color="auto"/>
              <w:left w:val="single" w:sz="6" w:space="0" w:color="auto"/>
              <w:bottom w:val="single" w:sz="6" w:space="0" w:color="auto"/>
              <w:right w:val="single" w:sz="6" w:space="0" w:color="auto"/>
            </w:tcBorders>
            <w:shd w:val="clear" w:color="auto" w:fill="ADADAD"/>
            <w:tcMar>
              <w:top w:w="15" w:type="dxa"/>
              <w:left w:w="15" w:type="dxa"/>
              <w:right w:w="15" w:type="dxa"/>
            </w:tcMar>
            <w:vAlign w:val="center"/>
          </w:tcPr>
          <w:p w14:paraId="588AF570" w14:textId="15C1EEE9" w:rsidR="2DE80127" w:rsidRPr="00EC21E7" w:rsidRDefault="2DE80127" w:rsidP="00EC21E7">
            <w:pPr>
              <w:spacing w:after="0"/>
              <w:jc w:val="center"/>
              <w:rPr>
                <w:color w:val="000000" w:themeColor="text1"/>
                <w:sz w:val="18"/>
                <w:szCs w:val="18"/>
              </w:rPr>
            </w:pPr>
            <w:r w:rsidRPr="7C324E05">
              <w:rPr>
                <w:b/>
                <w:color w:val="000000" w:themeColor="text1"/>
                <w:sz w:val="18"/>
                <w:szCs w:val="18"/>
              </w:rPr>
              <w:t>Category</w:t>
            </w:r>
          </w:p>
        </w:tc>
        <w:tc>
          <w:tcPr>
            <w:tcW w:w="2415" w:type="dxa"/>
            <w:tcBorders>
              <w:top w:val="single" w:sz="6" w:space="0" w:color="auto"/>
              <w:left w:val="single" w:sz="6" w:space="0" w:color="auto"/>
              <w:bottom w:val="single" w:sz="6" w:space="0" w:color="auto"/>
              <w:right w:val="single" w:sz="6" w:space="0" w:color="auto"/>
            </w:tcBorders>
            <w:shd w:val="clear" w:color="auto" w:fill="ADADAD"/>
            <w:tcMar>
              <w:top w:w="15" w:type="dxa"/>
              <w:left w:w="15" w:type="dxa"/>
              <w:right w:w="15" w:type="dxa"/>
            </w:tcMar>
            <w:vAlign w:val="center"/>
          </w:tcPr>
          <w:p w14:paraId="612204AD" w14:textId="57A0F607" w:rsidR="2DE80127" w:rsidRPr="00EC21E7" w:rsidRDefault="2DE80127" w:rsidP="00EC21E7">
            <w:pPr>
              <w:spacing w:after="0"/>
              <w:jc w:val="center"/>
              <w:rPr>
                <w:color w:val="000000" w:themeColor="text1"/>
                <w:sz w:val="18"/>
                <w:szCs w:val="18"/>
              </w:rPr>
            </w:pPr>
            <w:r w:rsidRPr="7C324E05">
              <w:rPr>
                <w:b/>
                <w:color w:val="000000" w:themeColor="text1"/>
                <w:sz w:val="18"/>
                <w:szCs w:val="18"/>
              </w:rPr>
              <w:t>Description</w:t>
            </w:r>
          </w:p>
        </w:tc>
        <w:tc>
          <w:tcPr>
            <w:tcW w:w="2212" w:type="dxa"/>
            <w:tcBorders>
              <w:top w:val="single" w:sz="6" w:space="0" w:color="auto"/>
              <w:left w:val="single" w:sz="6" w:space="0" w:color="auto"/>
              <w:bottom w:val="single" w:sz="6" w:space="0" w:color="auto"/>
              <w:right w:val="single" w:sz="6" w:space="0" w:color="auto"/>
            </w:tcBorders>
            <w:shd w:val="clear" w:color="auto" w:fill="ADADAD"/>
            <w:tcMar>
              <w:top w:w="15" w:type="dxa"/>
              <w:left w:w="15" w:type="dxa"/>
              <w:right w:w="15" w:type="dxa"/>
            </w:tcMar>
            <w:vAlign w:val="center"/>
          </w:tcPr>
          <w:p w14:paraId="63BE6700" w14:textId="6131D345" w:rsidR="2DE80127" w:rsidRPr="00EC21E7" w:rsidRDefault="2DE80127" w:rsidP="00EC21E7">
            <w:pPr>
              <w:spacing w:after="0"/>
              <w:jc w:val="center"/>
              <w:rPr>
                <w:color w:val="000000" w:themeColor="text1"/>
                <w:sz w:val="18"/>
                <w:szCs w:val="18"/>
              </w:rPr>
            </w:pPr>
            <w:r w:rsidRPr="7C324E05">
              <w:rPr>
                <w:b/>
                <w:color w:val="000000" w:themeColor="text1"/>
                <w:sz w:val="18"/>
                <w:szCs w:val="18"/>
              </w:rPr>
              <w:t>Effects/Consequences</w:t>
            </w:r>
          </w:p>
        </w:tc>
        <w:tc>
          <w:tcPr>
            <w:tcW w:w="705" w:type="dxa"/>
            <w:tcBorders>
              <w:top w:val="single" w:sz="6" w:space="0" w:color="auto"/>
              <w:left w:val="single" w:sz="6" w:space="0" w:color="auto"/>
              <w:bottom w:val="single" w:sz="6" w:space="0" w:color="auto"/>
              <w:right w:val="single" w:sz="6" w:space="0" w:color="auto"/>
            </w:tcBorders>
            <w:shd w:val="clear" w:color="auto" w:fill="ADADAD"/>
            <w:tcMar>
              <w:top w:w="15" w:type="dxa"/>
              <w:left w:w="15" w:type="dxa"/>
              <w:right w:w="15" w:type="dxa"/>
            </w:tcMar>
            <w:vAlign w:val="center"/>
          </w:tcPr>
          <w:p w14:paraId="6BDC1CD1" w14:textId="47FD31E8" w:rsidR="2DE80127" w:rsidRPr="00EC21E7" w:rsidRDefault="2DE80127" w:rsidP="00EC21E7">
            <w:pPr>
              <w:spacing w:after="0"/>
              <w:jc w:val="center"/>
              <w:rPr>
                <w:color w:val="000000" w:themeColor="text1"/>
                <w:sz w:val="18"/>
                <w:szCs w:val="18"/>
              </w:rPr>
            </w:pPr>
            <w:r w:rsidRPr="7C324E05">
              <w:rPr>
                <w:b/>
                <w:color w:val="000000" w:themeColor="text1"/>
                <w:sz w:val="18"/>
                <w:szCs w:val="18"/>
              </w:rPr>
              <w:t xml:space="preserve">Severity </w:t>
            </w:r>
          </w:p>
        </w:tc>
        <w:tc>
          <w:tcPr>
            <w:tcW w:w="889" w:type="dxa"/>
            <w:tcBorders>
              <w:top w:val="single" w:sz="6" w:space="0" w:color="auto"/>
              <w:left w:val="single" w:sz="6" w:space="0" w:color="auto"/>
              <w:bottom w:val="single" w:sz="6" w:space="0" w:color="auto"/>
              <w:right w:val="single" w:sz="6" w:space="0" w:color="auto"/>
            </w:tcBorders>
            <w:shd w:val="clear" w:color="auto" w:fill="ADADAD"/>
            <w:tcMar>
              <w:top w:w="15" w:type="dxa"/>
              <w:left w:w="15" w:type="dxa"/>
              <w:right w:w="15" w:type="dxa"/>
            </w:tcMar>
            <w:vAlign w:val="center"/>
          </w:tcPr>
          <w:p w14:paraId="7515C4E2" w14:textId="57706979" w:rsidR="2DE80127" w:rsidRPr="00EC21E7" w:rsidRDefault="2DE80127" w:rsidP="00EC21E7">
            <w:pPr>
              <w:spacing w:after="0"/>
              <w:jc w:val="center"/>
              <w:rPr>
                <w:color w:val="000000" w:themeColor="text1"/>
                <w:sz w:val="18"/>
                <w:szCs w:val="18"/>
              </w:rPr>
            </w:pPr>
            <w:r w:rsidRPr="7C324E05">
              <w:rPr>
                <w:b/>
                <w:color w:val="000000" w:themeColor="text1"/>
                <w:sz w:val="18"/>
                <w:szCs w:val="18"/>
              </w:rPr>
              <w:t xml:space="preserve">Likelihood </w:t>
            </w:r>
          </w:p>
        </w:tc>
        <w:tc>
          <w:tcPr>
            <w:tcW w:w="536" w:type="dxa"/>
            <w:tcBorders>
              <w:top w:val="single" w:sz="6" w:space="0" w:color="auto"/>
              <w:left w:val="single" w:sz="6" w:space="0" w:color="auto"/>
              <w:bottom w:val="single" w:sz="6" w:space="0" w:color="auto"/>
              <w:right w:val="single" w:sz="6" w:space="0" w:color="auto"/>
            </w:tcBorders>
            <w:shd w:val="clear" w:color="auto" w:fill="ADADAD"/>
            <w:tcMar>
              <w:top w:w="15" w:type="dxa"/>
              <w:left w:w="15" w:type="dxa"/>
              <w:right w:w="15" w:type="dxa"/>
            </w:tcMar>
            <w:vAlign w:val="center"/>
          </w:tcPr>
          <w:p w14:paraId="1BAACD6E" w14:textId="79768035" w:rsidR="2DE80127" w:rsidRPr="00EC21E7" w:rsidRDefault="2DE80127" w:rsidP="00EC21E7">
            <w:pPr>
              <w:spacing w:after="0"/>
              <w:jc w:val="center"/>
              <w:rPr>
                <w:color w:val="000000" w:themeColor="text1"/>
                <w:sz w:val="18"/>
                <w:szCs w:val="18"/>
              </w:rPr>
            </w:pPr>
            <w:r w:rsidRPr="7C324E05">
              <w:rPr>
                <w:b/>
                <w:color w:val="000000" w:themeColor="text1"/>
                <w:sz w:val="18"/>
                <w:szCs w:val="18"/>
              </w:rPr>
              <w:t>Risk Score (1-25)</w:t>
            </w:r>
          </w:p>
        </w:tc>
        <w:tc>
          <w:tcPr>
            <w:tcW w:w="1335" w:type="dxa"/>
            <w:tcBorders>
              <w:top w:val="single" w:sz="6" w:space="0" w:color="auto"/>
              <w:left w:val="single" w:sz="6" w:space="0" w:color="auto"/>
              <w:bottom w:val="single" w:sz="6" w:space="0" w:color="auto"/>
              <w:right w:val="single" w:sz="4" w:space="0" w:color="000000" w:themeColor="text1"/>
            </w:tcBorders>
            <w:shd w:val="clear" w:color="auto" w:fill="ADADAD"/>
            <w:tcMar>
              <w:top w:w="15" w:type="dxa"/>
              <w:left w:w="15" w:type="dxa"/>
              <w:right w:w="15" w:type="dxa"/>
            </w:tcMar>
            <w:vAlign w:val="center"/>
          </w:tcPr>
          <w:p w14:paraId="132D495C" w14:textId="22762682" w:rsidR="2DE80127" w:rsidRPr="00EC21E7" w:rsidRDefault="2DE80127" w:rsidP="00EC21E7">
            <w:pPr>
              <w:spacing w:after="0"/>
              <w:jc w:val="center"/>
              <w:rPr>
                <w:color w:val="000000" w:themeColor="text1"/>
                <w:sz w:val="18"/>
                <w:szCs w:val="18"/>
              </w:rPr>
            </w:pPr>
            <w:r w:rsidRPr="7C324E05">
              <w:rPr>
                <w:b/>
                <w:color w:val="000000" w:themeColor="text1"/>
                <w:sz w:val="18"/>
                <w:szCs w:val="18"/>
              </w:rPr>
              <w:t>Mitigation Action</w:t>
            </w:r>
          </w:p>
        </w:tc>
        <w:tc>
          <w:tcPr>
            <w:tcW w:w="7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DADAD"/>
            <w:tcMar>
              <w:top w:w="15" w:type="dxa"/>
              <w:left w:w="15" w:type="dxa"/>
              <w:right w:w="15" w:type="dxa"/>
            </w:tcMar>
            <w:vAlign w:val="center"/>
          </w:tcPr>
          <w:p w14:paraId="2801DB71" w14:textId="294A9DB7" w:rsidR="2DE80127" w:rsidRPr="00EC21E7" w:rsidRDefault="2DE80127" w:rsidP="00EC21E7">
            <w:pPr>
              <w:spacing w:after="0"/>
              <w:jc w:val="center"/>
              <w:rPr>
                <w:color w:val="000000" w:themeColor="text1"/>
                <w:sz w:val="18"/>
                <w:szCs w:val="18"/>
              </w:rPr>
            </w:pPr>
            <w:r w:rsidRPr="7C324E05">
              <w:rPr>
                <w:b/>
                <w:color w:val="000000" w:themeColor="text1"/>
                <w:sz w:val="18"/>
                <w:szCs w:val="18"/>
              </w:rPr>
              <w:t>Revised Score (1-25)</w:t>
            </w:r>
          </w:p>
        </w:tc>
      </w:tr>
      <w:tr w:rsidR="00EC21E7" w:rsidRPr="00EC21E7" w14:paraId="0D2D7C0D" w14:textId="77777777" w:rsidTr="7C324E05">
        <w:trPr>
          <w:trHeight w:val="615"/>
          <w:jc w:val="center"/>
        </w:trPr>
        <w:tc>
          <w:tcPr>
            <w:tcW w:w="5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1A3ABAC3" w14:textId="71C59ABC" w:rsidR="2DE80127" w:rsidRPr="00EC21E7" w:rsidRDefault="4FF03096" w:rsidP="00EC21E7">
            <w:pPr>
              <w:spacing w:after="0"/>
              <w:jc w:val="center"/>
              <w:rPr>
                <w:color w:val="000000" w:themeColor="text1"/>
                <w:sz w:val="18"/>
                <w:szCs w:val="18"/>
              </w:rPr>
            </w:pPr>
            <w:r w:rsidRPr="7C324E05">
              <w:rPr>
                <w:color w:val="000000" w:themeColor="text1"/>
                <w:sz w:val="18"/>
                <w:szCs w:val="18"/>
              </w:rPr>
              <w:t>8</w:t>
            </w:r>
          </w:p>
        </w:tc>
        <w:tc>
          <w:tcPr>
            <w:tcW w:w="10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1C2CC15" w14:textId="22320A72" w:rsidR="2DE80127" w:rsidRPr="00EC21E7" w:rsidRDefault="2DE80127" w:rsidP="00EC21E7">
            <w:pPr>
              <w:spacing w:after="0"/>
              <w:jc w:val="center"/>
              <w:rPr>
                <w:color w:val="000000" w:themeColor="text1"/>
                <w:sz w:val="18"/>
                <w:szCs w:val="18"/>
              </w:rPr>
            </w:pPr>
            <w:r w:rsidRPr="7C324E05">
              <w:rPr>
                <w:i/>
                <w:color w:val="000000" w:themeColor="text1"/>
                <w:sz w:val="18"/>
                <w:szCs w:val="18"/>
              </w:rPr>
              <w:t>Budget</w:t>
            </w:r>
          </w:p>
        </w:tc>
        <w:tc>
          <w:tcPr>
            <w:tcW w:w="241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1BC54C85" w14:textId="0ED1B905" w:rsidR="2DE80127" w:rsidRPr="00EC21E7" w:rsidRDefault="2DE80127" w:rsidP="00EC21E7">
            <w:pPr>
              <w:spacing w:after="0"/>
              <w:jc w:val="center"/>
              <w:rPr>
                <w:color w:val="000000" w:themeColor="text1"/>
                <w:sz w:val="18"/>
                <w:szCs w:val="18"/>
              </w:rPr>
            </w:pPr>
            <w:r w:rsidRPr="7C324E05">
              <w:rPr>
                <w:color w:val="000000" w:themeColor="text1"/>
                <w:sz w:val="18"/>
                <w:szCs w:val="18"/>
              </w:rPr>
              <w:t>Unexpected costs (e.g., failed components, extra materials, shipping delays)</w:t>
            </w:r>
          </w:p>
        </w:tc>
        <w:tc>
          <w:tcPr>
            <w:tcW w:w="2212"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5AD5032A" w14:textId="2AC12A41" w:rsidR="2DE80127" w:rsidRPr="00EC21E7" w:rsidRDefault="2DE80127" w:rsidP="00EC21E7">
            <w:pPr>
              <w:spacing w:after="0"/>
              <w:jc w:val="center"/>
              <w:rPr>
                <w:color w:val="000000" w:themeColor="text1"/>
                <w:sz w:val="18"/>
                <w:szCs w:val="18"/>
              </w:rPr>
            </w:pPr>
            <w:r w:rsidRPr="7C324E05">
              <w:rPr>
                <w:color w:val="000000" w:themeColor="text1"/>
                <w:sz w:val="18"/>
                <w:szCs w:val="18"/>
              </w:rPr>
              <w:t>Project over budget, need for cost-cutting</w:t>
            </w:r>
          </w:p>
        </w:tc>
        <w:tc>
          <w:tcPr>
            <w:tcW w:w="705" w:type="dxa"/>
            <w:tcBorders>
              <w:top w:val="single" w:sz="6" w:space="0" w:color="auto"/>
              <w:left w:val="single" w:sz="6" w:space="0" w:color="auto"/>
              <w:bottom w:val="single" w:sz="6" w:space="0" w:color="auto"/>
              <w:right w:val="single" w:sz="6" w:space="0" w:color="auto"/>
            </w:tcBorders>
            <w:shd w:val="clear" w:color="auto" w:fill="FF0000"/>
            <w:tcMar>
              <w:top w:w="15" w:type="dxa"/>
              <w:left w:w="15" w:type="dxa"/>
              <w:right w:w="15" w:type="dxa"/>
            </w:tcMar>
            <w:vAlign w:val="center"/>
          </w:tcPr>
          <w:p w14:paraId="1A012E32" w14:textId="5F0F0518" w:rsidR="2DE80127" w:rsidRPr="00EC21E7" w:rsidRDefault="2DE80127" w:rsidP="00EC21E7">
            <w:pPr>
              <w:spacing w:after="0"/>
              <w:jc w:val="center"/>
              <w:rPr>
                <w:color w:val="000000" w:themeColor="text1"/>
                <w:sz w:val="18"/>
                <w:szCs w:val="18"/>
              </w:rPr>
            </w:pPr>
            <w:r w:rsidRPr="7C324E05">
              <w:rPr>
                <w:color w:val="000000" w:themeColor="text1"/>
                <w:sz w:val="18"/>
                <w:szCs w:val="18"/>
              </w:rPr>
              <w:t>5</w:t>
            </w:r>
          </w:p>
        </w:tc>
        <w:tc>
          <w:tcPr>
            <w:tcW w:w="889" w:type="dxa"/>
            <w:tcBorders>
              <w:top w:val="single" w:sz="6" w:space="0" w:color="auto"/>
              <w:left w:val="single" w:sz="6" w:space="0" w:color="auto"/>
              <w:bottom w:val="single" w:sz="6" w:space="0" w:color="auto"/>
              <w:right w:val="single" w:sz="6" w:space="0" w:color="auto"/>
            </w:tcBorders>
            <w:shd w:val="clear" w:color="auto" w:fill="7FCD6A"/>
            <w:tcMar>
              <w:top w:w="15" w:type="dxa"/>
              <w:left w:w="15" w:type="dxa"/>
              <w:right w:w="15" w:type="dxa"/>
            </w:tcMar>
            <w:vAlign w:val="center"/>
          </w:tcPr>
          <w:p w14:paraId="7FACA185" w14:textId="63F96F37" w:rsidR="2DE80127" w:rsidRPr="00EC21E7" w:rsidRDefault="2DE80127" w:rsidP="00EC21E7">
            <w:pPr>
              <w:spacing w:after="0"/>
              <w:jc w:val="center"/>
              <w:rPr>
                <w:color w:val="000000" w:themeColor="text1"/>
                <w:sz w:val="18"/>
                <w:szCs w:val="18"/>
              </w:rPr>
            </w:pPr>
            <w:r w:rsidRPr="7C324E05">
              <w:rPr>
                <w:color w:val="000000" w:themeColor="text1"/>
                <w:sz w:val="18"/>
                <w:szCs w:val="18"/>
              </w:rPr>
              <w:t>2</w:t>
            </w:r>
          </w:p>
        </w:tc>
        <w:tc>
          <w:tcPr>
            <w:tcW w:w="536" w:type="dxa"/>
            <w:tcBorders>
              <w:top w:val="single" w:sz="6" w:space="0" w:color="auto"/>
              <w:left w:val="single" w:sz="6" w:space="0" w:color="auto"/>
              <w:bottom w:val="single" w:sz="6" w:space="0" w:color="auto"/>
              <w:right w:val="single" w:sz="6" w:space="0" w:color="auto"/>
            </w:tcBorders>
            <w:shd w:val="clear" w:color="auto" w:fill="BFDC77"/>
            <w:tcMar>
              <w:top w:w="15" w:type="dxa"/>
              <w:left w:w="15" w:type="dxa"/>
              <w:right w:w="15" w:type="dxa"/>
            </w:tcMar>
            <w:vAlign w:val="center"/>
          </w:tcPr>
          <w:p w14:paraId="5316AB58" w14:textId="149BF835" w:rsidR="2DE80127" w:rsidRPr="00EC21E7" w:rsidRDefault="2DE80127" w:rsidP="00EC21E7">
            <w:pPr>
              <w:spacing w:after="0"/>
              <w:jc w:val="center"/>
              <w:rPr>
                <w:color w:val="000000" w:themeColor="text1"/>
                <w:sz w:val="18"/>
                <w:szCs w:val="18"/>
              </w:rPr>
            </w:pPr>
            <w:r w:rsidRPr="7C324E05">
              <w:rPr>
                <w:color w:val="000000" w:themeColor="text1"/>
                <w:sz w:val="18"/>
                <w:szCs w:val="18"/>
              </w:rPr>
              <w:t>10</w:t>
            </w:r>
          </w:p>
        </w:tc>
        <w:tc>
          <w:tcPr>
            <w:tcW w:w="1335" w:type="dxa"/>
            <w:tcBorders>
              <w:top w:val="single" w:sz="6" w:space="0" w:color="auto"/>
              <w:left w:val="single" w:sz="6" w:space="0" w:color="auto"/>
              <w:bottom w:val="single" w:sz="6" w:space="0" w:color="auto"/>
              <w:right w:val="single" w:sz="4" w:space="0" w:color="000000" w:themeColor="text1"/>
            </w:tcBorders>
            <w:tcMar>
              <w:top w:w="15" w:type="dxa"/>
              <w:left w:w="15" w:type="dxa"/>
              <w:right w:w="15" w:type="dxa"/>
            </w:tcMar>
            <w:vAlign w:val="center"/>
          </w:tcPr>
          <w:p w14:paraId="0811DAA9" w14:textId="1261E0CD" w:rsidR="2DE80127" w:rsidRPr="00EC21E7" w:rsidRDefault="2DE80127" w:rsidP="00EC21E7">
            <w:pPr>
              <w:spacing w:after="0"/>
              <w:jc w:val="center"/>
              <w:rPr>
                <w:color w:val="000000" w:themeColor="text1"/>
                <w:sz w:val="18"/>
                <w:szCs w:val="18"/>
              </w:rPr>
            </w:pPr>
            <w:r w:rsidRPr="7C324E05">
              <w:rPr>
                <w:color w:val="000000" w:themeColor="text1"/>
                <w:sz w:val="18"/>
                <w:szCs w:val="18"/>
              </w:rPr>
              <w:t>Track all purchasing; set a contingency budget; compare supplier reliability</w:t>
            </w:r>
          </w:p>
        </w:tc>
        <w:tc>
          <w:tcPr>
            <w:tcW w:w="7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5C361"/>
            <w:tcMar>
              <w:top w:w="15" w:type="dxa"/>
              <w:left w:w="15" w:type="dxa"/>
              <w:right w:w="15" w:type="dxa"/>
            </w:tcMar>
            <w:vAlign w:val="center"/>
          </w:tcPr>
          <w:p w14:paraId="024117B4" w14:textId="44455134" w:rsidR="2DE80127" w:rsidRPr="00EC21E7" w:rsidRDefault="2DE80127" w:rsidP="00EC21E7">
            <w:pPr>
              <w:spacing w:after="0"/>
              <w:jc w:val="center"/>
              <w:rPr>
                <w:color w:val="000000" w:themeColor="text1"/>
                <w:sz w:val="18"/>
                <w:szCs w:val="18"/>
              </w:rPr>
            </w:pPr>
            <w:r w:rsidRPr="7C324E05">
              <w:rPr>
                <w:color w:val="000000" w:themeColor="text1"/>
                <w:sz w:val="18"/>
                <w:szCs w:val="18"/>
              </w:rPr>
              <w:t>5</w:t>
            </w:r>
          </w:p>
        </w:tc>
      </w:tr>
      <w:tr w:rsidR="00EC21E7" w:rsidRPr="00EC21E7" w14:paraId="45F38AA8" w14:textId="77777777" w:rsidTr="7C324E05">
        <w:trPr>
          <w:trHeight w:val="615"/>
          <w:jc w:val="center"/>
        </w:trPr>
        <w:tc>
          <w:tcPr>
            <w:tcW w:w="5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2118AD3A" w14:textId="33490D18" w:rsidR="2DE80127" w:rsidRPr="00EC21E7" w:rsidRDefault="16225708" w:rsidP="00EC21E7">
            <w:pPr>
              <w:spacing w:after="0"/>
              <w:jc w:val="center"/>
              <w:rPr>
                <w:color w:val="000000" w:themeColor="text1"/>
                <w:sz w:val="18"/>
                <w:szCs w:val="18"/>
              </w:rPr>
            </w:pPr>
            <w:r w:rsidRPr="7C324E05">
              <w:rPr>
                <w:color w:val="000000" w:themeColor="text1"/>
                <w:sz w:val="18"/>
                <w:szCs w:val="18"/>
              </w:rPr>
              <w:t>9</w:t>
            </w:r>
          </w:p>
        </w:tc>
        <w:tc>
          <w:tcPr>
            <w:tcW w:w="10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5506F2A0" w14:textId="3E256D09" w:rsidR="2DE80127" w:rsidRPr="00EC21E7" w:rsidRDefault="2DE80127" w:rsidP="00EC21E7">
            <w:pPr>
              <w:spacing w:after="0"/>
              <w:jc w:val="center"/>
              <w:rPr>
                <w:color w:val="000000" w:themeColor="text1"/>
                <w:sz w:val="18"/>
                <w:szCs w:val="18"/>
              </w:rPr>
            </w:pPr>
            <w:r w:rsidRPr="7C324E05">
              <w:rPr>
                <w:i/>
                <w:color w:val="000000" w:themeColor="text1"/>
                <w:sz w:val="18"/>
                <w:szCs w:val="18"/>
              </w:rPr>
              <w:t>Schedule</w:t>
            </w:r>
          </w:p>
        </w:tc>
        <w:tc>
          <w:tcPr>
            <w:tcW w:w="241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1A18552B" w14:textId="51EA5506" w:rsidR="2DE80127" w:rsidRPr="00EC21E7" w:rsidRDefault="2DE80127" w:rsidP="00EC21E7">
            <w:pPr>
              <w:spacing w:after="0"/>
              <w:jc w:val="center"/>
              <w:rPr>
                <w:color w:val="000000" w:themeColor="text1"/>
                <w:sz w:val="18"/>
                <w:szCs w:val="18"/>
              </w:rPr>
            </w:pPr>
            <w:r w:rsidRPr="7C324E05">
              <w:rPr>
                <w:color w:val="000000" w:themeColor="text1"/>
                <w:sz w:val="18"/>
                <w:szCs w:val="18"/>
              </w:rPr>
              <w:t>Missed deadlines or launch milestones due to resource issues or team member absence</w:t>
            </w:r>
          </w:p>
        </w:tc>
        <w:tc>
          <w:tcPr>
            <w:tcW w:w="2212"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E1FC242" w14:textId="16756648" w:rsidR="2DE80127" w:rsidRPr="00EC21E7" w:rsidRDefault="2DE80127" w:rsidP="00EC21E7">
            <w:pPr>
              <w:spacing w:after="0"/>
              <w:jc w:val="center"/>
              <w:rPr>
                <w:color w:val="000000" w:themeColor="text1"/>
                <w:sz w:val="18"/>
                <w:szCs w:val="18"/>
              </w:rPr>
            </w:pPr>
            <w:r w:rsidRPr="7C324E05">
              <w:rPr>
                <w:color w:val="000000" w:themeColor="text1"/>
                <w:sz w:val="18"/>
                <w:szCs w:val="18"/>
              </w:rPr>
              <w:t>Delayed rover deployment, risk of missing launch window</w:t>
            </w:r>
          </w:p>
        </w:tc>
        <w:tc>
          <w:tcPr>
            <w:tcW w:w="705" w:type="dxa"/>
            <w:tcBorders>
              <w:top w:val="single" w:sz="6" w:space="0" w:color="auto"/>
              <w:left w:val="single" w:sz="6" w:space="0" w:color="auto"/>
              <w:bottom w:val="single" w:sz="6" w:space="0" w:color="auto"/>
              <w:right w:val="single" w:sz="6" w:space="0" w:color="auto"/>
            </w:tcBorders>
            <w:shd w:val="clear" w:color="auto" w:fill="FF0000"/>
            <w:tcMar>
              <w:top w:w="15" w:type="dxa"/>
              <w:left w:w="15" w:type="dxa"/>
              <w:right w:w="15" w:type="dxa"/>
            </w:tcMar>
            <w:vAlign w:val="center"/>
          </w:tcPr>
          <w:p w14:paraId="7331BB9E" w14:textId="4D9996A4" w:rsidR="2DE80127" w:rsidRPr="00EC21E7" w:rsidRDefault="2DE80127" w:rsidP="00EC21E7">
            <w:pPr>
              <w:spacing w:after="0"/>
              <w:jc w:val="center"/>
              <w:rPr>
                <w:color w:val="000000" w:themeColor="text1"/>
                <w:sz w:val="18"/>
                <w:szCs w:val="18"/>
              </w:rPr>
            </w:pPr>
            <w:r w:rsidRPr="7C324E05">
              <w:rPr>
                <w:color w:val="000000" w:themeColor="text1"/>
                <w:sz w:val="18"/>
                <w:szCs w:val="18"/>
              </w:rPr>
              <w:t>5</w:t>
            </w:r>
          </w:p>
        </w:tc>
        <w:tc>
          <w:tcPr>
            <w:tcW w:w="889" w:type="dxa"/>
            <w:tcBorders>
              <w:top w:val="single" w:sz="6" w:space="0" w:color="auto"/>
              <w:left w:val="single" w:sz="6" w:space="0" w:color="auto"/>
              <w:bottom w:val="single" w:sz="6" w:space="0" w:color="auto"/>
              <w:right w:val="single" w:sz="6" w:space="0" w:color="auto"/>
            </w:tcBorders>
            <w:shd w:val="clear" w:color="auto" w:fill="FFEB84"/>
            <w:tcMar>
              <w:top w:w="15" w:type="dxa"/>
              <w:left w:w="15" w:type="dxa"/>
              <w:right w:w="15" w:type="dxa"/>
            </w:tcMar>
            <w:vAlign w:val="center"/>
          </w:tcPr>
          <w:p w14:paraId="11D1465A" w14:textId="3CDF075D"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c>
          <w:tcPr>
            <w:tcW w:w="536" w:type="dxa"/>
            <w:tcBorders>
              <w:top w:val="single" w:sz="6" w:space="0" w:color="auto"/>
              <w:left w:val="single" w:sz="6" w:space="0" w:color="auto"/>
              <w:bottom w:val="single" w:sz="6" w:space="0" w:color="auto"/>
              <w:right w:val="single" w:sz="6" w:space="0" w:color="auto"/>
            </w:tcBorders>
            <w:shd w:val="clear" w:color="auto" w:fill="FFC46E"/>
            <w:tcMar>
              <w:top w:w="15" w:type="dxa"/>
              <w:left w:w="15" w:type="dxa"/>
              <w:right w:w="15" w:type="dxa"/>
            </w:tcMar>
            <w:vAlign w:val="center"/>
          </w:tcPr>
          <w:p w14:paraId="5CB62680" w14:textId="5316EC42" w:rsidR="2DE80127" w:rsidRPr="00EC21E7" w:rsidRDefault="2DE80127" w:rsidP="00EC21E7">
            <w:pPr>
              <w:spacing w:after="0"/>
              <w:jc w:val="center"/>
              <w:rPr>
                <w:color w:val="000000" w:themeColor="text1"/>
                <w:sz w:val="18"/>
                <w:szCs w:val="18"/>
              </w:rPr>
            </w:pPr>
            <w:r w:rsidRPr="7C324E05">
              <w:rPr>
                <w:color w:val="000000" w:themeColor="text1"/>
                <w:sz w:val="18"/>
                <w:szCs w:val="18"/>
              </w:rPr>
              <w:t>15</w:t>
            </w:r>
          </w:p>
        </w:tc>
        <w:tc>
          <w:tcPr>
            <w:tcW w:w="1335" w:type="dxa"/>
            <w:tcBorders>
              <w:top w:val="single" w:sz="6" w:space="0" w:color="auto"/>
              <w:left w:val="single" w:sz="6" w:space="0" w:color="auto"/>
              <w:bottom w:val="single" w:sz="6" w:space="0" w:color="auto"/>
              <w:right w:val="single" w:sz="4" w:space="0" w:color="000000" w:themeColor="text1"/>
            </w:tcBorders>
            <w:tcMar>
              <w:top w:w="15" w:type="dxa"/>
              <w:left w:w="15" w:type="dxa"/>
              <w:right w:w="15" w:type="dxa"/>
            </w:tcMar>
            <w:vAlign w:val="center"/>
          </w:tcPr>
          <w:p w14:paraId="4C51840A" w14:textId="73ECB46A" w:rsidR="2DE80127" w:rsidRPr="00EC21E7" w:rsidRDefault="2DE80127" w:rsidP="00EC21E7">
            <w:pPr>
              <w:spacing w:after="0"/>
              <w:jc w:val="center"/>
              <w:rPr>
                <w:color w:val="000000" w:themeColor="text1"/>
                <w:sz w:val="18"/>
                <w:szCs w:val="18"/>
              </w:rPr>
            </w:pPr>
            <w:r w:rsidRPr="7C324E05">
              <w:rPr>
                <w:color w:val="000000" w:themeColor="text1"/>
                <w:sz w:val="18"/>
                <w:szCs w:val="18"/>
              </w:rPr>
              <w:t>Plan deadlines early; maintain a project tracker; monitor weekly progress</w:t>
            </w:r>
          </w:p>
        </w:tc>
        <w:tc>
          <w:tcPr>
            <w:tcW w:w="7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5C361"/>
            <w:tcMar>
              <w:top w:w="15" w:type="dxa"/>
              <w:left w:w="15" w:type="dxa"/>
              <w:right w:w="15" w:type="dxa"/>
            </w:tcMar>
            <w:vAlign w:val="center"/>
          </w:tcPr>
          <w:p w14:paraId="601DA39A" w14:textId="72D896E8" w:rsidR="2DE80127" w:rsidRPr="00EC21E7" w:rsidRDefault="2DE80127" w:rsidP="00EC21E7">
            <w:pPr>
              <w:spacing w:after="0"/>
              <w:jc w:val="center"/>
              <w:rPr>
                <w:color w:val="000000" w:themeColor="text1"/>
                <w:sz w:val="18"/>
                <w:szCs w:val="18"/>
              </w:rPr>
            </w:pPr>
            <w:r w:rsidRPr="7C324E05">
              <w:rPr>
                <w:color w:val="000000" w:themeColor="text1"/>
                <w:sz w:val="18"/>
                <w:szCs w:val="18"/>
              </w:rPr>
              <w:t>5</w:t>
            </w:r>
          </w:p>
        </w:tc>
      </w:tr>
      <w:tr w:rsidR="00EC21E7" w:rsidRPr="00EC21E7" w14:paraId="3DD1DD0E" w14:textId="77777777" w:rsidTr="7C324E05">
        <w:trPr>
          <w:trHeight w:val="615"/>
          <w:jc w:val="center"/>
        </w:trPr>
        <w:tc>
          <w:tcPr>
            <w:tcW w:w="5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5EAAD38" w14:textId="6E66890D" w:rsidR="2DE80127" w:rsidRPr="00EC21E7" w:rsidRDefault="285363D5" w:rsidP="00EC21E7">
            <w:pPr>
              <w:spacing w:after="0"/>
              <w:jc w:val="center"/>
              <w:rPr>
                <w:color w:val="000000" w:themeColor="text1"/>
                <w:sz w:val="18"/>
                <w:szCs w:val="18"/>
              </w:rPr>
            </w:pPr>
            <w:r w:rsidRPr="7C324E05">
              <w:rPr>
                <w:color w:val="000000" w:themeColor="text1"/>
                <w:sz w:val="18"/>
                <w:szCs w:val="18"/>
              </w:rPr>
              <w:t>10</w:t>
            </w:r>
          </w:p>
        </w:tc>
        <w:tc>
          <w:tcPr>
            <w:tcW w:w="10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74C1940D" w14:textId="17BF26A8" w:rsidR="2DE80127" w:rsidRPr="00EC21E7" w:rsidRDefault="2DE80127" w:rsidP="00EC21E7">
            <w:pPr>
              <w:spacing w:after="0"/>
              <w:jc w:val="center"/>
              <w:rPr>
                <w:color w:val="000000" w:themeColor="text1"/>
                <w:sz w:val="18"/>
                <w:szCs w:val="18"/>
              </w:rPr>
            </w:pPr>
            <w:r w:rsidRPr="7C324E05">
              <w:rPr>
                <w:i/>
                <w:color w:val="000000" w:themeColor="text1"/>
                <w:sz w:val="18"/>
                <w:szCs w:val="18"/>
              </w:rPr>
              <w:t>Team</w:t>
            </w:r>
          </w:p>
        </w:tc>
        <w:tc>
          <w:tcPr>
            <w:tcW w:w="241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23BDF6B0" w14:textId="15F5E261" w:rsidR="2DE80127" w:rsidRPr="00EC21E7" w:rsidRDefault="2DE80127" w:rsidP="00EC21E7">
            <w:pPr>
              <w:spacing w:after="0"/>
              <w:jc w:val="center"/>
              <w:rPr>
                <w:color w:val="000000" w:themeColor="text1"/>
                <w:sz w:val="18"/>
                <w:szCs w:val="18"/>
              </w:rPr>
            </w:pPr>
            <w:r w:rsidRPr="7C324E05">
              <w:rPr>
                <w:color w:val="000000" w:themeColor="text1"/>
                <w:sz w:val="18"/>
                <w:szCs w:val="18"/>
              </w:rPr>
              <w:t>Unexpected team member drop-out or lack of key expertise</w:t>
            </w:r>
          </w:p>
        </w:tc>
        <w:tc>
          <w:tcPr>
            <w:tcW w:w="2212"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D28C6BD" w14:textId="2C011045" w:rsidR="2DE80127" w:rsidRPr="00EC21E7" w:rsidRDefault="2DE80127" w:rsidP="00EC21E7">
            <w:pPr>
              <w:spacing w:after="0"/>
              <w:jc w:val="center"/>
              <w:rPr>
                <w:color w:val="000000" w:themeColor="text1"/>
                <w:sz w:val="18"/>
                <w:szCs w:val="18"/>
              </w:rPr>
            </w:pPr>
            <w:r w:rsidRPr="7C324E05">
              <w:rPr>
                <w:color w:val="000000" w:themeColor="text1"/>
                <w:sz w:val="18"/>
                <w:szCs w:val="18"/>
              </w:rPr>
              <w:t>Knowledge gaps, reduced productivity</w:t>
            </w:r>
          </w:p>
        </w:tc>
        <w:tc>
          <w:tcPr>
            <w:tcW w:w="705" w:type="dxa"/>
            <w:tcBorders>
              <w:top w:val="single" w:sz="6" w:space="0" w:color="auto"/>
              <w:left w:val="single" w:sz="6" w:space="0" w:color="auto"/>
              <w:bottom w:val="single" w:sz="6" w:space="0" w:color="auto"/>
              <w:right w:val="single" w:sz="6" w:space="0" w:color="auto"/>
            </w:tcBorders>
            <w:shd w:val="clear" w:color="auto" w:fill="FFEB84"/>
            <w:tcMar>
              <w:top w:w="15" w:type="dxa"/>
              <w:left w:w="15" w:type="dxa"/>
              <w:right w:w="15" w:type="dxa"/>
            </w:tcMar>
            <w:vAlign w:val="center"/>
          </w:tcPr>
          <w:p w14:paraId="662DF03A" w14:textId="3AFF6D35"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c>
          <w:tcPr>
            <w:tcW w:w="889" w:type="dxa"/>
            <w:tcBorders>
              <w:top w:val="single" w:sz="6" w:space="0" w:color="auto"/>
              <w:left w:val="single" w:sz="6" w:space="0" w:color="auto"/>
              <w:bottom w:val="single" w:sz="6" w:space="0" w:color="auto"/>
              <w:right w:val="single" w:sz="6" w:space="0" w:color="auto"/>
            </w:tcBorders>
            <w:shd w:val="clear" w:color="auto" w:fill="00B050"/>
            <w:tcMar>
              <w:top w:w="15" w:type="dxa"/>
              <w:left w:w="15" w:type="dxa"/>
              <w:right w:w="15" w:type="dxa"/>
            </w:tcMar>
            <w:vAlign w:val="center"/>
          </w:tcPr>
          <w:p w14:paraId="7BA9BCA9" w14:textId="1D46778E" w:rsidR="2DE80127" w:rsidRPr="00EC21E7" w:rsidRDefault="2DE80127" w:rsidP="00EC21E7">
            <w:pPr>
              <w:spacing w:after="0"/>
              <w:jc w:val="center"/>
              <w:rPr>
                <w:color w:val="000000" w:themeColor="text1"/>
                <w:sz w:val="18"/>
                <w:szCs w:val="18"/>
              </w:rPr>
            </w:pPr>
            <w:r w:rsidRPr="7C324E05">
              <w:rPr>
                <w:color w:val="000000" w:themeColor="text1"/>
                <w:sz w:val="18"/>
                <w:szCs w:val="18"/>
              </w:rPr>
              <w:t>1</w:t>
            </w:r>
          </w:p>
        </w:tc>
        <w:tc>
          <w:tcPr>
            <w:tcW w:w="536" w:type="dxa"/>
            <w:tcBorders>
              <w:top w:val="single" w:sz="6" w:space="0" w:color="auto"/>
              <w:left w:val="single" w:sz="6" w:space="0" w:color="auto"/>
              <w:bottom w:val="single" w:sz="6" w:space="0" w:color="auto"/>
              <w:right w:val="single" w:sz="6" w:space="0" w:color="auto"/>
            </w:tcBorders>
            <w:shd w:val="clear" w:color="auto" w:fill="2AB958"/>
            <w:tcMar>
              <w:top w:w="15" w:type="dxa"/>
              <w:left w:w="15" w:type="dxa"/>
              <w:right w:w="15" w:type="dxa"/>
            </w:tcMar>
            <w:vAlign w:val="center"/>
          </w:tcPr>
          <w:p w14:paraId="7A896705" w14:textId="58A4FCE7"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c>
          <w:tcPr>
            <w:tcW w:w="1335" w:type="dxa"/>
            <w:tcBorders>
              <w:top w:val="single" w:sz="6" w:space="0" w:color="auto"/>
              <w:left w:val="single" w:sz="6" w:space="0" w:color="auto"/>
              <w:bottom w:val="single" w:sz="6" w:space="0" w:color="auto"/>
              <w:right w:val="single" w:sz="4" w:space="0" w:color="000000" w:themeColor="text1"/>
            </w:tcBorders>
            <w:tcMar>
              <w:top w:w="15" w:type="dxa"/>
              <w:left w:w="15" w:type="dxa"/>
              <w:right w:w="15" w:type="dxa"/>
            </w:tcMar>
            <w:vAlign w:val="center"/>
          </w:tcPr>
          <w:p w14:paraId="25E73EB4" w14:textId="4807D7FD" w:rsidR="2DE80127" w:rsidRPr="00EC21E7" w:rsidRDefault="2DE80127" w:rsidP="00EC21E7">
            <w:pPr>
              <w:spacing w:after="0"/>
              <w:jc w:val="center"/>
              <w:rPr>
                <w:color w:val="000000" w:themeColor="text1"/>
                <w:sz w:val="18"/>
                <w:szCs w:val="18"/>
              </w:rPr>
            </w:pPr>
            <w:r w:rsidRPr="7C324E05">
              <w:rPr>
                <w:color w:val="000000" w:themeColor="text1"/>
                <w:sz w:val="18"/>
                <w:szCs w:val="18"/>
              </w:rPr>
              <w:t>Spread critical knowledge; maintain updated documentation; cross-training</w:t>
            </w:r>
          </w:p>
        </w:tc>
        <w:tc>
          <w:tcPr>
            <w:tcW w:w="7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50"/>
            <w:tcMar>
              <w:top w:w="15" w:type="dxa"/>
              <w:left w:w="15" w:type="dxa"/>
              <w:right w:w="15" w:type="dxa"/>
            </w:tcMar>
            <w:vAlign w:val="center"/>
          </w:tcPr>
          <w:p w14:paraId="7B0B320A" w14:textId="3720AAAD" w:rsidR="2DE80127" w:rsidRPr="00EC21E7" w:rsidRDefault="2DE80127" w:rsidP="00EC21E7">
            <w:pPr>
              <w:spacing w:after="0"/>
              <w:jc w:val="center"/>
              <w:rPr>
                <w:color w:val="000000" w:themeColor="text1"/>
                <w:sz w:val="18"/>
                <w:szCs w:val="18"/>
              </w:rPr>
            </w:pPr>
            <w:r w:rsidRPr="7C324E05">
              <w:rPr>
                <w:color w:val="000000" w:themeColor="text1"/>
                <w:sz w:val="18"/>
                <w:szCs w:val="18"/>
              </w:rPr>
              <w:t>1</w:t>
            </w:r>
          </w:p>
        </w:tc>
      </w:tr>
      <w:tr w:rsidR="00EC21E7" w:rsidRPr="00EC21E7" w14:paraId="704AF5EF" w14:textId="77777777" w:rsidTr="7C324E05">
        <w:trPr>
          <w:trHeight w:val="615"/>
          <w:jc w:val="center"/>
        </w:trPr>
        <w:tc>
          <w:tcPr>
            <w:tcW w:w="5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50642BF9" w14:textId="796F4828" w:rsidR="2DE80127" w:rsidRPr="00EC21E7" w:rsidRDefault="1F52E909" w:rsidP="00EC21E7">
            <w:pPr>
              <w:spacing w:after="0"/>
              <w:jc w:val="center"/>
              <w:rPr>
                <w:color w:val="000000" w:themeColor="text1"/>
                <w:sz w:val="18"/>
                <w:szCs w:val="18"/>
              </w:rPr>
            </w:pPr>
            <w:r w:rsidRPr="7C324E05">
              <w:rPr>
                <w:color w:val="000000" w:themeColor="text1"/>
                <w:sz w:val="18"/>
                <w:szCs w:val="18"/>
              </w:rPr>
              <w:t>11</w:t>
            </w:r>
          </w:p>
        </w:tc>
        <w:tc>
          <w:tcPr>
            <w:tcW w:w="10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575EB5A8" w14:textId="40D95239" w:rsidR="2DE80127" w:rsidRPr="00EC21E7" w:rsidRDefault="2DE80127" w:rsidP="00EC21E7">
            <w:pPr>
              <w:spacing w:after="0"/>
              <w:jc w:val="center"/>
              <w:rPr>
                <w:color w:val="000000" w:themeColor="text1"/>
                <w:sz w:val="18"/>
                <w:szCs w:val="18"/>
              </w:rPr>
            </w:pPr>
            <w:r w:rsidRPr="7C324E05">
              <w:rPr>
                <w:i/>
                <w:color w:val="000000" w:themeColor="text1"/>
                <w:sz w:val="18"/>
                <w:szCs w:val="18"/>
              </w:rPr>
              <w:t>Technical Quality</w:t>
            </w:r>
          </w:p>
        </w:tc>
        <w:tc>
          <w:tcPr>
            <w:tcW w:w="241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115788FD" w14:textId="35C938C0" w:rsidR="2DE80127" w:rsidRPr="00EC21E7" w:rsidRDefault="2DE80127" w:rsidP="00EC21E7">
            <w:pPr>
              <w:spacing w:after="0"/>
              <w:jc w:val="center"/>
              <w:rPr>
                <w:color w:val="000000" w:themeColor="text1"/>
                <w:sz w:val="18"/>
                <w:szCs w:val="18"/>
              </w:rPr>
            </w:pPr>
            <w:r w:rsidRPr="7C324E05">
              <w:rPr>
                <w:color w:val="000000" w:themeColor="text1"/>
                <w:sz w:val="18"/>
                <w:szCs w:val="18"/>
              </w:rPr>
              <w:t>Rover/platform fails to meet mission specs (mobility, sensor accuracy, autonomy)</w:t>
            </w:r>
          </w:p>
        </w:tc>
        <w:tc>
          <w:tcPr>
            <w:tcW w:w="2212"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27C60F52" w14:textId="17BB104C" w:rsidR="2DE80127" w:rsidRPr="00EC21E7" w:rsidRDefault="2DE80127" w:rsidP="00EC21E7">
            <w:pPr>
              <w:spacing w:after="0"/>
              <w:jc w:val="center"/>
              <w:rPr>
                <w:color w:val="000000" w:themeColor="text1"/>
                <w:sz w:val="18"/>
                <w:szCs w:val="18"/>
              </w:rPr>
            </w:pPr>
            <w:r w:rsidRPr="7C324E05">
              <w:rPr>
                <w:color w:val="000000" w:themeColor="text1"/>
                <w:sz w:val="18"/>
                <w:szCs w:val="18"/>
              </w:rPr>
              <w:t>Mission objectives not met, failed competition/research</w:t>
            </w:r>
          </w:p>
        </w:tc>
        <w:tc>
          <w:tcPr>
            <w:tcW w:w="705" w:type="dxa"/>
            <w:tcBorders>
              <w:top w:val="single" w:sz="6" w:space="0" w:color="auto"/>
              <w:left w:val="single" w:sz="6" w:space="0" w:color="auto"/>
              <w:bottom w:val="single" w:sz="6" w:space="0" w:color="auto"/>
              <w:right w:val="single" w:sz="6" w:space="0" w:color="auto"/>
            </w:tcBorders>
            <w:shd w:val="clear" w:color="auto" w:fill="FF0000"/>
            <w:tcMar>
              <w:top w:w="15" w:type="dxa"/>
              <w:left w:w="15" w:type="dxa"/>
              <w:right w:w="15" w:type="dxa"/>
            </w:tcMar>
            <w:vAlign w:val="center"/>
          </w:tcPr>
          <w:p w14:paraId="47B1625E" w14:textId="153F61AC" w:rsidR="2DE80127" w:rsidRPr="00EC21E7" w:rsidRDefault="2DE80127" w:rsidP="00EC21E7">
            <w:pPr>
              <w:spacing w:after="0"/>
              <w:jc w:val="center"/>
              <w:rPr>
                <w:color w:val="000000" w:themeColor="text1"/>
                <w:sz w:val="18"/>
                <w:szCs w:val="18"/>
              </w:rPr>
            </w:pPr>
            <w:r w:rsidRPr="7C324E05">
              <w:rPr>
                <w:color w:val="000000" w:themeColor="text1"/>
                <w:sz w:val="18"/>
                <w:szCs w:val="18"/>
              </w:rPr>
              <w:t>5</w:t>
            </w:r>
          </w:p>
        </w:tc>
        <w:tc>
          <w:tcPr>
            <w:tcW w:w="889" w:type="dxa"/>
            <w:tcBorders>
              <w:top w:val="single" w:sz="6" w:space="0" w:color="auto"/>
              <w:left w:val="single" w:sz="6" w:space="0" w:color="auto"/>
              <w:bottom w:val="single" w:sz="6" w:space="0" w:color="auto"/>
              <w:right w:val="single" w:sz="6" w:space="0" w:color="auto"/>
            </w:tcBorders>
            <w:shd w:val="clear" w:color="auto" w:fill="FFEB84"/>
            <w:tcMar>
              <w:top w:w="15" w:type="dxa"/>
              <w:left w:w="15" w:type="dxa"/>
              <w:right w:w="15" w:type="dxa"/>
            </w:tcMar>
            <w:vAlign w:val="center"/>
          </w:tcPr>
          <w:p w14:paraId="3FF95EF8" w14:textId="06F8108C"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c>
          <w:tcPr>
            <w:tcW w:w="536" w:type="dxa"/>
            <w:tcBorders>
              <w:top w:val="single" w:sz="6" w:space="0" w:color="auto"/>
              <w:left w:val="single" w:sz="6" w:space="0" w:color="auto"/>
              <w:bottom w:val="single" w:sz="6" w:space="0" w:color="auto"/>
              <w:right w:val="single" w:sz="6" w:space="0" w:color="auto"/>
            </w:tcBorders>
            <w:shd w:val="clear" w:color="auto" w:fill="FFC46E"/>
            <w:tcMar>
              <w:top w:w="15" w:type="dxa"/>
              <w:left w:w="15" w:type="dxa"/>
              <w:right w:w="15" w:type="dxa"/>
            </w:tcMar>
            <w:vAlign w:val="center"/>
          </w:tcPr>
          <w:p w14:paraId="69449BEC" w14:textId="33A34A5F" w:rsidR="2DE80127" w:rsidRPr="00EC21E7" w:rsidRDefault="2DE80127" w:rsidP="00EC21E7">
            <w:pPr>
              <w:spacing w:after="0"/>
              <w:jc w:val="center"/>
              <w:rPr>
                <w:color w:val="000000" w:themeColor="text1"/>
                <w:sz w:val="18"/>
                <w:szCs w:val="18"/>
              </w:rPr>
            </w:pPr>
            <w:r w:rsidRPr="7C324E05">
              <w:rPr>
                <w:color w:val="000000" w:themeColor="text1"/>
                <w:sz w:val="18"/>
                <w:szCs w:val="18"/>
              </w:rPr>
              <w:t>15</w:t>
            </w:r>
          </w:p>
        </w:tc>
        <w:tc>
          <w:tcPr>
            <w:tcW w:w="1335" w:type="dxa"/>
            <w:tcBorders>
              <w:top w:val="single" w:sz="6" w:space="0" w:color="auto"/>
              <w:left w:val="single" w:sz="6" w:space="0" w:color="auto"/>
              <w:bottom w:val="single" w:sz="6" w:space="0" w:color="auto"/>
              <w:right w:val="single" w:sz="4" w:space="0" w:color="000000" w:themeColor="text1"/>
            </w:tcBorders>
            <w:tcMar>
              <w:top w:w="15" w:type="dxa"/>
              <w:left w:w="15" w:type="dxa"/>
              <w:right w:w="15" w:type="dxa"/>
            </w:tcMar>
            <w:vAlign w:val="center"/>
          </w:tcPr>
          <w:p w14:paraId="0DE2572F" w14:textId="75148EF6" w:rsidR="2DE80127" w:rsidRPr="00EC21E7" w:rsidRDefault="2DE80127" w:rsidP="00EC21E7">
            <w:pPr>
              <w:spacing w:after="0"/>
              <w:jc w:val="center"/>
              <w:rPr>
                <w:color w:val="000000" w:themeColor="text1"/>
                <w:sz w:val="18"/>
                <w:szCs w:val="18"/>
              </w:rPr>
            </w:pPr>
            <w:r w:rsidRPr="7C324E05">
              <w:rPr>
                <w:color w:val="000000" w:themeColor="text1"/>
                <w:sz w:val="18"/>
                <w:szCs w:val="18"/>
              </w:rPr>
              <w:t>Test subsystems early and often; validate against requirements; stage reviews</w:t>
            </w:r>
          </w:p>
        </w:tc>
        <w:tc>
          <w:tcPr>
            <w:tcW w:w="7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5C361"/>
            <w:tcMar>
              <w:top w:w="15" w:type="dxa"/>
              <w:left w:w="15" w:type="dxa"/>
              <w:right w:w="15" w:type="dxa"/>
            </w:tcMar>
            <w:vAlign w:val="center"/>
          </w:tcPr>
          <w:p w14:paraId="7BBDCCAF" w14:textId="7E5F9903" w:rsidR="2DE80127" w:rsidRPr="00EC21E7" w:rsidRDefault="2DE80127" w:rsidP="00EC21E7">
            <w:pPr>
              <w:spacing w:after="0"/>
              <w:jc w:val="center"/>
              <w:rPr>
                <w:color w:val="000000" w:themeColor="text1"/>
                <w:sz w:val="18"/>
                <w:szCs w:val="18"/>
              </w:rPr>
            </w:pPr>
            <w:r w:rsidRPr="7C324E05">
              <w:rPr>
                <w:color w:val="000000" w:themeColor="text1"/>
                <w:sz w:val="18"/>
                <w:szCs w:val="18"/>
              </w:rPr>
              <w:t>5</w:t>
            </w:r>
          </w:p>
        </w:tc>
      </w:tr>
      <w:tr w:rsidR="00EC21E7" w:rsidRPr="00EC21E7" w14:paraId="6E7A4048" w14:textId="77777777" w:rsidTr="7C324E05">
        <w:trPr>
          <w:trHeight w:val="615"/>
          <w:jc w:val="center"/>
        </w:trPr>
        <w:tc>
          <w:tcPr>
            <w:tcW w:w="5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F3A6107" w14:textId="0788815F" w:rsidR="2DE80127" w:rsidRPr="00EC21E7" w:rsidRDefault="49E1C307" w:rsidP="00EC21E7">
            <w:pPr>
              <w:spacing w:after="0"/>
              <w:jc w:val="center"/>
              <w:rPr>
                <w:color w:val="000000" w:themeColor="text1"/>
                <w:sz w:val="18"/>
                <w:szCs w:val="18"/>
              </w:rPr>
            </w:pPr>
            <w:r w:rsidRPr="7C324E05">
              <w:rPr>
                <w:color w:val="000000" w:themeColor="text1"/>
                <w:sz w:val="18"/>
                <w:szCs w:val="18"/>
              </w:rPr>
              <w:t>12</w:t>
            </w:r>
          </w:p>
        </w:tc>
        <w:tc>
          <w:tcPr>
            <w:tcW w:w="10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2D5E2A34" w14:textId="68E3762A" w:rsidR="2DE80127" w:rsidRPr="00EC21E7" w:rsidRDefault="2DE80127" w:rsidP="00EC21E7">
            <w:pPr>
              <w:spacing w:after="0"/>
              <w:jc w:val="center"/>
              <w:rPr>
                <w:color w:val="000000" w:themeColor="text1"/>
                <w:sz w:val="18"/>
                <w:szCs w:val="18"/>
              </w:rPr>
            </w:pPr>
            <w:r w:rsidRPr="7C324E05">
              <w:rPr>
                <w:i/>
                <w:color w:val="000000" w:themeColor="text1"/>
                <w:sz w:val="18"/>
                <w:szCs w:val="18"/>
              </w:rPr>
              <w:t>Parts/Procurement</w:t>
            </w:r>
          </w:p>
        </w:tc>
        <w:tc>
          <w:tcPr>
            <w:tcW w:w="241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1A99F421" w14:textId="62AD89D4" w:rsidR="2DE80127" w:rsidRPr="00EC21E7" w:rsidRDefault="2DE80127" w:rsidP="00EC21E7">
            <w:pPr>
              <w:spacing w:after="0"/>
              <w:jc w:val="center"/>
              <w:rPr>
                <w:color w:val="000000" w:themeColor="text1"/>
                <w:sz w:val="18"/>
                <w:szCs w:val="18"/>
              </w:rPr>
            </w:pPr>
            <w:r w:rsidRPr="7C324E05">
              <w:rPr>
                <w:color w:val="000000" w:themeColor="text1"/>
                <w:sz w:val="18"/>
                <w:szCs w:val="18"/>
              </w:rPr>
              <w:t>Delays in delivery of essential rover components (motors, boards, sensors)</w:t>
            </w:r>
          </w:p>
        </w:tc>
        <w:tc>
          <w:tcPr>
            <w:tcW w:w="2212"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2BFB57F" w14:textId="04197097" w:rsidR="2DE80127" w:rsidRPr="00EC21E7" w:rsidRDefault="2DE80127" w:rsidP="00EC21E7">
            <w:pPr>
              <w:spacing w:after="0"/>
              <w:jc w:val="center"/>
              <w:rPr>
                <w:color w:val="000000" w:themeColor="text1"/>
                <w:sz w:val="18"/>
                <w:szCs w:val="18"/>
              </w:rPr>
            </w:pPr>
            <w:r w:rsidRPr="7C324E05">
              <w:rPr>
                <w:color w:val="000000" w:themeColor="text1"/>
                <w:sz w:val="18"/>
                <w:szCs w:val="18"/>
              </w:rPr>
              <w:t>Project halted, forced redesign/substitution</w:t>
            </w:r>
          </w:p>
        </w:tc>
        <w:tc>
          <w:tcPr>
            <w:tcW w:w="705" w:type="dxa"/>
            <w:tcBorders>
              <w:top w:val="single" w:sz="6" w:space="0" w:color="auto"/>
              <w:left w:val="single" w:sz="6" w:space="0" w:color="auto"/>
              <w:bottom w:val="single" w:sz="6" w:space="0" w:color="auto"/>
              <w:right w:val="single" w:sz="6" w:space="0" w:color="auto"/>
            </w:tcBorders>
            <w:shd w:val="clear" w:color="auto" w:fill="FFEB84"/>
            <w:tcMar>
              <w:top w:w="15" w:type="dxa"/>
              <w:left w:w="15" w:type="dxa"/>
              <w:right w:w="15" w:type="dxa"/>
            </w:tcMar>
            <w:vAlign w:val="center"/>
          </w:tcPr>
          <w:p w14:paraId="524D43AD" w14:textId="10AB7406"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c>
          <w:tcPr>
            <w:tcW w:w="889" w:type="dxa"/>
            <w:tcBorders>
              <w:top w:val="single" w:sz="6" w:space="0" w:color="auto"/>
              <w:left w:val="single" w:sz="6" w:space="0" w:color="auto"/>
              <w:bottom w:val="single" w:sz="6" w:space="0" w:color="auto"/>
              <w:right w:val="single" w:sz="6" w:space="0" w:color="auto"/>
            </w:tcBorders>
            <w:shd w:val="clear" w:color="auto" w:fill="FFEB84"/>
            <w:tcMar>
              <w:top w:w="15" w:type="dxa"/>
              <w:left w:w="15" w:type="dxa"/>
              <w:right w:w="15" w:type="dxa"/>
            </w:tcMar>
            <w:vAlign w:val="center"/>
          </w:tcPr>
          <w:p w14:paraId="56F291FF" w14:textId="317ABEA4"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c>
          <w:tcPr>
            <w:tcW w:w="536" w:type="dxa"/>
            <w:tcBorders>
              <w:top w:val="single" w:sz="6" w:space="0" w:color="auto"/>
              <w:left w:val="single" w:sz="6" w:space="0" w:color="auto"/>
              <w:bottom w:val="single" w:sz="6" w:space="0" w:color="auto"/>
              <w:right w:val="single" w:sz="6" w:space="0" w:color="auto"/>
            </w:tcBorders>
            <w:shd w:val="clear" w:color="auto" w:fill="AAD772"/>
            <w:tcMar>
              <w:top w:w="15" w:type="dxa"/>
              <w:left w:w="15" w:type="dxa"/>
              <w:right w:w="15" w:type="dxa"/>
            </w:tcMar>
            <w:vAlign w:val="center"/>
          </w:tcPr>
          <w:p w14:paraId="213FF22F" w14:textId="5CC229F5" w:rsidR="2DE80127" w:rsidRPr="00EC21E7" w:rsidRDefault="2DE80127" w:rsidP="00EC21E7">
            <w:pPr>
              <w:spacing w:after="0"/>
              <w:jc w:val="center"/>
              <w:rPr>
                <w:color w:val="000000" w:themeColor="text1"/>
                <w:sz w:val="18"/>
                <w:szCs w:val="18"/>
              </w:rPr>
            </w:pPr>
            <w:r w:rsidRPr="7C324E05">
              <w:rPr>
                <w:color w:val="000000" w:themeColor="text1"/>
                <w:sz w:val="18"/>
                <w:szCs w:val="18"/>
              </w:rPr>
              <w:t>9</w:t>
            </w:r>
          </w:p>
        </w:tc>
        <w:tc>
          <w:tcPr>
            <w:tcW w:w="1335" w:type="dxa"/>
            <w:tcBorders>
              <w:top w:val="single" w:sz="6" w:space="0" w:color="auto"/>
              <w:left w:val="single" w:sz="6" w:space="0" w:color="auto"/>
              <w:bottom w:val="single" w:sz="6" w:space="0" w:color="auto"/>
              <w:right w:val="single" w:sz="4" w:space="0" w:color="000000" w:themeColor="text1"/>
            </w:tcBorders>
            <w:tcMar>
              <w:top w:w="15" w:type="dxa"/>
              <w:left w:w="15" w:type="dxa"/>
              <w:right w:w="15" w:type="dxa"/>
            </w:tcMar>
            <w:vAlign w:val="center"/>
          </w:tcPr>
          <w:p w14:paraId="3EB2C4B4" w14:textId="0E2DB3B3" w:rsidR="2DE80127" w:rsidRPr="00EC21E7" w:rsidRDefault="2DE80127" w:rsidP="00EC21E7">
            <w:pPr>
              <w:spacing w:after="0"/>
              <w:jc w:val="center"/>
              <w:rPr>
                <w:color w:val="000000" w:themeColor="text1"/>
                <w:sz w:val="18"/>
                <w:szCs w:val="18"/>
              </w:rPr>
            </w:pPr>
            <w:r w:rsidRPr="7C324E05">
              <w:rPr>
                <w:color w:val="000000" w:themeColor="text1"/>
                <w:sz w:val="18"/>
                <w:szCs w:val="18"/>
              </w:rPr>
              <w:t xml:space="preserve">Order parts early; track shipments closely; </w:t>
            </w:r>
            <w:proofErr w:type="spellStart"/>
            <w:r w:rsidRPr="7C324E05">
              <w:rPr>
                <w:color w:val="000000" w:themeColor="text1"/>
                <w:sz w:val="18"/>
                <w:szCs w:val="18"/>
              </w:rPr>
              <w:t>favor</w:t>
            </w:r>
            <w:proofErr w:type="spellEnd"/>
            <w:r w:rsidRPr="7C324E05">
              <w:rPr>
                <w:color w:val="000000" w:themeColor="text1"/>
                <w:sz w:val="18"/>
                <w:szCs w:val="18"/>
              </w:rPr>
              <w:t xml:space="preserve"> reputable suppliers</w:t>
            </w:r>
          </w:p>
        </w:tc>
        <w:tc>
          <w:tcPr>
            <w:tcW w:w="7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AB958"/>
            <w:tcMar>
              <w:top w:w="15" w:type="dxa"/>
              <w:left w:w="15" w:type="dxa"/>
              <w:right w:w="15" w:type="dxa"/>
            </w:tcMar>
            <w:vAlign w:val="center"/>
          </w:tcPr>
          <w:p w14:paraId="5F3F6375" w14:textId="6FE8191C"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r>
      <w:tr w:rsidR="00EC21E7" w:rsidRPr="00EC21E7" w14:paraId="56393610" w14:textId="77777777" w:rsidTr="7C324E05">
        <w:trPr>
          <w:trHeight w:val="615"/>
          <w:jc w:val="center"/>
        </w:trPr>
        <w:tc>
          <w:tcPr>
            <w:tcW w:w="5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5ED65B5" w14:textId="1D31288B" w:rsidR="2DE80127" w:rsidRPr="00EC21E7" w:rsidRDefault="0AE0C6C6" w:rsidP="00EC21E7">
            <w:pPr>
              <w:spacing w:after="0"/>
              <w:jc w:val="center"/>
              <w:rPr>
                <w:color w:val="000000" w:themeColor="text1"/>
                <w:sz w:val="18"/>
                <w:szCs w:val="18"/>
              </w:rPr>
            </w:pPr>
            <w:r w:rsidRPr="7C324E05">
              <w:rPr>
                <w:color w:val="000000" w:themeColor="text1"/>
                <w:sz w:val="18"/>
                <w:szCs w:val="18"/>
              </w:rPr>
              <w:t>13</w:t>
            </w:r>
          </w:p>
        </w:tc>
        <w:tc>
          <w:tcPr>
            <w:tcW w:w="10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B6E29DC" w14:textId="2189BACC" w:rsidR="2DE80127" w:rsidRPr="00EC21E7" w:rsidRDefault="2DE80127" w:rsidP="00EC21E7">
            <w:pPr>
              <w:spacing w:after="0"/>
              <w:jc w:val="center"/>
              <w:rPr>
                <w:color w:val="000000" w:themeColor="text1"/>
                <w:sz w:val="18"/>
                <w:szCs w:val="18"/>
              </w:rPr>
            </w:pPr>
            <w:r w:rsidRPr="7C324E05">
              <w:rPr>
                <w:i/>
                <w:color w:val="000000" w:themeColor="text1"/>
                <w:sz w:val="18"/>
                <w:szCs w:val="18"/>
              </w:rPr>
              <w:t>Communication</w:t>
            </w:r>
          </w:p>
        </w:tc>
        <w:tc>
          <w:tcPr>
            <w:tcW w:w="241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7A54DD1" w14:textId="4ED2616F" w:rsidR="2DE80127" w:rsidRPr="00EC21E7" w:rsidRDefault="2DE80127" w:rsidP="00EC21E7">
            <w:pPr>
              <w:spacing w:after="0"/>
              <w:jc w:val="center"/>
              <w:rPr>
                <w:color w:val="000000" w:themeColor="text1"/>
                <w:sz w:val="18"/>
                <w:szCs w:val="18"/>
              </w:rPr>
            </w:pPr>
            <w:r w:rsidRPr="7C324E05">
              <w:rPr>
                <w:color w:val="000000" w:themeColor="text1"/>
                <w:sz w:val="18"/>
                <w:szCs w:val="18"/>
              </w:rPr>
              <w:t>Poor integration and information flow between hardware/software teams</w:t>
            </w:r>
          </w:p>
        </w:tc>
        <w:tc>
          <w:tcPr>
            <w:tcW w:w="2212"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2610FCF" w14:textId="65D80A19" w:rsidR="2DE80127" w:rsidRPr="00EC21E7" w:rsidRDefault="2DE80127" w:rsidP="00EC21E7">
            <w:pPr>
              <w:spacing w:after="0"/>
              <w:jc w:val="center"/>
              <w:rPr>
                <w:color w:val="000000" w:themeColor="text1"/>
                <w:sz w:val="18"/>
                <w:szCs w:val="18"/>
              </w:rPr>
            </w:pPr>
            <w:r w:rsidRPr="7C324E05">
              <w:rPr>
                <w:color w:val="000000" w:themeColor="text1"/>
                <w:sz w:val="18"/>
                <w:szCs w:val="18"/>
              </w:rPr>
              <w:t>Faulty system integration, bugs, wasted effort</w:t>
            </w:r>
          </w:p>
        </w:tc>
        <w:tc>
          <w:tcPr>
            <w:tcW w:w="705" w:type="dxa"/>
            <w:tcBorders>
              <w:top w:val="single" w:sz="6" w:space="0" w:color="auto"/>
              <w:left w:val="single" w:sz="6" w:space="0" w:color="auto"/>
              <w:bottom w:val="single" w:sz="6" w:space="0" w:color="auto"/>
              <w:right w:val="single" w:sz="6" w:space="0" w:color="auto"/>
            </w:tcBorders>
            <w:shd w:val="clear" w:color="auto" w:fill="FF7642"/>
            <w:tcMar>
              <w:top w:w="15" w:type="dxa"/>
              <w:left w:w="15" w:type="dxa"/>
              <w:right w:w="15" w:type="dxa"/>
            </w:tcMar>
            <w:vAlign w:val="center"/>
          </w:tcPr>
          <w:p w14:paraId="31E58CC8" w14:textId="046CE703" w:rsidR="2DE80127" w:rsidRPr="00EC21E7" w:rsidRDefault="2DE80127" w:rsidP="00EC21E7">
            <w:pPr>
              <w:spacing w:after="0"/>
              <w:jc w:val="center"/>
              <w:rPr>
                <w:color w:val="000000" w:themeColor="text1"/>
                <w:sz w:val="18"/>
                <w:szCs w:val="18"/>
              </w:rPr>
            </w:pPr>
            <w:r w:rsidRPr="7C324E05">
              <w:rPr>
                <w:color w:val="000000" w:themeColor="text1"/>
                <w:sz w:val="18"/>
                <w:szCs w:val="18"/>
              </w:rPr>
              <w:t>4</w:t>
            </w:r>
          </w:p>
        </w:tc>
        <w:tc>
          <w:tcPr>
            <w:tcW w:w="889" w:type="dxa"/>
            <w:tcBorders>
              <w:top w:val="single" w:sz="6" w:space="0" w:color="auto"/>
              <w:left w:val="single" w:sz="6" w:space="0" w:color="auto"/>
              <w:bottom w:val="single" w:sz="6" w:space="0" w:color="auto"/>
              <w:right w:val="single" w:sz="6" w:space="0" w:color="auto"/>
            </w:tcBorders>
            <w:shd w:val="clear" w:color="auto" w:fill="FFEB84"/>
            <w:tcMar>
              <w:top w:w="15" w:type="dxa"/>
              <w:left w:w="15" w:type="dxa"/>
              <w:right w:w="15" w:type="dxa"/>
            </w:tcMar>
            <w:vAlign w:val="center"/>
          </w:tcPr>
          <w:p w14:paraId="7ADBAA9B" w14:textId="16A6812C"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c>
          <w:tcPr>
            <w:tcW w:w="536" w:type="dxa"/>
            <w:tcBorders>
              <w:top w:val="single" w:sz="6" w:space="0" w:color="auto"/>
              <w:left w:val="single" w:sz="6" w:space="0" w:color="auto"/>
              <w:bottom w:val="single" w:sz="6" w:space="0" w:color="auto"/>
              <w:right w:val="single" w:sz="6" w:space="0" w:color="auto"/>
            </w:tcBorders>
            <w:shd w:val="clear" w:color="auto" w:fill="E9E67F"/>
            <w:tcMar>
              <w:top w:w="15" w:type="dxa"/>
              <w:left w:w="15" w:type="dxa"/>
              <w:right w:w="15" w:type="dxa"/>
            </w:tcMar>
            <w:vAlign w:val="center"/>
          </w:tcPr>
          <w:p w14:paraId="443231C7" w14:textId="66A24F79" w:rsidR="2DE80127" w:rsidRPr="00EC21E7" w:rsidRDefault="2DE80127" w:rsidP="00EC21E7">
            <w:pPr>
              <w:spacing w:after="0"/>
              <w:jc w:val="center"/>
              <w:rPr>
                <w:color w:val="000000" w:themeColor="text1"/>
                <w:sz w:val="18"/>
                <w:szCs w:val="18"/>
              </w:rPr>
            </w:pPr>
            <w:r w:rsidRPr="7C324E05">
              <w:rPr>
                <w:color w:val="000000" w:themeColor="text1"/>
                <w:sz w:val="18"/>
                <w:szCs w:val="18"/>
              </w:rPr>
              <w:t>12</w:t>
            </w:r>
          </w:p>
        </w:tc>
        <w:tc>
          <w:tcPr>
            <w:tcW w:w="1335" w:type="dxa"/>
            <w:tcBorders>
              <w:top w:val="single" w:sz="6" w:space="0" w:color="auto"/>
              <w:left w:val="single" w:sz="6" w:space="0" w:color="auto"/>
              <w:bottom w:val="single" w:sz="6" w:space="0" w:color="auto"/>
              <w:right w:val="single" w:sz="4" w:space="0" w:color="000000" w:themeColor="text1"/>
            </w:tcBorders>
            <w:tcMar>
              <w:top w:w="15" w:type="dxa"/>
              <w:left w:w="15" w:type="dxa"/>
              <w:right w:w="15" w:type="dxa"/>
            </w:tcMar>
            <w:vAlign w:val="center"/>
          </w:tcPr>
          <w:p w14:paraId="13ED579F" w14:textId="07257889" w:rsidR="2DE80127" w:rsidRPr="00EC21E7" w:rsidRDefault="2DE80127" w:rsidP="00EC21E7">
            <w:pPr>
              <w:spacing w:after="0"/>
              <w:jc w:val="center"/>
              <w:rPr>
                <w:color w:val="000000" w:themeColor="text1"/>
                <w:sz w:val="18"/>
                <w:szCs w:val="18"/>
              </w:rPr>
            </w:pPr>
            <w:r w:rsidRPr="7C324E05">
              <w:rPr>
                <w:color w:val="000000" w:themeColor="text1"/>
                <w:sz w:val="18"/>
                <w:szCs w:val="18"/>
              </w:rPr>
              <w:t>Run regular cross-discipline meetings; use online communication tools</w:t>
            </w:r>
          </w:p>
        </w:tc>
        <w:tc>
          <w:tcPr>
            <w:tcW w:w="7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FBE5D"/>
            <w:tcMar>
              <w:top w:w="15" w:type="dxa"/>
              <w:left w:w="15" w:type="dxa"/>
              <w:right w:w="15" w:type="dxa"/>
            </w:tcMar>
            <w:vAlign w:val="center"/>
          </w:tcPr>
          <w:p w14:paraId="0C9820D5" w14:textId="3C34F984" w:rsidR="2DE80127" w:rsidRPr="00EC21E7" w:rsidRDefault="2DE80127" w:rsidP="00EC21E7">
            <w:pPr>
              <w:spacing w:after="0"/>
              <w:jc w:val="center"/>
              <w:rPr>
                <w:color w:val="000000" w:themeColor="text1"/>
                <w:sz w:val="18"/>
                <w:szCs w:val="18"/>
              </w:rPr>
            </w:pPr>
            <w:r w:rsidRPr="7C324E05">
              <w:rPr>
                <w:color w:val="000000" w:themeColor="text1"/>
                <w:sz w:val="18"/>
                <w:szCs w:val="18"/>
              </w:rPr>
              <w:t>4</w:t>
            </w:r>
          </w:p>
        </w:tc>
      </w:tr>
      <w:tr w:rsidR="00EC21E7" w:rsidRPr="00EC21E7" w14:paraId="312AC28E" w14:textId="77777777" w:rsidTr="7C324E05">
        <w:trPr>
          <w:trHeight w:val="615"/>
          <w:jc w:val="center"/>
        </w:trPr>
        <w:tc>
          <w:tcPr>
            <w:tcW w:w="5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7485508A" w14:textId="1124FE65" w:rsidR="2DE80127" w:rsidRPr="00EC21E7" w:rsidRDefault="2ACD0082" w:rsidP="00EC21E7">
            <w:pPr>
              <w:spacing w:after="0"/>
              <w:jc w:val="center"/>
              <w:rPr>
                <w:color w:val="000000" w:themeColor="text1"/>
                <w:sz w:val="18"/>
                <w:szCs w:val="18"/>
              </w:rPr>
            </w:pPr>
            <w:r w:rsidRPr="7C324E05">
              <w:rPr>
                <w:color w:val="000000" w:themeColor="text1"/>
                <w:sz w:val="18"/>
                <w:szCs w:val="18"/>
              </w:rPr>
              <w:t>14</w:t>
            </w:r>
          </w:p>
        </w:tc>
        <w:tc>
          <w:tcPr>
            <w:tcW w:w="10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C085419" w14:textId="37456F95" w:rsidR="2DE80127" w:rsidRPr="00EC21E7" w:rsidRDefault="2DE80127" w:rsidP="00EC21E7">
            <w:pPr>
              <w:spacing w:after="0"/>
              <w:jc w:val="center"/>
              <w:rPr>
                <w:color w:val="000000" w:themeColor="text1"/>
                <w:sz w:val="18"/>
                <w:szCs w:val="18"/>
              </w:rPr>
            </w:pPr>
            <w:r w:rsidRPr="7C324E05">
              <w:rPr>
                <w:i/>
                <w:color w:val="000000" w:themeColor="text1"/>
                <w:sz w:val="18"/>
                <w:szCs w:val="18"/>
              </w:rPr>
              <w:t>Time Management</w:t>
            </w:r>
          </w:p>
        </w:tc>
        <w:tc>
          <w:tcPr>
            <w:tcW w:w="241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B55279D" w14:textId="00732E18" w:rsidR="2DE80127" w:rsidRPr="00EC21E7" w:rsidRDefault="2DE80127" w:rsidP="00EC21E7">
            <w:pPr>
              <w:spacing w:after="0"/>
              <w:jc w:val="center"/>
              <w:rPr>
                <w:color w:val="000000" w:themeColor="text1"/>
                <w:sz w:val="18"/>
                <w:szCs w:val="18"/>
              </w:rPr>
            </w:pPr>
            <w:r w:rsidRPr="7C324E05">
              <w:rPr>
                <w:color w:val="000000" w:themeColor="text1"/>
                <w:sz w:val="18"/>
                <w:szCs w:val="18"/>
              </w:rPr>
              <w:t>Rushed completion and poor prioritisation of work leads to mistakes or incomplete systems</w:t>
            </w:r>
          </w:p>
        </w:tc>
        <w:tc>
          <w:tcPr>
            <w:tcW w:w="2212"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7C46180" w14:textId="351FE827" w:rsidR="2DE80127" w:rsidRPr="00EC21E7" w:rsidRDefault="2DE80127" w:rsidP="00EC21E7">
            <w:pPr>
              <w:spacing w:after="0"/>
              <w:jc w:val="center"/>
              <w:rPr>
                <w:color w:val="000000" w:themeColor="text1"/>
                <w:sz w:val="18"/>
                <w:szCs w:val="18"/>
              </w:rPr>
            </w:pPr>
            <w:r w:rsidRPr="7C324E05">
              <w:rPr>
                <w:color w:val="000000" w:themeColor="text1"/>
                <w:sz w:val="18"/>
                <w:szCs w:val="18"/>
              </w:rPr>
              <w:t>Increased rework, overlooked components</w:t>
            </w:r>
          </w:p>
        </w:tc>
        <w:tc>
          <w:tcPr>
            <w:tcW w:w="705" w:type="dxa"/>
            <w:tcBorders>
              <w:top w:val="single" w:sz="6" w:space="0" w:color="auto"/>
              <w:left w:val="single" w:sz="6" w:space="0" w:color="auto"/>
              <w:bottom w:val="single" w:sz="6" w:space="0" w:color="auto"/>
              <w:right w:val="single" w:sz="6" w:space="0" w:color="auto"/>
            </w:tcBorders>
            <w:shd w:val="clear" w:color="auto" w:fill="FF7642"/>
            <w:tcMar>
              <w:top w:w="15" w:type="dxa"/>
              <w:left w:w="15" w:type="dxa"/>
              <w:right w:w="15" w:type="dxa"/>
            </w:tcMar>
            <w:vAlign w:val="center"/>
          </w:tcPr>
          <w:p w14:paraId="655446B3" w14:textId="136E4DF6" w:rsidR="2DE80127" w:rsidRPr="00EC21E7" w:rsidRDefault="2DE80127" w:rsidP="00EC21E7">
            <w:pPr>
              <w:spacing w:after="0"/>
              <w:jc w:val="center"/>
              <w:rPr>
                <w:color w:val="000000" w:themeColor="text1"/>
                <w:sz w:val="18"/>
                <w:szCs w:val="18"/>
              </w:rPr>
            </w:pPr>
            <w:r w:rsidRPr="7C324E05">
              <w:rPr>
                <w:color w:val="000000" w:themeColor="text1"/>
                <w:sz w:val="18"/>
                <w:szCs w:val="18"/>
              </w:rPr>
              <w:t>4</w:t>
            </w:r>
          </w:p>
        </w:tc>
        <w:tc>
          <w:tcPr>
            <w:tcW w:w="889" w:type="dxa"/>
            <w:tcBorders>
              <w:top w:val="single" w:sz="6" w:space="0" w:color="auto"/>
              <w:left w:val="single" w:sz="6" w:space="0" w:color="auto"/>
              <w:bottom w:val="single" w:sz="6" w:space="0" w:color="auto"/>
              <w:right w:val="single" w:sz="6" w:space="0" w:color="auto"/>
            </w:tcBorders>
            <w:shd w:val="clear" w:color="auto" w:fill="FF0000"/>
            <w:tcMar>
              <w:top w:w="15" w:type="dxa"/>
              <w:left w:w="15" w:type="dxa"/>
              <w:right w:w="15" w:type="dxa"/>
            </w:tcMar>
            <w:vAlign w:val="center"/>
          </w:tcPr>
          <w:p w14:paraId="1856283B" w14:textId="12EC71D3" w:rsidR="2DE80127" w:rsidRPr="00EC21E7" w:rsidRDefault="2DE80127" w:rsidP="00EC21E7">
            <w:pPr>
              <w:spacing w:after="0"/>
              <w:jc w:val="center"/>
              <w:rPr>
                <w:color w:val="000000" w:themeColor="text1"/>
                <w:sz w:val="18"/>
                <w:szCs w:val="18"/>
              </w:rPr>
            </w:pPr>
            <w:r w:rsidRPr="7C324E05">
              <w:rPr>
                <w:color w:val="000000" w:themeColor="text1"/>
                <w:sz w:val="18"/>
                <w:szCs w:val="18"/>
              </w:rPr>
              <w:t>5</w:t>
            </w:r>
          </w:p>
        </w:tc>
        <w:tc>
          <w:tcPr>
            <w:tcW w:w="536" w:type="dxa"/>
            <w:tcBorders>
              <w:top w:val="single" w:sz="6" w:space="0" w:color="auto"/>
              <w:left w:val="single" w:sz="6" w:space="0" w:color="auto"/>
              <w:bottom w:val="single" w:sz="6" w:space="0" w:color="auto"/>
              <w:right w:val="single" w:sz="6" w:space="0" w:color="auto"/>
            </w:tcBorders>
            <w:shd w:val="clear" w:color="auto" w:fill="FF6237"/>
            <w:tcMar>
              <w:top w:w="15" w:type="dxa"/>
              <w:left w:w="15" w:type="dxa"/>
              <w:right w:w="15" w:type="dxa"/>
            </w:tcMar>
            <w:vAlign w:val="center"/>
          </w:tcPr>
          <w:p w14:paraId="33EA997E" w14:textId="00138096" w:rsidR="2DE80127" w:rsidRPr="00EC21E7" w:rsidRDefault="2DE80127" w:rsidP="00EC21E7">
            <w:pPr>
              <w:spacing w:after="0"/>
              <w:jc w:val="center"/>
              <w:rPr>
                <w:color w:val="000000" w:themeColor="text1"/>
                <w:sz w:val="18"/>
                <w:szCs w:val="18"/>
              </w:rPr>
            </w:pPr>
            <w:r w:rsidRPr="7C324E05">
              <w:rPr>
                <w:color w:val="000000" w:themeColor="text1"/>
                <w:sz w:val="18"/>
                <w:szCs w:val="18"/>
              </w:rPr>
              <w:t>20</w:t>
            </w:r>
          </w:p>
        </w:tc>
        <w:tc>
          <w:tcPr>
            <w:tcW w:w="1335" w:type="dxa"/>
            <w:tcBorders>
              <w:top w:val="single" w:sz="6" w:space="0" w:color="auto"/>
              <w:left w:val="single" w:sz="6" w:space="0" w:color="auto"/>
              <w:bottom w:val="single" w:sz="6" w:space="0" w:color="auto"/>
              <w:right w:val="single" w:sz="4" w:space="0" w:color="000000" w:themeColor="text1"/>
            </w:tcBorders>
            <w:tcMar>
              <w:top w:w="15" w:type="dxa"/>
              <w:left w:w="15" w:type="dxa"/>
              <w:right w:w="15" w:type="dxa"/>
            </w:tcMar>
            <w:vAlign w:val="center"/>
          </w:tcPr>
          <w:p w14:paraId="629D88FC" w14:textId="4FA4277C" w:rsidR="2DE80127" w:rsidRPr="00EC21E7" w:rsidRDefault="2DE80127" w:rsidP="00EC21E7">
            <w:pPr>
              <w:spacing w:after="0"/>
              <w:jc w:val="center"/>
              <w:rPr>
                <w:color w:val="000000" w:themeColor="text1"/>
                <w:sz w:val="18"/>
                <w:szCs w:val="18"/>
              </w:rPr>
            </w:pPr>
            <w:r w:rsidRPr="7C324E05">
              <w:rPr>
                <w:color w:val="000000" w:themeColor="text1"/>
                <w:sz w:val="18"/>
                <w:szCs w:val="18"/>
              </w:rPr>
              <w:t>Prioritise critical tasks; delegate effectively; monitor working hours</w:t>
            </w:r>
          </w:p>
        </w:tc>
        <w:tc>
          <w:tcPr>
            <w:tcW w:w="7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4D26E"/>
            <w:tcMar>
              <w:top w:w="15" w:type="dxa"/>
              <w:left w:w="15" w:type="dxa"/>
              <w:right w:w="15" w:type="dxa"/>
            </w:tcMar>
            <w:vAlign w:val="center"/>
          </w:tcPr>
          <w:p w14:paraId="0E2F8278" w14:textId="53765339" w:rsidR="2DE80127" w:rsidRPr="00EC21E7" w:rsidRDefault="2DE80127" w:rsidP="00EC21E7">
            <w:pPr>
              <w:spacing w:after="0"/>
              <w:jc w:val="center"/>
              <w:rPr>
                <w:color w:val="000000" w:themeColor="text1"/>
                <w:sz w:val="18"/>
                <w:szCs w:val="18"/>
              </w:rPr>
            </w:pPr>
            <w:r w:rsidRPr="7C324E05">
              <w:rPr>
                <w:color w:val="000000" w:themeColor="text1"/>
                <w:sz w:val="18"/>
                <w:szCs w:val="18"/>
              </w:rPr>
              <w:t>8</w:t>
            </w:r>
          </w:p>
        </w:tc>
      </w:tr>
      <w:tr w:rsidR="00EC21E7" w:rsidRPr="00EC21E7" w14:paraId="0A7C0D62" w14:textId="77777777" w:rsidTr="7C324E05">
        <w:trPr>
          <w:trHeight w:val="615"/>
          <w:jc w:val="center"/>
        </w:trPr>
        <w:tc>
          <w:tcPr>
            <w:tcW w:w="5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7FF9A7F" w14:textId="330F4C5E" w:rsidR="2DE80127" w:rsidRPr="00EC21E7" w:rsidRDefault="67EE7EE6" w:rsidP="00EC21E7">
            <w:pPr>
              <w:spacing w:after="0"/>
              <w:jc w:val="center"/>
              <w:rPr>
                <w:color w:val="000000" w:themeColor="text1"/>
                <w:sz w:val="18"/>
                <w:szCs w:val="18"/>
              </w:rPr>
            </w:pPr>
            <w:r w:rsidRPr="7C324E05">
              <w:rPr>
                <w:color w:val="000000" w:themeColor="text1"/>
                <w:sz w:val="18"/>
                <w:szCs w:val="18"/>
              </w:rPr>
              <w:t>15</w:t>
            </w:r>
          </w:p>
        </w:tc>
        <w:tc>
          <w:tcPr>
            <w:tcW w:w="10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3E2D7EB2" w14:textId="7DE7FB5A" w:rsidR="2DE80127" w:rsidRPr="00EC21E7" w:rsidRDefault="2DE80127" w:rsidP="00EC21E7">
            <w:pPr>
              <w:spacing w:after="0"/>
              <w:jc w:val="center"/>
              <w:rPr>
                <w:color w:val="000000" w:themeColor="text1"/>
                <w:sz w:val="18"/>
                <w:szCs w:val="18"/>
              </w:rPr>
            </w:pPr>
            <w:r w:rsidRPr="7C324E05">
              <w:rPr>
                <w:i/>
                <w:color w:val="000000" w:themeColor="text1"/>
                <w:sz w:val="18"/>
                <w:szCs w:val="18"/>
              </w:rPr>
              <w:t>Competition/Field</w:t>
            </w:r>
          </w:p>
        </w:tc>
        <w:tc>
          <w:tcPr>
            <w:tcW w:w="241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CA75DBD" w14:textId="3DE9B7DA" w:rsidR="2DE80127" w:rsidRPr="00EC21E7" w:rsidRDefault="2DE80127" w:rsidP="00EC21E7">
            <w:pPr>
              <w:spacing w:after="0"/>
              <w:jc w:val="center"/>
              <w:rPr>
                <w:color w:val="000000" w:themeColor="text1"/>
                <w:sz w:val="18"/>
                <w:szCs w:val="18"/>
              </w:rPr>
            </w:pPr>
            <w:r w:rsidRPr="7C324E05">
              <w:rPr>
                <w:color w:val="000000" w:themeColor="text1"/>
                <w:sz w:val="18"/>
                <w:szCs w:val="18"/>
              </w:rPr>
              <w:t>Failure during final testing/competition day; missing spares</w:t>
            </w:r>
          </w:p>
        </w:tc>
        <w:tc>
          <w:tcPr>
            <w:tcW w:w="2212"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1AB6A7B1" w14:textId="37BD21F0" w:rsidR="2DE80127" w:rsidRPr="00EC21E7" w:rsidRDefault="2DE80127" w:rsidP="00EC21E7">
            <w:pPr>
              <w:spacing w:after="0"/>
              <w:jc w:val="center"/>
              <w:rPr>
                <w:color w:val="000000" w:themeColor="text1"/>
                <w:sz w:val="18"/>
                <w:szCs w:val="18"/>
              </w:rPr>
            </w:pPr>
            <w:r w:rsidRPr="7C324E05">
              <w:rPr>
                <w:color w:val="000000" w:themeColor="text1"/>
                <w:sz w:val="18"/>
                <w:szCs w:val="18"/>
              </w:rPr>
              <w:t>Unable to complete mission/test</w:t>
            </w:r>
          </w:p>
        </w:tc>
        <w:tc>
          <w:tcPr>
            <w:tcW w:w="705" w:type="dxa"/>
            <w:tcBorders>
              <w:top w:val="single" w:sz="6" w:space="0" w:color="auto"/>
              <w:left w:val="single" w:sz="6" w:space="0" w:color="auto"/>
              <w:bottom w:val="single" w:sz="6" w:space="0" w:color="auto"/>
              <w:right w:val="single" w:sz="6" w:space="0" w:color="auto"/>
            </w:tcBorders>
            <w:shd w:val="clear" w:color="auto" w:fill="FF0000"/>
            <w:tcMar>
              <w:top w:w="15" w:type="dxa"/>
              <w:left w:w="15" w:type="dxa"/>
              <w:right w:w="15" w:type="dxa"/>
            </w:tcMar>
            <w:vAlign w:val="center"/>
          </w:tcPr>
          <w:p w14:paraId="6E023ACD" w14:textId="3E2C6E79" w:rsidR="2DE80127" w:rsidRPr="00EC21E7" w:rsidRDefault="2DE80127" w:rsidP="00EC21E7">
            <w:pPr>
              <w:spacing w:after="0"/>
              <w:jc w:val="center"/>
              <w:rPr>
                <w:color w:val="000000" w:themeColor="text1"/>
                <w:sz w:val="18"/>
                <w:szCs w:val="18"/>
              </w:rPr>
            </w:pPr>
            <w:r w:rsidRPr="7C324E05">
              <w:rPr>
                <w:color w:val="000000" w:themeColor="text1"/>
                <w:sz w:val="18"/>
                <w:szCs w:val="18"/>
              </w:rPr>
              <w:t>5</w:t>
            </w:r>
          </w:p>
        </w:tc>
        <w:tc>
          <w:tcPr>
            <w:tcW w:w="889" w:type="dxa"/>
            <w:tcBorders>
              <w:top w:val="single" w:sz="6" w:space="0" w:color="auto"/>
              <w:left w:val="single" w:sz="6" w:space="0" w:color="auto"/>
              <w:bottom w:val="single" w:sz="6" w:space="0" w:color="auto"/>
              <w:right w:val="single" w:sz="6" w:space="0" w:color="auto"/>
            </w:tcBorders>
            <w:shd w:val="clear" w:color="auto" w:fill="7FCD6A"/>
            <w:tcMar>
              <w:top w:w="15" w:type="dxa"/>
              <w:left w:w="15" w:type="dxa"/>
              <w:right w:w="15" w:type="dxa"/>
            </w:tcMar>
            <w:vAlign w:val="center"/>
          </w:tcPr>
          <w:p w14:paraId="420BBED8" w14:textId="76BE9930" w:rsidR="2DE80127" w:rsidRPr="00EC21E7" w:rsidRDefault="2DE80127" w:rsidP="00EC21E7">
            <w:pPr>
              <w:spacing w:after="0"/>
              <w:jc w:val="center"/>
              <w:rPr>
                <w:color w:val="000000" w:themeColor="text1"/>
                <w:sz w:val="18"/>
                <w:szCs w:val="18"/>
              </w:rPr>
            </w:pPr>
            <w:r w:rsidRPr="7C324E05">
              <w:rPr>
                <w:color w:val="000000" w:themeColor="text1"/>
                <w:sz w:val="18"/>
                <w:szCs w:val="18"/>
              </w:rPr>
              <w:t>2</w:t>
            </w:r>
          </w:p>
        </w:tc>
        <w:tc>
          <w:tcPr>
            <w:tcW w:w="536" w:type="dxa"/>
            <w:tcBorders>
              <w:top w:val="single" w:sz="6" w:space="0" w:color="auto"/>
              <w:left w:val="single" w:sz="6" w:space="0" w:color="auto"/>
              <w:bottom w:val="single" w:sz="6" w:space="0" w:color="auto"/>
              <w:right w:val="single" w:sz="6" w:space="0" w:color="auto"/>
            </w:tcBorders>
            <w:shd w:val="clear" w:color="auto" w:fill="BFDC77"/>
            <w:tcMar>
              <w:top w:w="15" w:type="dxa"/>
              <w:left w:w="15" w:type="dxa"/>
              <w:right w:w="15" w:type="dxa"/>
            </w:tcMar>
            <w:vAlign w:val="center"/>
          </w:tcPr>
          <w:p w14:paraId="2968EB99" w14:textId="2914B208" w:rsidR="2DE80127" w:rsidRPr="00EC21E7" w:rsidRDefault="2DE80127" w:rsidP="00EC21E7">
            <w:pPr>
              <w:spacing w:after="0"/>
              <w:jc w:val="center"/>
              <w:rPr>
                <w:color w:val="000000" w:themeColor="text1"/>
                <w:sz w:val="18"/>
                <w:szCs w:val="18"/>
              </w:rPr>
            </w:pPr>
            <w:r w:rsidRPr="7C324E05">
              <w:rPr>
                <w:color w:val="000000" w:themeColor="text1"/>
                <w:sz w:val="18"/>
                <w:szCs w:val="18"/>
              </w:rPr>
              <w:t>10</w:t>
            </w:r>
          </w:p>
        </w:tc>
        <w:tc>
          <w:tcPr>
            <w:tcW w:w="1335" w:type="dxa"/>
            <w:tcBorders>
              <w:top w:val="single" w:sz="6" w:space="0" w:color="auto"/>
              <w:left w:val="single" w:sz="6" w:space="0" w:color="auto"/>
              <w:bottom w:val="single" w:sz="6" w:space="0" w:color="auto"/>
              <w:right w:val="single" w:sz="4" w:space="0" w:color="000000" w:themeColor="text1"/>
            </w:tcBorders>
            <w:tcMar>
              <w:top w:w="15" w:type="dxa"/>
              <w:left w:w="15" w:type="dxa"/>
              <w:right w:w="15" w:type="dxa"/>
            </w:tcMar>
            <w:vAlign w:val="center"/>
          </w:tcPr>
          <w:p w14:paraId="2D46F982" w14:textId="469C1212" w:rsidR="2DE80127" w:rsidRPr="00EC21E7" w:rsidRDefault="2DE80127" w:rsidP="00EC21E7">
            <w:pPr>
              <w:spacing w:after="0"/>
              <w:jc w:val="center"/>
              <w:rPr>
                <w:color w:val="000000" w:themeColor="text1"/>
                <w:sz w:val="18"/>
                <w:szCs w:val="18"/>
              </w:rPr>
            </w:pPr>
            <w:r w:rsidRPr="7C324E05">
              <w:rPr>
                <w:color w:val="000000" w:themeColor="text1"/>
                <w:sz w:val="18"/>
                <w:szCs w:val="18"/>
              </w:rPr>
              <w:t>Prepare spare parts and tools; check all equipment beforehand</w:t>
            </w:r>
          </w:p>
        </w:tc>
        <w:tc>
          <w:tcPr>
            <w:tcW w:w="7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B454"/>
            <w:tcMar>
              <w:top w:w="15" w:type="dxa"/>
              <w:left w:w="15" w:type="dxa"/>
              <w:right w:w="15" w:type="dxa"/>
            </w:tcMar>
            <w:vAlign w:val="center"/>
          </w:tcPr>
          <w:p w14:paraId="03A5424C" w14:textId="17355FB2" w:rsidR="2DE80127" w:rsidRPr="00EC21E7" w:rsidRDefault="2DE80127" w:rsidP="00EC21E7">
            <w:pPr>
              <w:spacing w:after="0"/>
              <w:jc w:val="center"/>
              <w:rPr>
                <w:color w:val="000000" w:themeColor="text1"/>
                <w:sz w:val="18"/>
                <w:szCs w:val="18"/>
              </w:rPr>
            </w:pPr>
            <w:r w:rsidRPr="7C324E05">
              <w:rPr>
                <w:color w:val="000000" w:themeColor="text1"/>
                <w:sz w:val="18"/>
                <w:szCs w:val="18"/>
              </w:rPr>
              <w:t>2</w:t>
            </w:r>
          </w:p>
        </w:tc>
      </w:tr>
      <w:tr w:rsidR="00EC21E7" w:rsidRPr="00EC21E7" w14:paraId="75815547" w14:textId="77777777" w:rsidTr="7C324E05">
        <w:trPr>
          <w:trHeight w:val="615"/>
          <w:jc w:val="center"/>
        </w:trPr>
        <w:tc>
          <w:tcPr>
            <w:tcW w:w="5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5639B2C4" w14:textId="282641AF" w:rsidR="2DE80127" w:rsidRPr="00EC21E7" w:rsidRDefault="2E00B43B" w:rsidP="00EC21E7">
            <w:pPr>
              <w:spacing w:after="0"/>
              <w:jc w:val="center"/>
              <w:rPr>
                <w:color w:val="000000" w:themeColor="text1"/>
                <w:sz w:val="18"/>
                <w:szCs w:val="18"/>
              </w:rPr>
            </w:pPr>
            <w:r w:rsidRPr="7C324E05">
              <w:rPr>
                <w:color w:val="000000" w:themeColor="text1"/>
                <w:sz w:val="18"/>
                <w:szCs w:val="18"/>
              </w:rPr>
              <w:t>16</w:t>
            </w:r>
          </w:p>
        </w:tc>
        <w:tc>
          <w:tcPr>
            <w:tcW w:w="10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3F68D73D" w14:textId="07C65530" w:rsidR="2DE80127" w:rsidRPr="00EC21E7" w:rsidRDefault="2DE80127" w:rsidP="00EC21E7">
            <w:pPr>
              <w:spacing w:after="0"/>
              <w:jc w:val="center"/>
              <w:rPr>
                <w:color w:val="000000" w:themeColor="text1"/>
                <w:sz w:val="18"/>
                <w:szCs w:val="18"/>
              </w:rPr>
            </w:pPr>
            <w:r w:rsidRPr="7C324E05">
              <w:rPr>
                <w:i/>
                <w:color w:val="000000" w:themeColor="text1"/>
                <w:sz w:val="18"/>
                <w:szCs w:val="18"/>
              </w:rPr>
              <w:t>Integration Failure</w:t>
            </w:r>
          </w:p>
        </w:tc>
        <w:tc>
          <w:tcPr>
            <w:tcW w:w="241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CCD5764" w14:textId="483FF3F7" w:rsidR="2DE80127" w:rsidRPr="00EC21E7" w:rsidRDefault="2DE80127" w:rsidP="00EC21E7">
            <w:pPr>
              <w:spacing w:after="0"/>
              <w:jc w:val="center"/>
              <w:rPr>
                <w:color w:val="000000" w:themeColor="text1"/>
                <w:sz w:val="18"/>
                <w:szCs w:val="18"/>
              </w:rPr>
            </w:pPr>
            <w:r w:rsidRPr="7C324E05">
              <w:rPr>
                <w:color w:val="000000" w:themeColor="text1"/>
                <w:sz w:val="18"/>
                <w:szCs w:val="18"/>
              </w:rPr>
              <w:t>When the hardware and software components fail when put together.</w:t>
            </w:r>
          </w:p>
        </w:tc>
        <w:tc>
          <w:tcPr>
            <w:tcW w:w="2212"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A31F34F" w14:textId="064ECAFE" w:rsidR="2DE80127" w:rsidRPr="00EC21E7" w:rsidRDefault="2DE80127" w:rsidP="00EC21E7">
            <w:pPr>
              <w:spacing w:after="0"/>
              <w:jc w:val="center"/>
              <w:rPr>
                <w:color w:val="000000" w:themeColor="text1"/>
                <w:sz w:val="18"/>
                <w:szCs w:val="18"/>
              </w:rPr>
            </w:pPr>
            <w:r w:rsidRPr="7C324E05">
              <w:rPr>
                <w:color w:val="000000" w:themeColor="text1"/>
                <w:sz w:val="18"/>
                <w:szCs w:val="18"/>
              </w:rPr>
              <w:t>Rover may not work or move.</w:t>
            </w:r>
          </w:p>
        </w:tc>
        <w:tc>
          <w:tcPr>
            <w:tcW w:w="705" w:type="dxa"/>
            <w:tcBorders>
              <w:top w:val="single" w:sz="6" w:space="0" w:color="auto"/>
              <w:left w:val="single" w:sz="6" w:space="0" w:color="auto"/>
              <w:bottom w:val="single" w:sz="6" w:space="0" w:color="auto"/>
              <w:right w:val="single" w:sz="6" w:space="0" w:color="auto"/>
            </w:tcBorders>
            <w:shd w:val="clear" w:color="auto" w:fill="FFEB84"/>
            <w:tcMar>
              <w:top w:w="15" w:type="dxa"/>
              <w:left w:w="15" w:type="dxa"/>
              <w:right w:w="15" w:type="dxa"/>
            </w:tcMar>
            <w:vAlign w:val="center"/>
          </w:tcPr>
          <w:p w14:paraId="4AB302DF" w14:textId="18A0B26A"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c>
          <w:tcPr>
            <w:tcW w:w="889" w:type="dxa"/>
            <w:tcBorders>
              <w:top w:val="single" w:sz="6" w:space="0" w:color="auto"/>
              <w:left w:val="single" w:sz="6" w:space="0" w:color="auto"/>
              <w:bottom w:val="single" w:sz="6" w:space="0" w:color="auto"/>
              <w:right w:val="single" w:sz="6" w:space="0" w:color="auto"/>
            </w:tcBorders>
            <w:shd w:val="clear" w:color="auto" w:fill="FFEB84"/>
            <w:tcMar>
              <w:top w:w="15" w:type="dxa"/>
              <w:left w:w="15" w:type="dxa"/>
              <w:right w:w="15" w:type="dxa"/>
            </w:tcMar>
            <w:vAlign w:val="center"/>
          </w:tcPr>
          <w:p w14:paraId="3C87D8AC" w14:textId="446DF5A8"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c>
          <w:tcPr>
            <w:tcW w:w="536" w:type="dxa"/>
            <w:tcBorders>
              <w:top w:val="single" w:sz="6" w:space="0" w:color="auto"/>
              <w:left w:val="single" w:sz="6" w:space="0" w:color="auto"/>
              <w:bottom w:val="single" w:sz="6" w:space="0" w:color="auto"/>
              <w:right w:val="single" w:sz="6" w:space="0" w:color="auto"/>
            </w:tcBorders>
            <w:shd w:val="clear" w:color="auto" w:fill="AAD772"/>
            <w:tcMar>
              <w:top w:w="15" w:type="dxa"/>
              <w:left w:w="15" w:type="dxa"/>
              <w:right w:w="15" w:type="dxa"/>
            </w:tcMar>
            <w:vAlign w:val="center"/>
          </w:tcPr>
          <w:p w14:paraId="4D3B1E78" w14:textId="6D137E48" w:rsidR="2DE80127" w:rsidRPr="00EC21E7" w:rsidRDefault="2DE80127" w:rsidP="00EC21E7">
            <w:pPr>
              <w:spacing w:after="0"/>
              <w:jc w:val="center"/>
              <w:rPr>
                <w:color w:val="000000" w:themeColor="text1"/>
                <w:sz w:val="18"/>
                <w:szCs w:val="18"/>
              </w:rPr>
            </w:pPr>
            <w:r w:rsidRPr="7C324E05">
              <w:rPr>
                <w:color w:val="000000" w:themeColor="text1"/>
                <w:sz w:val="18"/>
                <w:szCs w:val="18"/>
              </w:rPr>
              <w:t>9</w:t>
            </w:r>
          </w:p>
        </w:tc>
        <w:tc>
          <w:tcPr>
            <w:tcW w:w="1335" w:type="dxa"/>
            <w:tcBorders>
              <w:top w:val="single" w:sz="6" w:space="0" w:color="auto"/>
              <w:left w:val="single" w:sz="6" w:space="0" w:color="auto"/>
              <w:bottom w:val="single" w:sz="6" w:space="0" w:color="auto"/>
              <w:right w:val="single" w:sz="4" w:space="0" w:color="000000" w:themeColor="text1"/>
            </w:tcBorders>
            <w:tcMar>
              <w:top w:w="15" w:type="dxa"/>
              <w:left w:w="15" w:type="dxa"/>
              <w:right w:w="15" w:type="dxa"/>
            </w:tcMar>
            <w:vAlign w:val="center"/>
          </w:tcPr>
          <w:p w14:paraId="5C9CB5EE" w14:textId="08FCFB65" w:rsidR="2DE80127" w:rsidRPr="00EC21E7" w:rsidRDefault="2DE80127" w:rsidP="00EC21E7">
            <w:pPr>
              <w:spacing w:after="0"/>
              <w:jc w:val="center"/>
              <w:rPr>
                <w:color w:val="000000" w:themeColor="text1"/>
                <w:sz w:val="18"/>
                <w:szCs w:val="18"/>
              </w:rPr>
            </w:pPr>
            <w:r w:rsidRPr="7C324E05">
              <w:rPr>
                <w:color w:val="000000" w:themeColor="text1"/>
                <w:sz w:val="18"/>
                <w:szCs w:val="18"/>
              </w:rPr>
              <w:t>Test each part before connecting them together.</w:t>
            </w:r>
          </w:p>
        </w:tc>
        <w:tc>
          <w:tcPr>
            <w:tcW w:w="7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AB958"/>
            <w:tcMar>
              <w:top w:w="15" w:type="dxa"/>
              <w:left w:w="15" w:type="dxa"/>
              <w:right w:w="15" w:type="dxa"/>
            </w:tcMar>
            <w:vAlign w:val="center"/>
          </w:tcPr>
          <w:p w14:paraId="2BF45D54" w14:textId="5EE54E5A"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r>
      <w:tr w:rsidR="00EC21E7" w:rsidRPr="00EC21E7" w14:paraId="6C946C03" w14:textId="77777777" w:rsidTr="7C324E05">
        <w:trPr>
          <w:trHeight w:val="615"/>
          <w:jc w:val="center"/>
        </w:trPr>
        <w:tc>
          <w:tcPr>
            <w:tcW w:w="5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551F07A" w14:textId="4CCC85F8" w:rsidR="2DE80127" w:rsidRPr="00EC21E7" w:rsidRDefault="1236DD26" w:rsidP="00EC21E7">
            <w:pPr>
              <w:spacing w:after="0"/>
              <w:jc w:val="center"/>
              <w:rPr>
                <w:color w:val="000000" w:themeColor="text1"/>
                <w:sz w:val="18"/>
                <w:szCs w:val="18"/>
              </w:rPr>
            </w:pPr>
            <w:r w:rsidRPr="7C324E05">
              <w:rPr>
                <w:color w:val="000000" w:themeColor="text1"/>
                <w:sz w:val="18"/>
                <w:szCs w:val="18"/>
              </w:rPr>
              <w:t>1</w:t>
            </w:r>
            <w:r w:rsidR="4CCAB418" w:rsidRPr="7C324E05">
              <w:rPr>
                <w:color w:val="000000" w:themeColor="text1"/>
                <w:sz w:val="18"/>
                <w:szCs w:val="18"/>
              </w:rPr>
              <w:t>7</w:t>
            </w:r>
          </w:p>
        </w:tc>
        <w:tc>
          <w:tcPr>
            <w:tcW w:w="10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284EC57A" w14:textId="73450639" w:rsidR="2DE80127" w:rsidRPr="00EC21E7" w:rsidRDefault="2DE80127" w:rsidP="00EC21E7">
            <w:pPr>
              <w:spacing w:after="0"/>
              <w:jc w:val="center"/>
              <w:rPr>
                <w:color w:val="000000" w:themeColor="text1"/>
                <w:sz w:val="18"/>
                <w:szCs w:val="18"/>
              </w:rPr>
            </w:pPr>
            <w:r w:rsidRPr="7C324E05">
              <w:rPr>
                <w:i/>
                <w:color w:val="000000" w:themeColor="text1"/>
                <w:sz w:val="18"/>
                <w:szCs w:val="18"/>
              </w:rPr>
              <w:t>Data loss</w:t>
            </w:r>
          </w:p>
        </w:tc>
        <w:tc>
          <w:tcPr>
            <w:tcW w:w="241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108E68B" w14:textId="3CC31D58" w:rsidR="2DE80127" w:rsidRPr="00EC21E7" w:rsidRDefault="2DE80127" w:rsidP="00EC21E7">
            <w:pPr>
              <w:spacing w:after="0"/>
              <w:jc w:val="center"/>
              <w:rPr>
                <w:color w:val="000000" w:themeColor="text1"/>
                <w:sz w:val="18"/>
                <w:szCs w:val="18"/>
              </w:rPr>
            </w:pPr>
            <w:r w:rsidRPr="7C324E05">
              <w:rPr>
                <w:color w:val="000000" w:themeColor="text1"/>
                <w:sz w:val="18"/>
                <w:szCs w:val="18"/>
              </w:rPr>
              <w:t>Error in CAD or losing files.</w:t>
            </w:r>
          </w:p>
        </w:tc>
        <w:tc>
          <w:tcPr>
            <w:tcW w:w="2212"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7F479F7B" w14:textId="1D039D41" w:rsidR="2DE80127" w:rsidRPr="00EC21E7" w:rsidRDefault="2DE80127" w:rsidP="00EC21E7">
            <w:pPr>
              <w:spacing w:after="0"/>
              <w:jc w:val="center"/>
              <w:rPr>
                <w:color w:val="000000" w:themeColor="text1"/>
                <w:sz w:val="18"/>
                <w:szCs w:val="18"/>
              </w:rPr>
            </w:pPr>
            <w:r w:rsidRPr="7C324E05">
              <w:rPr>
                <w:color w:val="000000" w:themeColor="text1"/>
                <w:sz w:val="18"/>
                <w:szCs w:val="18"/>
              </w:rPr>
              <w:t>Delays from needing to remake the CAD</w:t>
            </w:r>
          </w:p>
        </w:tc>
        <w:tc>
          <w:tcPr>
            <w:tcW w:w="705" w:type="dxa"/>
            <w:tcBorders>
              <w:top w:val="single" w:sz="6" w:space="0" w:color="auto"/>
              <w:left w:val="single" w:sz="6" w:space="0" w:color="auto"/>
              <w:bottom w:val="single" w:sz="6" w:space="0" w:color="auto"/>
              <w:right w:val="single" w:sz="6" w:space="0" w:color="auto"/>
            </w:tcBorders>
            <w:shd w:val="clear" w:color="auto" w:fill="FFEB84"/>
            <w:tcMar>
              <w:top w:w="15" w:type="dxa"/>
              <w:left w:w="15" w:type="dxa"/>
              <w:right w:w="15" w:type="dxa"/>
            </w:tcMar>
            <w:vAlign w:val="center"/>
          </w:tcPr>
          <w:p w14:paraId="5C1D2984" w14:textId="42866F5E"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c>
          <w:tcPr>
            <w:tcW w:w="889" w:type="dxa"/>
            <w:tcBorders>
              <w:top w:val="single" w:sz="6" w:space="0" w:color="auto"/>
              <w:left w:val="single" w:sz="6" w:space="0" w:color="auto"/>
              <w:bottom w:val="single" w:sz="6" w:space="0" w:color="auto"/>
              <w:right w:val="single" w:sz="6" w:space="0" w:color="auto"/>
            </w:tcBorders>
            <w:shd w:val="clear" w:color="auto" w:fill="FFEB84"/>
            <w:tcMar>
              <w:top w:w="15" w:type="dxa"/>
              <w:left w:w="15" w:type="dxa"/>
              <w:right w:w="15" w:type="dxa"/>
            </w:tcMar>
            <w:vAlign w:val="center"/>
          </w:tcPr>
          <w:p w14:paraId="24C9648E" w14:textId="2A30284C"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c>
          <w:tcPr>
            <w:tcW w:w="536" w:type="dxa"/>
            <w:tcBorders>
              <w:top w:val="single" w:sz="6" w:space="0" w:color="auto"/>
              <w:left w:val="single" w:sz="6" w:space="0" w:color="auto"/>
              <w:bottom w:val="single" w:sz="6" w:space="0" w:color="auto"/>
              <w:right w:val="single" w:sz="6" w:space="0" w:color="auto"/>
            </w:tcBorders>
            <w:shd w:val="clear" w:color="auto" w:fill="AAD772"/>
            <w:tcMar>
              <w:top w:w="15" w:type="dxa"/>
              <w:left w:w="15" w:type="dxa"/>
              <w:right w:w="15" w:type="dxa"/>
            </w:tcMar>
            <w:vAlign w:val="center"/>
          </w:tcPr>
          <w:p w14:paraId="1294AAA7" w14:textId="394D299A" w:rsidR="2DE80127" w:rsidRPr="00EC21E7" w:rsidRDefault="2DE80127" w:rsidP="00EC21E7">
            <w:pPr>
              <w:spacing w:after="0"/>
              <w:jc w:val="center"/>
              <w:rPr>
                <w:color w:val="000000" w:themeColor="text1"/>
                <w:sz w:val="18"/>
                <w:szCs w:val="18"/>
              </w:rPr>
            </w:pPr>
            <w:r w:rsidRPr="7C324E05">
              <w:rPr>
                <w:color w:val="000000" w:themeColor="text1"/>
                <w:sz w:val="18"/>
                <w:szCs w:val="18"/>
              </w:rPr>
              <w:t>9</w:t>
            </w:r>
          </w:p>
        </w:tc>
        <w:tc>
          <w:tcPr>
            <w:tcW w:w="1335" w:type="dxa"/>
            <w:tcBorders>
              <w:top w:val="single" w:sz="6" w:space="0" w:color="auto"/>
              <w:left w:val="single" w:sz="6" w:space="0" w:color="auto"/>
              <w:bottom w:val="single" w:sz="6" w:space="0" w:color="auto"/>
              <w:right w:val="single" w:sz="4" w:space="0" w:color="000000" w:themeColor="text1"/>
            </w:tcBorders>
            <w:tcMar>
              <w:top w:w="15" w:type="dxa"/>
              <w:left w:w="15" w:type="dxa"/>
              <w:right w:w="15" w:type="dxa"/>
            </w:tcMar>
            <w:vAlign w:val="center"/>
          </w:tcPr>
          <w:p w14:paraId="3B069CA5" w14:textId="4F44831A" w:rsidR="2DE80127" w:rsidRPr="00EC21E7" w:rsidRDefault="2DE80127" w:rsidP="00EC21E7">
            <w:pPr>
              <w:spacing w:after="0"/>
              <w:jc w:val="center"/>
              <w:rPr>
                <w:color w:val="000000" w:themeColor="text1"/>
                <w:sz w:val="18"/>
                <w:szCs w:val="18"/>
              </w:rPr>
            </w:pPr>
            <w:r w:rsidRPr="7C324E05">
              <w:rPr>
                <w:color w:val="000000" w:themeColor="text1"/>
                <w:sz w:val="18"/>
                <w:szCs w:val="18"/>
              </w:rPr>
              <w:t xml:space="preserve">Make regular </w:t>
            </w:r>
            <w:proofErr w:type="spellStart"/>
            <w:r w:rsidRPr="7C324E05">
              <w:rPr>
                <w:color w:val="000000" w:themeColor="text1"/>
                <w:sz w:val="18"/>
                <w:szCs w:val="18"/>
              </w:rPr>
              <w:t>back ups</w:t>
            </w:r>
            <w:proofErr w:type="spellEnd"/>
            <w:r w:rsidRPr="7C324E05">
              <w:rPr>
                <w:color w:val="000000" w:themeColor="text1"/>
                <w:sz w:val="18"/>
                <w:szCs w:val="18"/>
              </w:rPr>
              <w:t>.</w:t>
            </w:r>
          </w:p>
        </w:tc>
        <w:tc>
          <w:tcPr>
            <w:tcW w:w="7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AB958"/>
            <w:tcMar>
              <w:top w:w="15" w:type="dxa"/>
              <w:left w:w="15" w:type="dxa"/>
              <w:right w:w="15" w:type="dxa"/>
            </w:tcMar>
            <w:vAlign w:val="center"/>
          </w:tcPr>
          <w:p w14:paraId="33C3146A" w14:textId="2E9C0543"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r>
      <w:tr w:rsidR="00EC21E7" w:rsidRPr="00EC21E7" w14:paraId="17BA9C43" w14:textId="77777777" w:rsidTr="7C324E05">
        <w:trPr>
          <w:trHeight w:val="315"/>
          <w:jc w:val="center"/>
        </w:trPr>
        <w:tc>
          <w:tcPr>
            <w:tcW w:w="5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3734301F" w14:textId="4A6A8CB4" w:rsidR="2DE80127" w:rsidRPr="00EC21E7" w:rsidRDefault="2DE80127" w:rsidP="00EC21E7">
            <w:pPr>
              <w:spacing w:after="0"/>
              <w:jc w:val="center"/>
              <w:rPr>
                <w:color w:val="000000" w:themeColor="text1"/>
                <w:sz w:val="18"/>
                <w:szCs w:val="18"/>
              </w:rPr>
            </w:pPr>
          </w:p>
          <w:p w14:paraId="0682CF0F" w14:textId="0B204743" w:rsidR="2DE80127" w:rsidRPr="00EC21E7" w:rsidRDefault="2DE80127" w:rsidP="00EC21E7">
            <w:pPr>
              <w:spacing w:after="0"/>
              <w:jc w:val="center"/>
              <w:rPr>
                <w:color w:val="000000" w:themeColor="text1"/>
                <w:sz w:val="18"/>
                <w:szCs w:val="18"/>
              </w:rPr>
            </w:pPr>
          </w:p>
          <w:p w14:paraId="38A1B1B0" w14:textId="6F32983C" w:rsidR="2DE80127" w:rsidRPr="00EC21E7" w:rsidRDefault="1236DD26" w:rsidP="00EC21E7">
            <w:pPr>
              <w:spacing w:after="0"/>
              <w:jc w:val="center"/>
              <w:rPr>
                <w:color w:val="000000" w:themeColor="text1"/>
                <w:sz w:val="18"/>
                <w:szCs w:val="18"/>
              </w:rPr>
            </w:pPr>
            <w:r w:rsidRPr="7C324E05">
              <w:rPr>
                <w:color w:val="000000" w:themeColor="text1"/>
                <w:sz w:val="18"/>
                <w:szCs w:val="18"/>
              </w:rPr>
              <w:t>1</w:t>
            </w:r>
            <w:r w:rsidR="54B84DC8" w:rsidRPr="7C324E05">
              <w:rPr>
                <w:color w:val="000000" w:themeColor="text1"/>
                <w:sz w:val="18"/>
                <w:szCs w:val="18"/>
              </w:rPr>
              <w:t>8</w:t>
            </w:r>
          </w:p>
        </w:tc>
        <w:tc>
          <w:tcPr>
            <w:tcW w:w="10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092EC9B" w14:textId="0875B07F" w:rsidR="2DE80127" w:rsidRPr="00EC21E7" w:rsidRDefault="2DE80127" w:rsidP="00EC21E7">
            <w:pPr>
              <w:spacing w:after="0"/>
              <w:jc w:val="center"/>
              <w:rPr>
                <w:color w:val="000000" w:themeColor="text1"/>
                <w:sz w:val="18"/>
                <w:szCs w:val="18"/>
              </w:rPr>
            </w:pPr>
            <w:r w:rsidRPr="7C324E05">
              <w:rPr>
                <w:i/>
                <w:color w:val="000000" w:themeColor="text1"/>
                <w:sz w:val="18"/>
                <w:szCs w:val="18"/>
              </w:rPr>
              <w:t>3D Printing</w:t>
            </w:r>
          </w:p>
        </w:tc>
        <w:tc>
          <w:tcPr>
            <w:tcW w:w="241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751B0512" w14:textId="640E590C" w:rsidR="2DE80127" w:rsidRPr="00EC21E7" w:rsidRDefault="2DE80127" w:rsidP="00EC21E7">
            <w:pPr>
              <w:spacing w:after="0"/>
              <w:jc w:val="center"/>
              <w:rPr>
                <w:color w:val="000000" w:themeColor="text1"/>
                <w:sz w:val="18"/>
                <w:szCs w:val="18"/>
              </w:rPr>
            </w:pPr>
            <w:r w:rsidRPr="7C324E05">
              <w:rPr>
                <w:color w:val="000000" w:themeColor="text1"/>
                <w:sz w:val="18"/>
                <w:szCs w:val="18"/>
              </w:rPr>
              <w:t>Printing failure</w:t>
            </w:r>
          </w:p>
        </w:tc>
        <w:tc>
          <w:tcPr>
            <w:tcW w:w="2212"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7D7FD130" w14:textId="235FE5EE" w:rsidR="2DE80127" w:rsidRPr="00EC21E7" w:rsidRDefault="2DE80127" w:rsidP="00EC21E7">
            <w:pPr>
              <w:spacing w:after="0"/>
              <w:jc w:val="center"/>
              <w:rPr>
                <w:color w:val="000000" w:themeColor="text1"/>
                <w:sz w:val="18"/>
                <w:szCs w:val="18"/>
              </w:rPr>
            </w:pPr>
            <w:r w:rsidRPr="7C324E05">
              <w:rPr>
                <w:color w:val="000000" w:themeColor="text1"/>
                <w:sz w:val="18"/>
                <w:szCs w:val="18"/>
              </w:rPr>
              <w:t>Material waste, time delay</w:t>
            </w:r>
          </w:p>
        </w:tc>
        <w:tc>
          <w:tcPr>
            <w:tcW w:w="705" w:type="dxa"/>
            <w:tcBorders>
              <w:top w:val="single" w:sz="6" w:space="0" w:color="auto"/>
              <w:left w:val="single" w:sz="6" w:space="0" w:color="auto"/>
              <w:bottom w:val="single" w:sz="6" w:space="0" w:color="auto"/>
              <w:right w:val="single" w:sz="6" w:space="0" w:color="auto"/>
            </w:tcBorders>
            <w:shd w:val="clear" w:color="auto" w:fill="FFEB84"/>
            <w:tcMar>
              <w:top w:w="15" w:type="dxa"/>
              <w:left w:w="15" w:type="dxa"/>
              <w:right w:w="15" w:type="dxa"/>
            </w:tcMar>
            <w:vAlign w:val="center"/>
          </w:tcPr>
          <w:p w14:paraId="6A42DC39" w14:textId="4A014E06"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c>
          <w:tcPr>
            <w:tcW w:w="889" w:type="dxa"/>
            <w:tcBorders>
              <w:top w:val="single" w:sz="6" w:space="0" w:color="auto"/>
              <w:left w:val="single" w:sz="6" w:space="0" w:color="auto"/>
              <w:bottom w:val="single" w:sz="6" w:space="0" w:color="auto"/>
              <w:right w:val="single" w:sz="6" w:space="0" w:color="auto"/>
            </w:tcBorders>
            <w:shd w:val="clear" w:color="auto" w:fill="FF7642"/>
            <w:tcMar>
              <w:top w:w="15" w:type="dxa"/>
              <w:left w:w="15" w:type="dxa"/>
              <w:right w:w="15" w:type="dxa"/>
            </w:tcMar>
            <w:vAlign w:val="center"/>
          </w:tcPr>
          <w:p w14:paraId="38528F67" w14:textId="13FD5A71" w:rsidR="2DE80127" w:rsidRPr="00EC21E7" w:rsidRDefault="2DE80127" w:rsidP="00EC21E7">
            <w:pPr>
              <w:spacing w:after="0"/>
              <w:jc w:val="center"/>
              <w:rPr>
                <w:color w:val="000000" w:themeColor="text1"/>
                <w:sz w:val="18"/>
                <w:szCs w:val="18"/>
              </w:rPr>
            </w:pPr>
            <w:r w:rsidRPr="7C324E05">
              <w:rPr>
                <w:color w:val="000000" w:themeColor="text1"/>
                <w:sz w:val="18"/>
                <w:szCs w:val="18"/>
              </w:rPr>
              <w:t>4</w:t>
            </w:r>
          </w:p>
        </w:tc>
        <w:tc>
          <w:tcPr>
            <w:tcW w:w="536" w:type="dxa"/>
            <w:tcBorders>
              <w:top w:val="single" w:sz="6" w:space="0" w:color="auto"/>
              <w:left w:val="single" w:sz="6" w:space="0" w:color="auto"/>
              <w:bottom w:val="single" w:sz="6" w:space="0" w:color="auto"/>
              <w:right w:val="single" w:sz="6" w:space="0" w:color="auto"/>
            </w:tcBorders>
            <w:shd w:val="clear" w:color="auto" w:fill="E9E67F"/>
            <w:tcMar>
              <w:top w:w="15" w:type="dxa"/>
              <w:left w:w="15" w:type="dxa"/>
              <w:right w:w="15" w:type="dxa"/>
            </w:tcMar>
            <w:vAlign w:val="center"/>
          </w:tcPr>
          <w:p w14:paraId="50222FDA" w14:textId="2E7373CF" w:rsidR="2DE80127" w:rsidRPr="00EC21E7" w:rsidRDefault="2DE80127" w:rsidP="00EC21E7">
            <w:pPr>
              <w:spacing w:after="0"/>
              <w:jc w:val="center"/>
              <w:rPr>
                <w:color w:val="000000" w:themeColor="text1"/>
                <w:sz w:val="18"/>
                <w:szCs w:val="18"/>
              </w:rPr>
            </w:pPr>
            <w:r w:rsidRPr="7C324E05">
              <w:rPr>
                <w:color w:val="000000" w:themeColor="text1"/>
                <w:sz w:val="18"/>
                <w:szCs w:val="18"/>
              </w:rPr>
              <w:t>12</w:t>
            </w:r>
          </w:p>
        </w:tc>
        <w:tc>
          <w:tcPr>
            <w:tcW w:w="1335" w:type="dxa"/>
            <w:tcBorders>
              <w:top w:val="single" w:sz="6" w:space="0" w:color="auto"/>
              <w:left w:val="single" w:sz="6" w:space="0" w:color="auto"/>
              <w:bottom w:val="single" w:sz="6" w:space="0" w:color="auto"/>
              <w:right w:val="single" w:sz="4" w:space="0" w:color="000000" w:themeColor="text1"/>
            </w:tcBorders>
            <w:tcMar>
              <w:top w:w="15" w:type="dxa"/>
              <w:left w:w="15" w:type="dxa"/>
              <w:right w:w="15" w:type="dxa"/>
            </w:tcMar>
            <w:vAlign w:val="center"/>
          </w:tcPr>
          <w:p w14:paraId="15F69A40" w14:textId="0601F7DC" w:rsidR="2DE80127" w:rsidRPr="00EC21E7" w:rsidRDefault="2DE80127" w:rsidP="00EC21E7">
            <w:pPr>
              <w:spacing w:after="0"/>
              <w:jc w:val="center"/>
              <w:rPr>
                <w:color w:val="000000" w:themeColor="text1"/>
                <w:sz w:val="18"/>
                <w:szCs w:val="18"/>
              </w:rPr>
            </w:pPr>
            <w:r w:rsidRPr="7C324E05">
              <w:rPr>
                <w:color w:val="000000" w:themeColor="text1"/>
                <w:sz w:val="18"/>
                <w:szCs w:val="18"/>
              </w:rPr>
              <w:t>Print prototype, start printing early.</w:t>
            </w:r>
          </w:p>
        </w:tc>
        <w:tc>
          <w:tcPr>
            <w:tcW w:w="7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AB958"/>
            <w:tcMar>
              <w:top w:w="15" w:type="dxa"/>
              <w:left w:w="15" w:type="dxa"/>
              <w:right w:w="15" w:type="dxa"/>
            </w:tcMar>
            <w:vAlign w:val="center"/>
          </w:tcPr>
          <w:p w14:paraId="4F53FE2E" w14:textId="454B60C0" w:rsidR="2DE80127" w:rsidRPr="00EC21E7" w:rsidRDefault="2DE80127" w:rsidP="00EC21E7">
            <w:pPr>
              <w:spacing w:after="0"/>
              <w:jc w:val="center"/>
              <w:rPr>
                <w:color w:val="000000" w:themeColor="text1"/>
                <w:sz w:val="18"/>
                <w:szCs w:val="18"/>
              </w:rPr>
            </w:pPr>
            <w:r w:rsidRPr="7C324E05">
              <w:rPr>
                <w:color w:val="000000" w:themeColor="text1"/>
                <w:sz w:val="18"/>
                <w:szCs w:val="18"/>
              </w:rPr>
              <w:t>3</w:t>
            </w:r>
          </w:p>
        </w:tc>
      </w:tr>
    </w:tbl>
    <w:p w14:paraId="176D277F" w14:textId="5A2B12BF" w:rsidR="288EB889" w:rsidRDefault="288EB889" w:rsidP="00E36A23">
      <w:pPr>
        <w:pStyle w:val="Heading2"/>
      </w:pPr>
      <w:bookmarkStart w:id="9" w:name="_Toc223975948"/>
      <w:r w:rsidRPr="2DE80127">
        <w:t>2.</w:t>
      </w:r>
      <w:r w:rsidR="08D2866A" w:rsidRPr="05B4A22C">
        <w:t>5</w:t>
      </w:r>
      <w:r w:rsidRPr="2DE80127">
        <w:t xml:space="preserve"> Stakeholder Analysis</w:t>
      </w:r>
      <w:bookmarkEnd w:id="9"/>
    </w:p>
    <w:p w14:paraId="62FDF289" w14:textId="67BDD9D3" w:rsidR="288EB889" w:rsidRDefault="288EB889" w:rsidP="00EC21E7">
      <w:pPr>
        <w:keepNext/>
        <w:keepLines/>
        <w:jc w:val="center"/>
        <w:rPr>
          <w:rFonts w:ascii="Aptos" w:eastAsia="Aptos" w:hAnsi="Aptos" w:cs="Aptos"/>
          <w:color w:val="000000" w:themeColor="text1"/>
        </w:rPr>
      </w:pPr>
      <w:r>
        <w:rPr>
          <w:noProof/>
        </w:rPr>
        <w:drawing>
          <wp:inline distT="0" distB="0" distL="0" distR="0" wp14:anchorId="4879CD83" wp14:editId="0E0B5AB5">
            <wp:extent cx="2491197" cy="2242077"/>
            <wp:effectExtent l="0" t="0" r="0" b="6350"/>
            <wp:docPr id="460876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76774" name="Picture 460876774"/>
                    <pic:cNvPicPr/>
                  </pic:nvPicPr>
                  <pic:blipFill>
                    <a:blip r:embed="rId27">
                      <a:extLst>
                        <a:ext uri="{28A0092B-C50C-407E-A947-70E740481C1C}">
                          <a14:useLocalDpi xmlns:a14="http://schemas.microsoft.com/office/drawing/2010/main"/>
                        </a:ext>
                      </a:extLst>
                    </a:blip>
                    <a:stretch>
                      <a:fillRect/>
                    </a:stretch>
                  </pic:blipFill>
                  <pic:spPr>
                    <a:xfrm>
                      <a:off x="0" y="0"/>
                      <a:ext cx="2538009" cy="2284208"/>
                    </a:xfrm>
                    <a:prstGeom prst="rect">
                      <a:avLst/>
                    </a:prstGeom>
                  </pic:spPr>
                </pic:pic>
              </a:graphicData>
            </a:graphic>
          </wp:inline>
        </w:drawing>
      </w:r>
    </w:p>
    <w:p w14:paraId="1E775C88" w14:textId="2299A56E" w:rsidR="288EB889" w:rsidRDefault="288EB889" w:rsidP="00EC21E7">
      <w:pPr>
        <w:keepNext/>
        <w:keepLines/>
        <w:jc w:val="center"/>
        <w:rPr>
          <w:rFonts w:ascii="Aptos" w:eastAsia="Aptos" w:hAnsi="Aptos" w:cs="Aptos"/>
          <w:b/>
          <w:bCs/>
          <w:color w:val="000000" w:themeColor="text1"/>
        </w:rPr>
      </w:pPr>
      <w:r w:rsidRPr="00EC21E7">
        <w:rPr>
          <w:rFonts w:ascii="Aptos" w:eastAsia="Aptos" w:hAnsi="Aptos" w:cs="Aptos"/>
          <w:b/>
          <w:bCs/>
          <w:color w:val="000000" w:themeColor="text1"/>
        </w:rPr>
        <w:t xml:space="preserve">Figure </w:t>
      </w:r>
      <w:r w:rsidR="00EC21E7" w:rsidRPr="00EC21E7">
        <w:rPr>
          <w:rFonts w:ascii="Aptos" w:eastAsia="Aptos" w:hAnsi="Aptos" w:cs="Aptos"/>
          <w:b/>
          <w:bCs/>
          <w:color w:val="000000" w:themeColor="text1"/>
        </w:rPr>
        <w:t>2</w:t>
      </w:r>
      <w:r w:rsidRPr="00EC21E7">
        <w:rPr>
          <w:rFonts w:ascii="Aptos" w:eastAsia="Aptos" w:hAnsi="Aptos" w:cs="Aptos"/>
          <w:b/>
          <w:bCs/>
          <w:color w:val="000000" w:themeColor="text1"/>
        </w:rPr>
        <w:t>: Stakeholder Diagram</w:t>
      </w:r>
    </w:p>
    <w:p w14:paraId="21F03AB2" w14:textId="77777777" w:rsidR="002D1EFF" w:rsidRPr="00EC21E7" w:rsidRDefault="002D1EFF" w:rsidP="002D1EFF">
      <w:pPr>
        <w:keepNext/>
        <w:keepLines/>
        <w:spacing w:after="0"/>
        <w:jc w:val="center"/>
        <w:rPr>
          <w:rFonts w:ascii="Aptos" w:eastAsia="Aptos" w:hAnsi="Aptos" w:cs="Aptos"/>
          <w:b/>
          <w:bCs/>
          <w:color w:val="000000" w:themeColor="text1"/>
        </w:rPr>
      </w:pPr>
    </w:p>
    <w:p w14:paraId="7BA37B28" w14:textId="1185D8EE" w:rsidR="2DE80127" w:rsidRDefault="288EB889" w:rsidP="1C1A4A31">
      <w:pPr>
        <w:keepNext/>
        <w:keepLines/>
        <w:rPr>
          <w:color w:val="000000" w:themeColor="text1"/>
        </w:rPr>
      </w:pPr>
      <w:r w:rsidRPr="7C324E05">
        <w:rPr>
          <w:color w:val="000000" w:themeColor="text1"/>
        </w:rPr>
        <w:t>The main stakeholders were identified and analysed to ensure that project developments, risks, and challenges are communicated effectively and in a timely manner, supporting informed decision-making and alignment with the project objectives.</w:t>
      </w:r>
    </w:p>
    <w:p w14:paraId="3048CAB9" w14:textId="77777777" w:rsidR="002D1EFF" w:rsidRDefault="002D1EFF" w:rsidP="1C1A4A31">
      <w:pPr>
        <w:keepNext/>
        <w:keepLines/>
        <w:rPr>
          <w:color w:val="000000" w:themeColor="text1"/>
        </w:rPr>
      </w:pPr>
    </w:p>
    <w:p w14:paraId="5A1A8836" w14:textId="77777777" w:rsidR="002D1EFF" w:rsidRDefault="002D1EFF" w:rsidP="1C1A4A31">
      <w:pPr>
        <w:keepNext/>
        <w:keepLines/>
        <w:rPr>
          <w:color w:val="000000" w:themeColor="text1"/>
        </w:rPr>
      </w:pPr>
    </w:p>
    <w:p w14:paraId="7D7412B3" w14:textId="77777777" w:rsidR="002D1EFF" w:rsidRDefault="002D1EFF" w:rsidP="1C1A4A31">
      <w:pPr>
        <w:keepNext/>
        <w:keepLines/>
        <w:rPr>
          <w:color w:val="000000" w:themeColor="text1"/>
        </w:rPr>
      </w:pPr>
    </w:p>
    <w:p w14:paraId="29C12080" w14:textId="77777777" w:rsidR="002D1EFF" w:rsidRDefault="002D1EFF" w:rsidP="1C1A4A31">
      <w:pPr>
        <w:keepNext/>
        <w:keepLines/>
        <w:rPr>
          <w:color w:val="000000" w:themeColor="text1"/>
        </w:rPr>
      </w:pPr>
    </w:p>
    <w:p w14:paraId="1121EA73" w14:textId="77777777" w:rsidR="002D1EFF" w:rsidRDefault="002D1EFF" w:rsidP="1C1A4A31">
      <w:pPr>
        <w:keepNext/>
        <w:keepLines/>
        <w:rPr>
          <w:color w:val="000000" w:themeColor="text1"/>
        </w:rPr>
      </w:pPr>
    </w:p>
    <w:p w14:paraId="278281CE" w14:textId="77777777" w:rsidR="002D1EFF" w:rsidRDefault="002D1EFF" w:rsidP="1C1A4A31">
      <w:pPr>
        <w:keepNext/>
        <w:keepLines/>
        <w:rPr>
          <w:color w:val="000000" w:themeColor="text1"/>
        </w:rPr>
      </w:pPr>
    </w:p>
    <w:p w14:paraId="2CF920D4" w14:textId="77777777" w:rsidR="002D1EFF" w:rsidRDefault="002D1EFF" w:rsidP="1C1A4A31">
      <w:pPr>
        <w:keepNext/>
        <w:keepLines/>
        <w:rPr>
          <w:color w:val="000000" w:themeColor="text1"/>
        </w:rPr>
      </w:pPr>
    </w:p>
    <w:p w14:paraId="29028F1E" w14:textId="77777777" w:rsidR="002D1EFF" w:rsidRDefault="002D1EFF" w:rsidP="1C1A4A31">
      <w:pPr>
        <w:keepNext/>
        <w:keepLines/>
        <w:rPr>
          <w:color w:val="000000" w:themeColor="text1"/>
        </w:rPr>
      </w:pPr>
    </w:p>
    <w:p w14:paraId="344E00C0" w14:textId="77777777" w:rsidR="002D1EFF" w:rsidRDefault="002D1EFF" w:rsidP="1C1A4A31">
      <w:pPr>
        <w:keepNext/>
        <w:keepLines/>
        <w:rPr>
          <w:color w:val="000000" w:themeColor="text1"/>
        </w:rPr>
      </w:pPr>
    </w:p>
    <w:p w14:paraId="3A324041" w14:textId="77777777" w:rsidR="002D1EFF" w:rsidRDefault="002D1EFF" w:rsidP="1C1A4A31">
      <w:pPr>
        <w:keepNext/>
        <w:keepLines/>
        <w:rPr>
          <w:color w:val="000000" w:themeColor="text1"/>
        </w:rPr>
      </w:pPr>
    </w:p>
    <w:p w14:paraId="4BBE34B0" w14:textId="77777777" w:rsidR="002D1EFF" w:rsidRDefault="002D1EFF" w:rsidP="1C1A4A31">
      <w:pPr>
        <w:keepNext/>
        <w:keepLines/>
        <w:rPr>
          <w:color w:val="000000" w:themeColor="text1"/>
        </w:rPr>
      </w:pPr>
    </w:p>
    <w:p w14:paraId="0177867E" w14:textId="77777777" w:rsidR="002D1EFF" w:rsidRDefault="002D1EFF" w:rsidP="1C1A4A31">
      <w:pPr>
        <w:keepNext/>
        <w:keepLines/>
        <w:rPr>
          <w:color w:val="000000" w:themeColor="text1"/>
        </w:rPr>
      </w:pPr>
    </w:p>
    <w:p w14:paraId="110AAE6F" w14:textId="77777777" w:rsidR="002D1EFF" w:rsidRPr="00EC21E7" w:rsidRDefault="002D1EFF" w:rsidP="1C1A4A31">
      <w:pPr>
        <w:keepNext/>
        <w:keepLines/>
        <w:rPr>
          <w:color w:val="000000" w:themeColor="text1"/>
        </w:rPr>
      </w:pPr>
    </w:p>
    <w:p w14:paraId="3B7B4B86" w14:textId="01372E7A" w:rsidR="001864C2" w:rsidRDefault="002C2718" w:rsidP="0403E30B">
      <w:pPr>
        <w:pStyle w:val="Heading1"/>
        <w:numPr>
          <w:ilvl w:val="0"/>
          <w:numId w:val="16"/>
        </w:numPr>
      </w:pPr>
      <w:bookmarkStart w:id="10" w:name="_Toc223975949"/>
      <w:r>
        <w:t>Rover Design</w:t>
      </w:r>
      <w:bookmarkEnd w:id="10"/>
    </w:p>
    <w:p w14:paraId="5376AA94" w14:textId="79A1D6B7" w:rsidR="7C324E05" w:rsidRDefault="002C2718" w:rsidP="002D1EFF">
      <w:pPr>
        <w:pStyle w:val="Heading2"/>
        <w:numPr>
          <w:ilvl w:val="1"/>
          <w:numId w:val="16"/>
        </w:numPr>
      </w:pPr>
      <w:bookmarkStart w:id="11" w:name="_Toc223975950"/>
      <w:r>
        <w:t xml:space="preserve">System </w:t>
      </w:r>
      <w:r w:rsidR="225733B2">
        <w:t>Overview</w:t>
      </w:r>
      <w:bookmarkEnd w:id="11"/>
    </w:p>
    <w:p w14:paraId="191C8F7C" w14:textId="0D99E1AC" w:rsidR="4164D1F7" w:rsidRDefault="45C5F32D" w:rsidP="002D1EFF">
      <w:pPr>
        <w:jc w:val="center"/>
      </w:pPr>
      <w:r>
        <w:rPr>
          <w:noProof/>
        </w:rPr>
        <w:drawing>
          <wp:inline distT="0" distB="0" distL="0" distR="0" wp14:anchorId="7769AE8E" wp14:editId="40608AC7">
            <wp:extent cx="5972175" cy="2872070"/>
            <wp:effectExtent l="0" t="0" r="0" b="0"/>
            <wp:docPr id="551931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31637" name=""/>
                    <pic:cNvPicPr/>
                  </pic:nvPicPr>
                  <pic:blipFill rotWithShape="1">
                    <a:blip r:embed="rId28">
                      <a:extLst>
                        <a:ext uri="{28A0092B-C50C-407E-A947-70E740481C1C}">
                          <a14:useLocalDpi xmlns:a14="http://schemas.microsoft.com/office/drawing/2010/main"/>
                        </a:ext>
                      </a:extLst>
                    </a:blip>
                    <a:srcRect l="2828" t="13689" r="3876" b="3086"/>
                    <a:stretch>
                      <a:fillRect/>
                    </a:stretch>
                  </pic:blipFill>
                  <pic:spPr bwMode="auto">
                    <a:xfrm>
                      <a:off x="0" y="0"/>
                      <a:ext cx="6018185" cy="289419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6124D8D" wp14:editId="2C6DDBE6">
            <wp:extent cx="5972175" cy="3001986"/>
            <wp:effectExtent l="0" t="0" r="0" b="0"/>
            <wp:docPr id="1483124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93837" name=""/>
                    <pic:cNvPicPr/>
                  </pic:nvPicPr>
                  <pic:blipFill>
                    <a:blip r:embed="rId29">
                      <a:extLst>
                        <a:ext uri="{28A0092B-C50C-407E-A947-70E740481C1C}">
                          <a14:useLocalDpi xmlns:a14="http://schemas.microsoft.com/office/drawing/2010/main"/>
                        </a:ext>
                      </a:extLst>
                    </a:blip>
                    <a:srcRect l="2995" t="18055" r="2995" b="3055"/>
                    <a:stretch>
                      <a:fillRect/>
                    </a:stretch>
                  </pic:blipFill>
                  <pic:spPr>
                    <a:xfrm>
                      <a:off x="0" y="0"/>
                      <a:ext cx="6017549" cy="3024794"/>
                    </a:xfrm>
                    <a:prstGeom prst="rect">
                      <a:avLst/>
                    </a:prstGeom>
                  </pic:spPr>
                </pic:pic>
              </a:graphicData>
            </a:graphic>
          </wp:inline>
        </w:drawing>
      </w:r>
    </w:p>
    <w:p w14:paraId="189C6547" w14:textId="79B3BCD3" w:rsidR="786F0EF0" w:rsidRDefault="358A363C" w:rsidP="7C324E05">
      <w:pPr>
        <w:jc w:val="center"/>
        <w:rPr>
          <w:b/>
          <w:color w:val="000000" w:themeColor="text1"/>
          <w:sz w:val="22"/>
          <w:szCs w:val="22"/>
        </w:rPr>
      </w:pPr>
      <w:r w:rsidRPr="7C324E05">
        <w:rPr>
          <w:b/>
          <w:color w:val="000000" w:themeColor="text1"/>
          <w:sz w:val="22"/>
          <w:szCs w:val="22"/>
        </w:rPr>
        <w:t xml:space="preserve">Figure </w:t>
      </w:r>
      <w:r w:rsidR="00EC21E7" w:rsidRPr="7C324E05">
        <w:rPr>
          <w:b/>
          <w:color w:val="000000" w:themeColor="text1"/>
          <w:sz w:val="22"/>
          <w:szCs w:val="22"/>
        </w:rPr>
        <w:t>3</w:t>
      </w:r>
      <w:r w:rsidRPr="7C324E05">
        <w:rPr>
          <w:b/>
          <w:color w:val="000000" w:themeColor="text1"/>
          <w:sz w:val="22"/>
          <w:szCs w:val="22"/>
        </w:rPr>
        <w:t xml:space="preserve">: </w:t>
      </w:r>
      <w:r w:rsidR="0808537D" w:rsidRPr="7C324E05">
        <w:rPr>
          <w:b/>
          <w:color w:val="000000" w:themeColor="text1"/>
          <w:sz w:val="22"/>
          <w:szCs w:val="22"/>
        </w:rPr>
        <w:t xml:space="preserve">Complete </w:t>
      </w:r>
      <w:r w:rsidRPr="7C324E05">
        <w:rPr>
          <w:b/>
          <w:color w:val="000000" w:themeColor="text1"/>
          <w:sz w:val="22"/>
          <w:szCs w:val="22"/>
        </w:rPr>
        <w:t>CAD Model of Rover</w:t>
      </w:r>
    </w:p>
    <w:p w14:paraId="5F5E1ABF" w14:textId="688162ED" w:rsidR="7C324E05" w:rsidRDefault="7C324E05" w:rsidP="7C324E05">
      <w:pPr>
        <w:jc w:val="center"/>
        <w:rPr>
          <w:b/>
          <w:bCs/>
          <w:color w:val="000000" w:themeColor="text1"/>
          <w:sz w:val="22"/>
          <w:szCs w:val="22"/>
        </w:rPr>
      </w:pPr>
    </w:p>
    <w:p w14:paraId="1805E7CD" w14:textId="21003D9D" w:rsidR="358A363C" w:rsidRPr="00EC21E7" w:rsidRDefault="54171F23" w:rsidP="4B174FF1">
      <w:pPr>
        <w:rPr>
          <w:color w:val="000000" w:themeColor="text1"/>
          <w:sz w:val="22"/>
          <w:szCs w:val="22"/>
        </w:rPr>
      </w:pPr>
      <w:r w:rsidRPr="7C324E05">
        <w:rPr>
          <w:color w:val="000000" w:themeColor="text1"/>
          <w:sz w:val="22"/>
          <w:szCs w:val="22"/>
        </w:rPr>
        <w:t xml:space="preserve">The </w:t>
      </w:r>
      <w:r w:rsidR="358A363C" w:rsidRPr="7C324E05">
        <w:rPr>
          <w:color w:val="000000" w:themeColor="text1"/>
          <w:sz w:val="22"/>
          <w:szCs w:val="22"/>
        </w:rPr>
        <w:t xml:space="preserve">rover will have </w:t>
      </w:r>
      <w:r w:rsidR="12A5A18C" w:rsidRPr="7C324E05">
        <w:rPr>
          <w:color w:val="000000" w:themeColor="text1"/>
          <w:sz w:val="22"/>
          <w:szCs w:val="22"/>
        </w:rPr>
        <w:t xml:space="preserve">a </w:t>
      </w:r>
      <w:r w:rsidR="4FA06799" w:rsidRPr="7C324E05">
        <w:rPr>
          <w:color w:val="000000" w:themeColor="text1"/>
          <w:sz w:val="22"/>
          <w:szCs w:val="22"/>
        </w:rPr>
        <w:t>four-wheel</w:t>
      </w:r>
      <w:r w:rsidR="21515314" w:rsidRPr="7C324E05">
        <w:rPr>
          <w:color w:val="000000" w:themeColor="text1"/>
          <w:sz w:val="22"/>
          <w:szCs w:val="22"/>
        </w:rPr>
        <w:t xml:space="preserve"> drive configuration, with each wheel</w:t>
      </w:r>
      <w:r w:rsidR="358A363C" w:rsidRPr="7C324E05">
        <w:rPr>
          <w:color w:val="000000" w:themeColor="text1"/>
          <w:sz w:val="22"/>
          <w:szCs w:val="22"/>
        </w:rPr>
        <w:t xml:space="preserve"> powered by</w:t>
      </w:r>
      <w:r w:rsidR="609E784B" w:rsidRPr="7C324E05">
        <w:rPr>
          <w:color w:val="000000" w:themeColor="text1"/>
          <w:sz w:val="22"/>
          <w:szCs w:val="22"/>
        </w:rPr>
        <w:t xml:space="preserve"> an independent DC motor to provide enough traction and torque for driving over uneven terrain. A hollow motor mount will </w:t>
      </w:r>
      <w:r w:rsidR="532B7A21" w:rsidRPr="7C324E05">
        <w:rPr>
          <w:color w:val="000000" w:themeColor="text1"/>
          <w:sz w:val="22"/>
          <w:szCs w:val="22"/>
        </w:rPr>
        <w:t xml:space="preserve">connect the motors to the chassis, while providing support and </w:t>
      </w:r>
      <w:r w:rsidR="37FD3B03" w:rsidRPr="7C324E05">
        <w:rPr>
          <w:color w:val="000000" w:themeColor="text1"/>
          <w:sz w:val="22"/>
          <w:szCs w:val="22"/>
        </w:rPr>
        <w:t>protect</w:t>
      </w:r>
      <w:r w:rsidR="75A69EFE" w:rsidRPr="7C324E05">
        <w:rPr>
          <w:color w:val="000000" w:themeColor="text1"/>
          <w:sz w:val="22"/>
          <w:szCs w:val="22"/>
        </w:rPr>
        <w:t>ing the motors’</w:t>
      </w:r>
      <w:r w:rsidR="37FD3B03" w:rsidRPr="7C324E05">
        <w:rPr>
          <w:color w:val="000000" w:themeColor="text1"/>
          <w:sz w:val="22"/>
          <w:szCs w:val="22"/>
        </w:rPr>
        <w:t xml:space="preserve"> cables from damage</w:t>
      </w:r>
      <w:r w:rsidR="53D47597" w:rsidRPr="7C324E05">
        <w:rPr>
          <w:color w:val="000000" w:themeColor="text1"/>
          <w:sz w:val="22"/>
          <w:szCs w:val="22"/>
        </w:rPr>
        <w:t xml:space="preserve">. </w:t>
      </w:r>
      <w:r w:rsidR="31E9809A" w:rsidRPr="7C324E05">
        <w:rPr>
          <w:color w:val="000000" w:themeColor="text1"/>
          <w:sz w:val="22"/>
          <w:szCs w:val="22"/>
        </w:rPr>
        <w:t xml:space="preserve">A camera </w:t>
      </w:r>
      <w:r w:rsidR="77912241" w:rsidRPr="7C324E05">
        <w:rPr>
          <w:color w:val="000000" w:themeColor="text1"/>
          <w:sz w:val="22"/>
          <w:szCs w:val="22"/>
        </w:rPr>
        <w:t>will be mounted on a single</w:t>
      </w:r>
      <w:r w:rsidR="583687BF" w:rsidRPr="7C324E05">
        <w:rPr>
          <w:color w:val="000000" w:themeColor="text1"/>
          <w:sz w:val="22"/>
          <w:szCs w:val="22"/>
        </w:rPr>
        <w:t>-</w:t>
      </w:r>
      <w:r w:rsidR="77912241" w:rsidRPr="7C324E05">
        <w:rPr>
          <w:color w:val="000000" w:themeColor="text1"/>
          <w:sz w:val="22"/>
          <w:szCs w:val="22"/>
        </w:rPr>
        <w:t>servo mount that enable</w:t>
      </w:r>
      <w:r w:rsidR="368DB993" w:rsidRPr="7C324E05">
        <w:rPr>
          <w:color w:val="000000" w:themeColor="text1"/>
          <w:sz w:val="22"/>
          <w:szCs w:val="22"/>
        </w:rPr>
        <w:t>s</w:t>
      </w:r>
      <w:r w:rsidR="77912241" w:rsidRPr="7C324E05">
        <w:rPr>
          <w:color w:val="000000" w:themeColor="text1"/>
          <w:sz w:val="22"/>
          <w:szCs w:val="22"/>
        </w:rPr>
        <w:t xml:space="preserve"> rotation in the pitch direction</w:t>
      </w:r>
      <w:r w:rsidR="3B7D94ED" w:rsidRPr="7C324E05">
        <w:rPr>
          <w:color w:val="000000" w:themeColor="text1"/>
          <w:sz w:val="22"/>
          <w:szCs w:val="22"/>
        </w:rPr>
        <w:t>, allowing the viewing angle to be adjusted during operation.</w:t>
      </w:r>
      <w:r w:rsidR="77912241" w:rsidRPr="7C324E05">
        <w:rPr>
          <w:color w:val="000000" w:themeColor="text1"/>
          <w:sz w:val="22"/>
          <w:szCs w:val="22"/>
        </w:rPr>
        <w:t xml:space="preserve"> The chassis will have a </w:t>
      </w:r>
      <w:r w:rsidR="181115F4" w:rsidRPr="7C324E05">
        <w:rPr>
          <w:color w:val="000000" w:themeColor="text1"/>
          <w:sz w:val="22"/>
          <w:szCs w:val="22"/>
        </w:rPr>
        <w:t xml:space="preserve">removable </w:t>
      </w:r>
      <w:r w:rsidR="77912241" w:rsidRPr="7C324E05">
        <w:rPr>
          <w:color w:val="000000" w:themeColor="text1"/>
          <w:sz w:val="22"/>
          <w:szCs w:val="22"/>
        </w:rPr>
        <w:t>top lid to</w:t>
      </w:r>
      <w:r w:rsidR="0AE74C3B" w:rsidRPr="7C324E05">
        <w:rPr>
          <w:color w:val="000000" w:themeColor="text1"/>
          <w:sz w:val="22"/>
          <w:szCs w:val="22"/>
        </w:rPr>
        <w:t xml:space="preserve"> allow</w:t>
      </w:r>
      <w:r w:rsidR="77912241" w:rsidRPr="7C324E05">
        <w:rPr>
          <w:color w:val="000000" w:themeColor="text1"/>
          <w:sz w:val="22"/>
          <w:szCs w:val="22"/>
        </w:rPr>
        <w:t xml:space="preserve"> access</w:t>
      </w:r>
      <w:r w:rsidR="2C56BA55" w:rsidRPr="7C324E05">
        <w:rPr>
          <w:color w:val="000000" w:themeColor="text1"/>
          <w:sz w:val="22"/>
          <w:szCs w:val="22"/>
        </w:rPr>
        <w:t xml:space="preserve"> to</w:t>
      </w:r>
      <w:r w:rsidR="77912241" w:rsidRPr="7C324E05">
        <w:rPr>
          <w:color w:val="000000" w:themeColor="text1"/>
          <w:sz w:val="22"/>
          <w:szCs w:val="22"/>
        </w:rPr>
        <w:t xml:space="preserve"> the internal </w:t>
      </w:r>
      <w:r w:rsidR="17ABA22D" w:rsidRPr="7C324E05">
        <w:rPr>
          <w:color w:val="000000" w:themeColor="text1"/>
          <w:sz w:val="22"/>
          <w:szCs w:val="22"/>
        </w:rPr>
        <w:t>electrical</w:t>
      </w:r>
      <w:r w:rsidRPr="7C324E05">
        <w:rPr>
          <w:color w:val="000000" w:themeColor="text1"/>
          <w:sz w:val="22"/>
          <w:szCs w:val="22"/>
        </w:rPr>
        <w:t xml:space="preserve"> </w:t>
      </w:r>
      <w:r w:rsidR="77912241" w:rsidRPr="7C324E05">
        <w:rPr>
          <w:color w:val="000000" w:themeColor="text1"/>
          <w:sz w:val="22"/>
          <w:szCs w:val="22"/>
        </w:rPr>
        <w:t>components</w:t>
      </w:r>
      <w:r w:rsidR="7465F742" w:rsidRPr="7C324E05">
        <w:rPr>
          <w:color w:val="000000" w:themeColor="text1"/>
          <w:sz w:val="22"/>
          <w:szCs w:val="22"/>
        </w:rPr>
        <w:t xml:space="preserve"> for maintenance and manufacturing. For safety, a manual kill switch that </w:t>
      </w:r>
      <w:r w:rsidR="00D03C37" w:rsidRPr="7C324E05">
        <w:rPr>
          <w:color w:val="000000" w:themeColor="text1"/>
          <w:sz w:val="22"/>
          <w:szCs w:val="22"/>
        </w:rPr>
        <w:t>cuts power to all</w:t>
      </w:r>
      <w:r w:rsidR="7465F742" w:rsidRPr="7C324E05">
        <w:rPr>
          <w:color w:val="000000" w:themeColor="text1"/>
          <w:sz w:val="22"/>
          <w:szCs w:val="22"/>
        </w:rPr>
        <w:t xml:space="preserve"> components will be positioned at the back of the rover.</w:t>
      </w:r>
      <w:r w:rsidR="420A568C" w:rsidRPr="7C324E05">
        <w:rPr>
          <w:color w:val="000000" w:themeColor="text1"/>
          <w:sz w:val="22"/>
          <w:szCs w:val="22"/>
        </w:rPr>
        <w:t xml:space="preserve"> There are also openings for the IR sensors on the front and back of the chassi</w:t>
      </w:r>
      <w:r w:rsidR="2041FEA1" w:rsidRPr="7C324E05">
        <w:rPr>
          <w:color w:val="000000" w:themeColor="text1"/>
          <w:sz w:val="22"/>
          <w:szCs w:val="22"/>
        </w:rPr>
        <w:t>s and a</w:t>
      </w:r>
      <w:r w:rsidR="420A568C" w:rsidRPr="7C324E05">
        <w:rPr>
          <w:color w:val="000000" w:themeColor="text1"/>
          <w:sz w:val="22"/>
          <w:szCs w:val="22"/>
        </w:rPr>
        <w:t xml:space="preserve"> dedicated access port for the Raspberry Pi’s </w:t>
      </w:r>
      <w:r w:rsidR="00D03C37" w:rsidRPr="7C324E05">
        <w:rPr>
          <w:color w:val="000000" w:themeColor="text1"/>
          <w:sz w:val="22"/>
          <w:szCs w:val="22"/>
        </w:rPr>
        <w:t>Ethernet</w:t>
      </w:r>
      <w:r w:rsidR="5FFC4070" w:rsidRPr="7C324E05">
        <w:rPr>
          <w:color w:val="000000" w:themeColor="text1"/>
          <w:sz w:val="22"/>
          <w:szCs w:val="22"/>
        </w:rPr>
        <w:t xml:space="preserve"> connection</w:t>
      </w:r>
      <w:r w:rsidR="503A9958" w:rsidRPr="7C324E05">
        <w:rPr>
          <w:color w:val="000000" w:themeColor="text1"/>
          <w:sz w:val="22"/>
          <w:szCs w:val="22"/>
        </w:rPr>
        <w:t xml:space="preserve">, </w:t>
      </w:r>
      <w:r w:rsidR="5FD0C9F7" w:rsidRPr="7C324E05">
        <w:rPr>
          <w:color w:val="000000" w:themeColor="text1"/>
          <w:sz w:val="22"/>
          <w:szCs w:val="22"/>
        </w:rPr>
        <w:t>as this has been selected as the backup communication meth</w:t>
      </w:r>
      <w:r w:rsidR="6463A138" w:rsidRPr="7C324E05">
        <w:rPr>
          <w:color w:val="000000" w:themeColor="text1"/>
          <w:sz w:val="22"/>
          <w:szCs w:val="22"/>
        </w:rPr>
        <w:t xml:space="preserve">od. </w:t>
      </w:r>
    </w:p>
    <w:p w14:paraId="03231EF1" w14:textId="542C4A58" w:rsidR="00082AD9" w:rsidRPr="00EC21E7" w:rsidRDefault="54171F23" w:rsidP="00082AD9">
      <w:pPr>
        <w:rPr>
          <w:sz w:val="22"/>
          <w:szCs w:val="22"/>
        </w:rPr>
      </w:pPr>
      <w:r w:rsidRPr="7C324E05">
        <w:rPr>
          <w:sz w:val="22"/>
          <w:szCs w:val="22"/>
        </w:rPr>
        <w:t xml:space="preserve">The </w:t>
      </w:r>
      <w:r w:rsidR="75534007" w:rsidRPr="7C324E05">
        <w:rPr>
          <w:sz w:val="22"/>
          <w:szCs w:val="22"/>
        </w:rPr>
        <w:t xml:space="preserve">rover’s </w:t>
      </w:r>
      <w:r w:rsidR="17ABA22D" w:rsidRPr="7C324E05">
        <w:rPr>
          <w:sz w:val="22"/>
          <w:szCs w:val="22"/>
        </w:rPr>
        <w:t>electrical</w:t>
      </w:r>
      <w:r w:rsidRPr="7C324E05">
        <w:rPr>
          <w:sz w:val="22"/>
          <w:szCs w:val="22"/>
        </w:rPr>
        <w:t xml:space="preserve"> </w:t>
      </w:r>
      <w:r w:rsidR="0A4C6DCA" w:rsidRPr="7C324E05">
        <w:rPr>
          <w:sz w:val="22"/>
          <w:szCs w:val="22"/>
        </w:rPr>
        <w:t xml:space="preserve">system </w:t>
      </w:r>
      <w:r w:rsidRPr="7C324E05">
        <w:rPr>
          <w:sz w:val="22"/>
          <w:szCs w:val="22"/>
        </w:rPr>
        <w:t xml:space="preserve">has been developed to ensure robust performance and safety. </w:t>
      </w:r>
      <w:r w:rsidR="41CD3D83" w:rsidRPr="7C324E05">
        <w:rPr>
          <w:sz w:val="22"/>
          <w:szCs w:val="22"/>
        </w:rPr>
        <w:t>Power will be supplied by a</w:t>
      </w:r>
      <w:r w:rsidRPr="7C324E05">
        <w:rPr>
          <w:sz w:val="22"/>
          <w:szCs w:val="22"/>
        </w:rPr>
        <w:t xml:space="preserve"> 3S LiPo battery </w:t>
      </w:r>
      <w:r w:rsidR="63785DAB" w:rsidRPr="7C324E05">
        <w:rPr>
          <w:sz w:val="22"/>
          <w:szCs w:val="22"/>
        </w:rPr>
        <w:t xml:space="preserve">system with upgraded </w:t>
      </w:r>
      <w:r w:rsidRPr="7C324E05">
        <w:rPr>
          <w:sz w:val="22"/>
          <w:szCs w:val="22"/>
        </w:rPr>
        <w:t xml:space="preserve">wiring </w:t>
      </w:r>
      <w:r w:rsidR="63785DAB" w:rsidRPr="7C324E05">
        <w:rPr>
          <w:sz w:val="22"/>
          <w:szCs w:val="22"/>
        </w:rPr>
        <w:t>and</w:t>
      </w:r>
      <w:r w:rsidRPr="7C324E05">
        <w:rPr>
          <w:sz w:val="22"/>
          <w:szCs w:val="22"/>
        </w:rPr>
        <w:t xml:space="preserve"> a dual</w:t>
      </w:r>
      <w:r w:rsidR="63785DAB" w:rsidRPr="7C324E05">
        <w:rPr>
          <w:sz w:val="22"/>
          <w:szCs w:val="22"/>
        </w:rPr>
        <w:t xml:space="preserve">-power distribution configuration </w:t>
      </w:r>
      <w:r w:rsidR="00253945" w:rsidRPr="7C324E05">
        <w:rPr>
          <w:sz w:val="22"/>
          <w:szCs w:val="22"/>
        </w:rPr>
        <w:t>to support the high-current</w:t>
      </w:r>
      <w:r w:rsidR="63785DAB" w:rsidRPr="7C324E05">
        <w:rPr>
          <w:sz w:val="22"/>
          <w:szCs w:val="22"/>
        </w:rPr>
        <w:t xml:space="preserve"> demands of the drive motors. A</w:t>
      </w:r>
      <w:r w:rsidRPr="7C324E05">
        <w:rPr>
          <w:sz w:val="22"/>
          <w:szCs w:val="22"/>
        </w:rPr>
        <w:t xml:space="preserve"> 40-amp Battery Management System</w:t>
      </w:r>
      <w:r w:rsidR="63785DAB" w:rsidRPr="7C324E05">
        <w:rPr>
          <w:sz w:val="22"/>
          <w:szCs w:val="22"/>
        </w:rPr>
        <w:t xml:space="preserve"> (BMS) provides overcurrent protection and battery safety, while </w:t>
      </w:r>
      <w:r w:rsidRPr="7C324E05">
        <w:rPr>
          <w:sz w:val="22"/>
          <w:szCs w:val="22"/>
        </w:rPr>
        <w:t xml:space="preserve">a manual toggle switch </w:t>
      </w:r>
      <w:r w:rsidR="63785DAB" w:rsidRPr="7C324E05">
        <w:rPr>
          <w:sz w:val="22"/>
          <w:szCs w:val="22"/>
        </w:rPr>
        <w:t>allows the entire system to be safely powered on or off. Motor control is handled by MDD10A dual-channel motor drivers, which regulate the operation of the high-torque DC motors</w:t>
      </w:r>
      <w:r w:rsidR="11B3D938" w:rsidRPr="7C324E05">
        <w:rPr>
          <w:sz w:val="22"/>
          <w:szCs w:val="22"/>
        </w:rPr>
        <w:t xml:space="preserve"> </w:t>
      </w:r>
      <w:r w:rsidR="63785DAB" w:rsidRPr="7C324E05">
        <w:rPr>
          <w:sz w:val="22"/>
          <w:szCs w:val="22"/>
        </w:rPr>
        <w:t xml:space="preserve">for rover locomotion. </w:t>
      </w:r>
      <w:r w:rsidR="0F58ABD7" w:rsidRPr="7C324E05">
        <w:rPr>
          <w:sz w:val="22"/>
          <w:szCs w:val="22"/>
        </w:rPr>
        <w:t>Environmental</w:t>
      </w:r>
      <w:r w:rsidRPr="7C324E05">
        <w:rPr>
          <w:sz w:val="22"/>
          <w:szCs w:val="22"/>
        </w:rPr>
        <w:t xml:space="preserve"> awareness is </w:t>
      </w:r>
      <w:r w:rsidR="4B36B07B" w:rsidRPr="7C324E05">
        <w:rPr>
          <w:sz w:val="22"/>
          <w:szCs w:val="22"/>
        </w:rPr>
        <w:t>provided</w:t>
      </w:r>
      <w:r w:rsidRPr="7C324E05">
        <w:rPr>
          <w:sz w:val="22"/>
          <w:szCs w:val="22"/>
        </w:rPr>
        <w:t xml:space="preserve"> through t</w:t>
      </w:r>
      <w:r w:rsidR="52901883" w:rsidRPr="7C324E05">
        <w:rPr>
          <w:sz w:val="22"/>
          <w:szCs w:val="22"/>
        </w:rPr>
        <w:t>wo</w:t>
      </w:r>
      <w:r w:rsidRPr="7C324E05">
        <w:rPr>
          <w:sz w:val="22"/>
          <w:szCs w:val="22"/>
        </w:rPr>
        <w:t xml:space="preserve"> digital infrared sensors</w:t>
      </w:r>
      <w:r w:rsidR="36A693A9" w:rsidRPr="7C324E05">
        <w:rPr>
          <w:sz w:val="22"/>
          <w:szCs w:val="22"/>
        </w:rPr>
        <w:t>.</w:t>
      </w:r>
      <w:r w:rsidRPr="7C324E05">
        <w:rPr>
          <w:sz w:val="22"/>
          <w:szCs w:val="22"/>
        </w:rPr>
        <w:t xml:space="preserve"> Lastly, the communication system is designed in a bifurcated format: Wi-Fi is used to transmit high-bandwidth video, and a 2.4-GHz LoRa link provides low-latency motor control, thereby enabling continuous operation without the duty-cycle restrictions of sub-GHz bandwidth.</w:t>
      </w:r>
    </w:p>
    <w:p w14:paraId="06512514" w14:textId="4143875D" w:rsidR="7B2DCBB0" w:rsidRPr="00EC21E7" w:rsidRDefault="5D3E5C0D" w:rsidP="0403E30B">
      <w:pPr>
        <w:rPr>
          <w:sz w:val="22"/>
          <w:szCs w:val="22"/>
        </w:rPr>
      </w:pPr>
      <w:r w:rsidRPr="7C324E05">
        <w:rPr>
          <w:sz w:val="22"/>
          <w:szCs w:val="22"/>
        </w:rPr>
        <w:t xml:space="preserve">The </w:t>
      </w:r>
      <w:r w:rsidR="00253945" w:rsidRPr="7C324E05">
        <w:rPr>
          <w:sz w:val="22"/>
          <w:szCs w:val="22"/>
        </w:rPr>
        <w:t>rover's software architecture is designed to provide a high-integrity link between the physical hardware and the operator interface, ensuring</w:t>
      </w:r>
      <w:r w:rsidRPr="7C324E05">
        <w:rPr>
          <w:sz w:val="22"/>
          <w:szCs w:val="22"/>
        </w:rPr>
        <w:t xml:space="preserve"> reliable mission execution. By </w:t>
      </w:r>
      <w:r w:rsidR="00084614" w:rsidRPr="7C324E05">
        <w:rPr>
          <w:sz w:val="22"/>
          <w:szCs w:val="22"/>
        </w:rPr>
        <w:t>utilising</w:t>
      </w:r>
      <w:r w:rsidRPr="7C324E05">
        <w:rPr>
          <w:sz w:val="22"/>
          <w:szCs w:val="22"/>
        </w:rPr>
        <w:t xml:space="preserve"> a modular framework on the Raspberry Pi, the system manages real-time locomotion and telemetry reporting while maintaining a strict heartbeat timeout that automatically triggers a safe state during any signal interruption. Navigation and mission tasks are coordinated through a base station laptop</w:t>
      </w:r>
      <w:r w:rsidR="00084614" w:rsidRPr="7C324E05">
        <w:rPr>
          <w:sz w:val="22"/>
          <w:szCs w:val="22"/>
        </w:rPr>
        <w:t>, where a low-latency</w:t>
      </w:r>
      <w:r w:rsidRPr="7C324E05">
        <w:rPr>
          <w:sz w:val="22"/>
          <w:szCs w:val="22"/>
        </w:rPr>
        <w:t xml:space="preserve"> video stream and an Xbox controller provide the pilot with responsive teleoperation capabilities.</w:t>
      </w:r>
    </w:p>
    <w:p w14:paraId="3A79E7E6" w14:textId="59B90EEC" w:rsidR="7B2DCBB0" w:rsidRPr="00EC21E7" w:rsidRDefault="5D3E5C0D" w:rsidP="0403E30B">
      <w:pPr>
        <w:rPr>
          <w:sz w:val="22"/>
          <w:szCs w:val="22"/>
        </w:rPr>
      </w:pPr>
      <w:r w:rsidRPr="7C324E05">
        <w:rPr>
          <w:sz w:val="22"/>
          <w:szCs w:val="22"/>
        </w:rPr>
        <w:t xml:space="preserve">This control environment is enhanced by an intelligent vision pipeline that performs real-time QR detection and automatically captures </w:t>
      </w:r>
      <w:r w:rsidR="00084614" w:rsidRPr="7C324E05">
        <w:rPr>
          <w:sz w:val="22"/>
          <w:szCs w:val="22"/>
        </w:rPr>
        <w:t>high-quality</w:t>
      </w:r>
      <w:r w:rsidRPr="7C324E05">
        <w:rPr>
          <w:sz w:val="22"/>
          <w:szCs w:val="22"/>
        </w:rPr>
        <w:t xml:space="preserve"> frames once specific quality thresholds are met. To guarantee data traceability throughout the </w:t>
      </w:r>
      <w:r w:rsidR="00084614" w:rsidRPr="7C324E05">
        <w:rPr>
          <w:sz w:val="22"/>
          <w:szCs w:val="22"/>
        </w:rPr>
        <w:t>thirty-minute mission, a dedicated management module organises</w:t>
      </w:r>
      <w:r w:rsidRPr="7C324E05">
        <w:rPr>
          <w:sz w:val="22"/>
          <w:szCs w:val="22"/>
        </w:rPr>
        <w:t xml:space="preserve"> every captured image and decoded output into a structured format with precise timestamps. Communication resilience is further reinforced by a </w:t>
      </w:r>
      <w:r w:rsidR="00D03C37" w:rsidRPr="7C324E05">
        <w:rPr>
          <w:sz w:val="22"/>
          <w:szCs w:val="22"/>
        </w:rPr>
        <w:t>dual-layered approach that prioritises</w:t>
      </w:r>
      <w:r w:rsidRPr="7C324E05">
        <w:rPr>
          <w:sz w:val="22"/>
          <w:szCs w:val="22"/>
        </w:rPr>
        <w:t xml:space="preserve"> wireless stability while offering a wired Ethernet fallback for contingency operations.</w:t>
      </w:r>
    </w:p>
    <w:p w14:paraId="4DD421CF" w14:textId="412857BD" w:rsidR="7B2DCBB0" w:rsidRDefault="01A69CB5" w:rsidP="00E36A23">
      <w:pPr>
        <w:pStyle w:val="Heading3"/>
        <w:rPr>
          <w:rFonts w:ascii="Poppins" w:eastAsia="Poppins" w:hAnsi="Poppins" w:cs="Poppins"/>
          <w:sz w:val="22"/>
          <w:szCs w:val="22"/>
        </w:rPr>
      </w:pPr>
      <w:bookmarkStart w:id="12" w:name="_Toc223975951"/>
      <w:r>
        <w:t>3.1.1</w:t>
      </w:r>
      <w:r w:rsidR="468F5E70">
        <w:t xml:space="preserve"> Mass and Volume Requirements</w:t>
      </w:r>
      <w:bookmarkEnd w:id="12"/>
    </w:p>
    <w:p w14:paraId="3D019808" w14:textId="2A349A1F" w:rsidR="7B2DCBB0" w:rsidRPr="00EC21E7" w:rsidRDefault="3291C63A" w:rsidP="00EC21E7">
      <w:pPr>
        <w:jc w:val="center"/>
        <w:rPr>
          <w:b/>
          <w:sz w:val="22"/>
          <w:szCs w:val="22"/>
        </w:rPr>
      </w:pPr>
      <w:r w:rsidRPr="7C324E05">
        <w:rPr>
          <w:b/>
          <w:sz w:val="22"/>
          <w:szCs w:val="22"/>
        </w:rPr>
        <w:t xml:space="preserve">Table </w:t>
      </w:r>
      <w:r w:rsidR="00EC21E7" w:rsidRPr="7C324E05">
        <w:rPr>
          <w:b/>
          <w:sz w:val="22"/>
          <w:szCs w:val="22"/>
        </w:rPr>
        <w:t>5</w:t>
      </w:r>
      <w:r w:rsidRPr="7C324E05">
        <w:rPr>
          <w:b/>
          <w:sz w:val="22"/>
          <w:szCs w:val="22"/>
        </w:rPr>
        <w:t>: Mass of Components</w:t>
      </w:r>
    </w:p>
    <w:tbl>
      <w:tblPr>
        <w:tblStyle w:val="TableGrid"/>
        <w:tblW w:w="9209" w:type="dxa"/>
        <w:tblLook w:val="06A0" w:firstRow="1" w:lastRow="0" w:firstColumn="1" w:lastColumn="0" w:noHBand="1" w:noVBand="1"/>
      </w:tblPr>
      <w:tblGrid>
        <w:gridCol w:w="848"/>
        <w:gridCol w:w="847"/>
        <w:gridCol w:w="2245"/>
        <w:gridCol w:w="1127"/>
        <w:gridCol w:w="2016"/>
        <w:gridCol w:w="2126"/>
      </w:tblGrid>
      <w:tr w:rsidR="00EC21E7" w:rsidRPr="00EC21E7" w14:paraId="77BB03D2" w14:textId="77777777" w:rsidTr="00EC21E7">
        <w:trPr>
          <w:trHeight w:val="300"/>
        </w:trPr>
        <w:tc>
          <w:tcPr>
            <w:tcW w:w="1799" w:type="dxa"/>
            <w:gridSpan w:val="2"/>
          </w:tcPr>
          <w:p w14:paraId="0833E12E" w14:textId="36E005D6" w:rsidR="7D010E7C" w:rsidRPr="00EC21E7" w:rsidRDefault="7D010E7C" w:rsidP="0403E30B">
            <w:pPr>
              <w:rPr>
                <w:b/>
                <w:sz w:val="20"/>
                <w:szCs w:val="20"/>
              </w:rPr>
            </w:pPr>
            <w:r w:rsidRPr="7C324E05">
              <w:rPr>
                <w:b/>
                <w:sz w:val="20"/>
                <w:szCs w:val="20"/>
              </w:rPr>
              <w:t>Subsystem</w:t>
            </w:r>
          </w:p>
        </w:tc>
        <w:tc>
          <w:tcPr>
            <w:tcW w:w="2245" w:type="dxa"/>
          </w:tcPr>
          <w:p w14:paraId="41D96046" w14:textId="6EEB2DA2" w:rsidR="468F5E70" w:rsidRPr="00EC21E7" w:rsidRDefault="468F5E70" w:rsidP="0403E30B">
            <w:pPr>
              <w:rPr>
                <w:b/>
                <w:sz w:val="20"/>
                <w:szCs w:val="20"/>
              </w:rPr>
            </w:pPr>
            <w:r w:rsidRPr="7C324E05">
              <w:rPr>
                <w:b/>
                <w:sz w:val="20"/>
                <w:szCs w:val="20"/>
              </w:rPr>
              <w:t>Component</w:t>
            </w:r>
          </w:p>
        </w:tc>
        <w:tc>
          <w:tcPr>
            <w:tcW w:w="1023" w:type="dxa"/>
          </w:tcPr>
          <w:p w14:paraId="0BC4FA2A" w14:textId="4F4F6226" w:rsidR="30D8BC17" w:rsidRPr="00EC21E7" w:rsidRDefault="30D8BC17" w:rsidP="0403E30B">
            <w:pPr>
              <w:rPr>
                <w:b/>
                <w:sz w:val="20"/>
                <w:szCs w:val="20"/>
              </w:rPr>
            </w:pPr>
            <w:r w:rsidRPr="7C324E05">
              <w:rPr>
                <w:b/>
                <w:sz w:val="20"/>
                <w:szCs w:val="20"/>
              </w:rPr>
              <w:t>Quantity</w:t>
            </w:r>
          </w:p>
        </w:tc>
        <w:tc>
          <w:tcPr>
            <w:tcW w:w="2016" w:type="dxa"/>
          </w:tcPr>
          <w:p w14:paraId="40F13279" w14:textId="58F21DCE" w:rsidR="468F5E70" w:rsidRPr="00EC21E7" w:rsidRDefault="468F5E70" w:rsidP="0403E30B">
            <w:pPr>
              <w:rPr>
                <w:b/>
                <w:sz w:val="20"/>
                <w:szCs w:val="20"/>
              </w:rPr>
            </w:pPr>
            <w:r w:rsidRPr="7C324E05">
              <w:rPr>
                <w:b/>
                <w:sz w:val="20"/>
                <w:szCs w:val="20"/>
              </w:rPr>
              <w:t>Est. Unit Mass (kg)</w:t>
            </w:r>
          </w:p>
        </w:tc>
        <w:tc>
          <w:tcPr>
            <w:tcW w:w="2126" w:type="dxa"/>
          </w:tcPr>
          <w:p w14:paraId="29335CF2" w14:textId="656F1A99" w:rsidR="468F5E70" w:rsidRPr="00EC21E7" w:rsidRDefault="468F5E70" w:rsidP="0403E30B">
            <w:pPr>
              <w:rPr>
                <w:b/>
                <w:sz w:val="20"/>
                <w:szCs w:val="20"/>
              </w:rPr>
            </w:pPr>
            <w:r w:rsidRPr="7C324E05">
              <w:rPr>
                <w:b/>
                <w:sz w:val="20"/>
                <w:szCs w:val="20"/>
              </w:rPr>
              <w:t>Est. Total Mass (kg)</w:t>
            </w:r>
          </w:p>
        </w:tc>
      </w:tr>
      <w:tr w:rsidR="0403E30B" w:rsidRPr="00EC21E7" w14:paraId="13B25EEB" w14:textId="77777777" w:rsidTr="00EC21E7">
        <w:trPr>
          <w:trHeight w:val="300"/>
        </w:trPr>
        <w:tc>
          <w:tcPr>
            <w:tcW w:w="1799" w:type="dxa"/>
            <w:gridSpan w:val="2"/>
            <w:vMerge w:val="restart"/>
            <w:vAlign w:val="center"/>
          </w:tcPr>
          <w:p w14:paraId="50404B3F" w14:textId="3D27EA43" w:rsidR="1F16F132" w:rsidRPr="00EC21E7" w:rsidRDefault="1F16F132" w:rsidP="0403E30B">
            <w:pPr>
              <w:jc w:val="center"/>
              <w:rPr>
                <w:sz w:val="20"/>
                <w:szCs w:val="20"/>
              </w:rPr>
            </w:pPr>
            <w:r w:rsidRPr="7C324E05">
              <w:rPr>
                <w:sz w:val="20"/>
                <w:szCs w:val="20"/>
              </w:rPr>
              <w:t>Electrical</w:t>
            </w:r>
          </w:p>
        </w:tc>
        <w:tc>
          <w:tcPr>
            <w:tcW w:w="2245" w:type="dxa"/>
          </w:tcPr>
          <w:p w14:paraId="36D4EFED" w14:textId="5AEC3B9E" w:rsidR="5BAF7C96" w:rsidRPr="00EC21E7" w:rsidRDefault="5BAF7C96" w:rsidP="0403E30B">
            <w:pPr>
              <w:rPr>
                <w:sz w:val="20"/>
                <w:szCs w:val="20"/>
              </w:rPr>
            </w:pPr>
            <w:r w:rsidRPr="7C324E05">
              <w:rPr>
                <w:sz w:val="20"/>
                <w:szCs w:val="20"/>
              </w:rPr>
              <w:t>Motor Mounting Hub</w:t>
            </w:r>
          </w:p>
        </w:tc>
        <w:tc>
          <w:tcPr>
            <w:tcW w:w="1023" w:type="dxa"/>
          </w:tcPr>
          <w:p w14:paraId="5B895646" w14:textId="3F253D45" w:rsidR="5CB4D16B" w:rsidRPr="00EC21E7" w:rsidRDefault="5CB4D16B" w:rsidP="0403E30B">
            <w:pPr>
              <w:rPr>
                <w:sz w:val="20"/>
                <w:szCs w:val="20"/>
              </w:rPr>
            </w:pPr>
            <w:r w:rsidRPr="7C324E05">
              <w:rPr>
                <w:sz w:val="20"/>
                <w:szCs w:val="20"/>
              </w:rPr>
              <w:t>4</w:t>
            </w:r>
          </w:p>
        </w:tc>
        <w:tc>
          <w:tcPr>
            <w:tcW w:w="2016" w:type="dxa"/>
          </w:tcPr>
          <w:p w14:paraId="45D3A840" w14:textId="70C11D59" w:rsidR="0398BA05" w:rsidRPr="00EC21E7" w:rsidRDefault="0398BA05" w:rsidP="0403E30B">
            <w:pPr>
              <w:rPr>
                <w:sz w:val="20"/>
                <w:szCs w:val="20"/>
              </w:rPr>
            </w:pPr>
            <w:r w:rsidRPr="7C324E05">
              <w:rPr>
                <w:sz w:val="20"/>
                <w:szCs w:val="20"/>
              </w:rPr>
              <w:t>0.0</w:t>
            </w:r>
            <w:r w:rsidR="52031DC0" w:rsidRPr="7C324E05">
              <w:rPr>
                <w:sz w:val="20"/>
                <w:szCs w:val="20"/>
              </w:rPr>
              <w:t>068</w:t>
            </w:r>
          </w:p>
        </w:tc>
        <w:tc>
          <w:tcPr>
            <w:tcW w:w="2126" w:type="dxa"/>
          </w:tcPr>
          <w:p w14:paraId="3691B153" w14:textId="0D8DDBF8" w:rsidR="0398BA05" w:rsidRPr="00EC21E7" w:rsidRDefault="0398BA05" w:rsidP="0403E30B">
            <w:pPr>
              <w:rPr>
                <w:sz w:val="20"/>
                <w:szCs w:val="20"/>
              </w:rPr>
            </w:pPr>
            <w:r w:rsidRPr="7C324E05">
              <w:rPr>
                <w:sz w:val="20"/>
                <w:szCs w:val="20"/>
              </w:rPr>
              <w:t>0.0</w:t>
            </w:r>
            <w:r w:rsidR="007D1B84" w:rsidRPr="7C324E05">
              <w:rPr>
                <w:sz w:val="20"/>
                <w:szCs w:val="20"/>
              </w:rPr>
              <w:t>272</w:t>
            </w:r>
          </w:p>
        </w:tc>
      </w:tr>
      <w:tr w:rsidR="0403E30B" w:rsidRPr="00EC21E7" w14:paraId="23F36F10" w14:textId="77777777" w:rsidTr="00EC21E7">
        <w:trPr>
          <w:trHeight w:val="300"/>
        </w:trPr>
        <w:tc>
          <w:tcPr>
            <w:tcW w:w="1799" w:type="dxa"/>
            <w:gridSpan w:val="2"/>
            <w:vMerge/>
          </w:tcPr>
          <w:p w14:paraId="4C1FAAB6" w14:textId="77777777" w:rsidR="00E7518F" w:rsidRPr="00EC21E7" w:rsidRDefault="00E7518F">
            <w:pPr>
              <w:rPr>
                <w:rFonts w:asciiTheme="majorHAnsi" w:hAnsiTheme="majorHAnsi" w:cstheme="majorHAnsi"/>
                <w:sz w:val="22"/>
                <w:szCs w:val="22"/>
              </w:rPr>
            </w:pPr>
          </w:p>
        </w:tc>
        <w:tc>
          <w:tcPr>
            <w:tcW w:w="2245" w:type="dxa"/>
          </w:tcPr>
          <w:p w14:paraId="7D5BD4AC" w14:textId="3B49E6AB" w:rsidR="0398BA05" w:rsidRPr="00EC21E7" w:rsidRDefault="0398BA05" w:rsidP="0403E30B">
            <w:pPr>
              <w:rPr>
                <w:sz w:val="20"/>
                <w:szCs w:val="20"/>
              </w:rPr>
            </w:pPr>
            <w:r w:rsidRPr="7C324E05">
              <w:rPr>
                <w:sz w:val="20"/>
                <w:szCs w:val="20"/>
              </w:rPr>
              <w:t>Camera</w:t>
            </w:r>
          </w:p>
        </w:tc>
        <w:tc>
          <w:tcPr>
            <w:tcW w:w="1023" w:type="dxa"/>
          </w:tcPr>
          <w:p w14:paraId="5B83C4EB" w14:textId="113DD72D" w:rsidR="0398BA05" w:rsidRPr="00EC21E7" w:rsidRDefault="0398BA05" w:rsidP="0403E30B">
            <w:pPr>
              <w:rPr>
                <w:sz w:val="20"/>
                <w:szCs w:val="20"/>
              </w:rPr>
            </w:pPr>
            <w:r w:rsidRPr="7C324E05">
              <w:rPr>
                <w:sz w:val="20"/>
                <w:szCs w:val="20"/>
              </w:rPr>
              <w:t>1</w:t>
            </w:r>
          </w:p>
        </w:tc>
        <w:tc>
          <w:tcPr>
            <w:tcW w:w="2016" w:type="dxa"/>
          </w:tcPr>
          <w:p w14:paraId="6F915AE1" w14:textId="71BADA36" w:rsidR="0398BA05" w:rsidRPr="00EC21E7" w:rsidRDefault="0398BA05" w:rsidP="0403E30B">
            <w:pPr>
              <w:rPr>
                <w:sz w:val="20"/>
                <w:szCs w:val="20"/>
              </w:rPr>
            </w:pPr>
            <w:r w:rsidRPr="7C324E05">
              <w:rPr>
                <w:sz w:val="20"/>
                <w:szCs w:val="20"/>
              </w:rPr>
              <w:t>0.005</w:t>
            </w:r>
          </w:p>
        </w:tc>
        <w:tc>
          <w:tcPr>
            <w:tcW w:w="2126" w:type="dxa"/>
          </w:tcPr>
          <w:p w14:paraId="5982E526" w14:textId="71BADA36" w:rsidR="0403E30B" w:rsidRPr="00EC21E7" w:rsidRDefault="0403E30B" w:rsidP="0403E30B">
            <w:pPr>
              <w:rPr>
                <w:sz w:val="20"/>
                <w:szCs w:val="20"/>
              </w:rPr>
            </w:pPr>
            <w:r w:rsidRPr="7C324E05">
              <w:rPr>
                <w:sz w:val="20"/>
                <w:szCs w:val="20"/>
              </w:rPr>
              <w:t>0.005</w:t>
            </w:r>
          </w:p>
        </w:tc>
      </w:tr>
      <w:tr w:rsidR="0403E30B" w:rsidRPr="00EC21E7" w14:paraId="08C7782F" w14:textId="77777777" w:rsidTr="00EC21E7">
        <w:trPr>
          <w:trHeight w:val="300"/>
        </w:trPr>
        <w:tc>
          <w:tcPr>
            <w:tcW w:w="1799" w:type="dxa"/>
            <w:gridSpan w:val="2"/>
            <w:vMerge/>
          </w:tcPr>
          <w:p w14:paraId="1AEEB75B" w14:textId="77777777" w:rsidR="00E7518F" w:rsidRPr="00EC21E7" w:rsidRDefault="00E7518F">
            <w:pPr>
              <w:rPr>
                <w:rFonts w:asciiTheme="majorHAnsi" w:hAnsiTheme="majorHAnsi" w:cstheme="majorHAnsi"/>
                <w:sz w:val="22"/>
                <w:szCs w:val="22"/>
              </w:rPr>
            </w:pPr>
          </w:p>
        </w:tc>
        <w:tc>
          <w:tcPr>
            <w:tcW w:w="2245" w:type="dxa"/>
          </w:tcPr>
          <w:p w14:paraId="6DF0D4C8" w14:textId="2BFE516C" w:rsidR="0398BA05" w:rsidRPr="00EC21E7" w:rsidRDefault="0398BA05" w:rsidP="0403E30B">
            <w:pPr>
              <w:rPr>
                <w:sz w:val="20"/>
                <w:szCs w:val="20"/>
              </w:rPr>
            </w:pPr>
            <w:r w:rsidRPr="7C324E05">
              <w:rPr>
                <w:sz w:val="20"/>
                <w:szCs w:val="20"/>
              </w:rPr>
              <w:t>Sensors</w:t>
            </w:r>
          </w:p>
        </w:tc>
        <w:tc>
          <w:tcPr>
            <w:tcW w:w="1023" w:type="dxa"/>
          </w:tcPr>
          <w:p w14:paraId="7D697E30" w14:textId="06EF1EA9" w:rsidR="0398BA05" w:rsidRPr="00EC21E7" w:rsidRDefault="0398BA05" w:rsidP="0403E30B">
            <w:pPr>
              <w:rPr>
                <w:sz w:val="20"/>
                <w:szCs w:val="20"/>
              </w:rPr>
            </w:pPr>
            <w:r w:rsidRPr="7C324E05">
              <w:rPr>
                <w:sz w:val="20"/>
                <w:szCs w:val="20"/>
              </w:rPr>
              <w:t>1</w:t>
            </w:r>
          </w:p>
        </w:tc>
        <w:tc>
          <w:tcPr>
            <w:tcW w:w="2016" w:type="dxa"/>
          </w:tcPr>
          <w:p w14:paraId="51A61768" w14:textId="388B2017" w:rsidR="0398BA05" w:rsidRPr="00EC21E7" w:rsidRDefault="0398BA05" w:rsidP="0403E30B">
            <w:pPr>
              <w:rPr>
                <w:sz w:val="20"/>
                <w:szCs w:val="20"/>
              </w:rPr>
            </w:pPr>
            <w:r w:rsidRPr="7C324E05">
              <w:rPr>
                <w:sz w:val="20"/>
                <w:szCs w:val="20"/>
              </w:rPr>
              <w:t>0.015</w:t>
            </w:r>
          </w:p>
        </w:tc>
        <w:tc>
          <w:tcPr>
            <w:tcW w:w="2126" w:type="dxa"/>
          </w:tcPr>
          <w:p w14:paraId="3D57363C" w14:textId="388B2017" w:rsidR="0403E30B" w:rsidRPr="00EC21E7" w:rsidRDefault="0403E30B" w:rsidP="0403E30B">
            <w:pPr>
              <w:rPr>
                <w:sz w:val="20"/>
                <w:szCs w:val="20"/>
              </w:rPr>
            </w:pPr>
            <w:r w:rsidRPr="7C324E05">
              <w:rPr>
                <w:sz w:val="20"/>
                <w:szCs w:val="20"/>
              </w:rPr>
              <w:t>0.015</w:t>
            </w:r>
          </w:p>
        </w:tc>
      </w:tr>
      <w:tr w:rsidR="0403E30B" w:rsidRPr="00EC21E7" w14:paraId="77838C64" w14:textId="77777777" w:rsidTr="00EC21E7">
        <w:trPr>
          <w:trHeight w:val="300"/>
        </w:trPr>
        <w:tc>
          <w:tcPr>
            <w:tcW w:w="1799" w:type="dxa"/>
            <w:gridSpan w:val="2"/>
            <w:vMerge/>
          </w:tcPr>
          <w:p w14:paraId="0DF5EB14" w14:textId="77777777" w:rsidR="00E7518F" w:rsidRPr="00EC21E7" w:rsidRDefault="00E7518F">
            <w:pPr>
              <w:rPr>
                <w:rFonts w:asciiTheme="majorHAnsi" w:hAnsiTheme="majorHAnsi" w:cstheme="majorHAnsi"/>
                <w:sz w:val="22"/>
                <w:szCs w:val="22"/>
              </w:rPr>
            </w:pPr>
          </w:p>
        </w:tc>
        <w:tc>
          <w:tcPr>
            <w:tcW w:w="2245" w:type="dxa"/>
          </w:tcPr>
          <w:p w14:paraId="59370D33" w14:textId="4C3CE661" w:rsidR="0398BA05" w:rsidRPr="00EC21E7" w:rsidRDefault="0398BA05" w:rsidP="0403E30B">
            <w:pPr>
              <w:rPr>
                <w:sz w:val="20"/>
                <w:szCs w:val="20"/>
              </w:rPr>
            </w:pPr>
            <w:r w:rsidRPr="7C324E05">
              <w:rPr>
                <w:sz w:val="20"/>
                <w:szCs w:val="20"/>
              </w:rPr>
              <w:t>Processor</w:t>
            </w:r>
          </w:p>
        </w:tc>
        <w:tc>
          <w:tcPr>
            <w:tcW w:w="1023" w:type="dxa"/>
          </w:tcPr>
          <w:p w14:paraId="5BD998EF" w14:textId="1A3B28D1" w:rsidR="0398BA05" w:rsidRPr="00EC21E7" w:rsidRDefault="0398BA05" w:rsidP="0403E30B">
            <w:pPr>
              <w:rPr>
                <w:sz w:val="20"/>
                <w:szCs w:val="20"/>
              </w:rPr>
            </w:pPr>
            <w:r w:rsidRPr="7C324E05">
              <w:rPr>
                <w:sz w:val="20"/>
                <w:szCs w:val="20"/>
              </w:rPr>
              <w:t>1</w:t>
            </w:r>
          </w:p>
        </w:tc>
        <w:tc>
          <w:tcPr>
            <w:tcW w:w="2016" w:type="dxa"/>
          </w:tcPr>
          <w:p w14:paraId="72B3FC46" w14:textId="4744C308" w:rsidR="0398BA05" w:rsidRPr="00EC21E7" w:rsidRDefault="0398BA05" w:rsidP="0403E30B">
            <w:pPr>
              <w:rPr>
                <w:sz w:val="20"/>
                <w:szCs w:val="20"/>
              </w:rPr>
            </w:pPr>
            <w:r w:rsidRPr="7C324E05">
              <w:rPr>
                <w:sz w:val="20"/>
                <w:szCs w:val="20"/>
              </w:rPr>
              <w:t>0.05</w:t>
            </w:r>
          </w:p>
        </w:tc>
        <w:tc>
          <w:tcPr>
            <w:tcW w:w="2126" w:type="dxa"/>
          </w:tcPr>
          <w:p w14:paraId="6590DABF" w14:textId="4744C308" w:rsidR="0403E30B" w:rsidRPr="00EC21E7" w:rsidRDefault="0403E30B" w:rsidP="0403E30B">
            <w:pPr>
              <w:rPr>
                <w:sz w:val="20"/>
                <w:szCs w:val="20"/>
              </w:rPr>
            </w:pPr>
            <w:r w:rsidRPr="7C324E05">
              <w:rPr>
                <w:sz w:val="20"/>
                <w:szCs w:val="20"/>
              </w:rPr>
              <w:t>0.05</w:t>
            </w:r>
          </w:p>
        </w:tc>
      </w:tr>
      <w:tr w:rsidR="0403E30B" w:rsidRPr="00EC21E7" w14:paraId="5CA1F3AC" w14:textId="77777777" w:rsidTr="00EC21E7">
        <w:trPr>
          <w:trHeight w:val="300"/>
        </w:trPr>
        <w:tc>
          <w:tcPr>
            <w:tcW w:w="1799" w:type="dxa"/>
            <w:gridSpan w:val="2"/>
            <w:vMerge/>
          </w:tcPr>
          <w:p w14:paraId="019713BF" w14:textId="77777777" w:rsidR="00E7518F" w:rsidRPr="00EC21E7" w:rsidRDefault="00E7518F">
            <w:pPr>
              <w:rPr>
                <w:rFonts w:asciiTheme="majorHAnsi" w:hAnsiTheme="majorHAnsi" w:cstheme="majorHAnsi"/>
                <w:sz w:val="22"/>
                <w:szCs w:val="22"/>
              </w:rPr>
            </w:pPr>
          </w:p>
        </w:tc>
        <w:tc>
          <w:tcPr>
            <w:tcW w:w="2245" w:type="dxa"/>
          </w:tcPr>
          <w:p w14:paraId="18C160F7" w14:textId="25E00644" w:rsidR="0398BA05" w:rsidRPr="00EC21E7" w:rsidRDefault="0398BA05" w:rsidP="0403E30B">
            <w:pPr>
              <w:rPr>
                <w:sz w:val="20"/>
                <w:szCs w:val="20"/>
              </w:rPr>
            </w:pPr>
            <w:r w:rsidRPr="7C324E05">
              <w:rPr>
                <w:sz w:val="20"/>
                <w:szCs w:val="20"/>
              </w:rPr>
              <w:t>Communication</w:t>
            </w:r>
          </w:p>
        </w:tc>
        <w:tc>
          <w:tcPr>
            <w:tcW w:w="1023" w:type="dxa"/>
          </w:tcPr>
          <w:p w14:paraId="7877AEED" w14:textId="3343E4B5" w:rsidR="0398BA05" w:rsidRPr="00EC21E7" w:rsidRDefault="0398BA05" w:rsidP="0403E30B">
            <w:pPr>
              <w:rPr>
                <w:sz w:val="20"/>
                <w:szCs w:val="20"/>
              </w:rPr>
            </w:pPr>
            <w:r w:rsidRPr="7C324E05">
              <w:rPr>
                <w:sz w:val="20"/>
                <w:szCs w:val="20"/>
              </w:rPr>
              <w:t>1</w:t>
            </w:r>
          </w:p>
        </w:tc>
        <w:tc>
          <w:tcPr>
            <w:tcW w:w="2016" w:type="dxa"/>
          </w:tcPr>
          <w:p w14:paraId="213ADBCA" w14:textId="3891ECC5" w:rsidR="0398BA05" w:rsidRPr="00EC21E7" w:rsidRDefault="0398BA05" w:rsidP="0403E30B">
            <w:pPr>
              <w:rPr>
                <w:sz w:val="20"/>
                <w:szCs w:val="20"/>
              </w:rPr>
            </w:pPr>
            <w:r w:rsidRPr="7C324E05">
              <w:rPr>
                <w:sz w:val="20"/>
                <w:szCs w:val="20"/>
              </w:rPr>
              <w:t>0.005</w:t>
            </w:r>
          </w:p>
        </w:tc>
        <w:tc>
          <w:tcPr>
            <w:tcW w:w="2126" w:type="dxa"/>
          </w:tcPr>
          <w:p w14:paraId="4507936E" w14:textId="3891ECC5" w:rsidR="0403E30B" w:rsidRPr="00EC21E7" w:rsidRDefault="0403E30B" w:rsidP="0403E30B">
            <w:pPr>
              <w:rPr>
                <w:sz w:val="20"/>
                <w:szCs w:val="20"/>
              </w:rPr>
            </w:pPr>
            <w:r w:rsidRPr="7C324E05">
              <w:rPr>
                <w:sz w:val="20"/>
                <w:szCs w:val="20"/>
              </w:rPr>
              <w:t>0.005</w:t>
            </w:r>
          </w:p>
        </w:tc>
      </w:tr>
      <w:tr w:rsidR="0403E30B" w:rsidRPr="00EC21E7" w14:paraId="1957D975" w14:textId="77777777" w:rsidTr="00EC21E7">
        <w:trPr>
          <w:trHeight w:val="300"/>
        </w:trPr>
        <w:tc>
          <w:tcPr>
            <w:tcW w:w="1799" w:type="dxa"/>
            <w:gridSpan w:val="2"/>
            <w:vMerge/>
          </w:tcPr>
          <w:p w14:paraId="5A695FAF" w14:textId="77777777" w:rsidR="00E7518F" w:rsidRPr="00EC21E7" w:rsidRDefault="00E7518F">
            <w:pPr>
              <w:rPr>
                <w:rFonts w:asciiTheme="majorHAnsi" w:hAnsiTheme="majorHAnsi" w:cstheme="majorHAnsi"/>
                <w:sz w:val="22"/>
                <w:szCs w:val="22"/>
              </w:rPr>
            </w:pPr>
          </w:p>
        </w:tc>
        <w:tc>
          <w:tcPr>
            <w:tcW w:w="2245" w:type="dxa"/>
          </w:tcPr>
          <w:p w14:paraId="10CF257D" w14:textId="53FD183E" w:rsidR="0398BA05" w:rsidRPr="00EC21E7" w:rsidRDefault="0398BA05" w:rsidP="0403E30B">
            <w:pPr>
              <w:rPr>
                <w:sz w:val="20"/>
                <w:szCs w:val="20"/>
              </w:rPr>
            </w:pPr>
            <w:r w:rsidRPr="7C324E05">
              <w:rPr>
                <w:sz w:val="20"/>
                <w:szCs w:val="20"/>
              </w:rPr>
              <w:t>Batteries</w:t>
            </w:r>
          </w:p>
        </w:tc>
        <w:tc>
          <w:tcPr>
            <w:tcW w:w="1023" w:type="dxa"/>
          </w:tcPr>
          <w:p w14:paraId="41EB44B4" w14:textId="78A6775D" w:rsidR="0398BA05" w:rsidRPr="00EC21E7" w:rsidRDefault="0398BA05" w:rsidP="0403E30B">
            <w:pPr>
              <w:rPr>
                <w:sz w:val="20"/>
                <w:szCs w:val="20"/>
              </w:rPr>
            </w:pPr>
            <w:r w:rsidRPr="7C324E05">
              <w:rPr>
                <w:sz w:val="20"/>
                <w:szCs w:val="20"/>
              </w:rPr>
              <w:t>2</w:t>
            </w:r>
          </w:p>
        </w:tc>
        <w:tc>
          <w:tcPr>
            <w:tcW w:w="2016" w:type="dxa"/>
          </w:tcPr>
          <w:p w14:paraId="7A5689F1" w14:textId="497CB51E" w:rsidR="0398BA05" w:rsidRPr="00EC21E7" w:rsidRDefault="0398BA05" w:rsidP="0403E30B">
            <w:pPr>
              <w:rPr>
                <w:sz w:val="20"/>
                <w:szCs w:val="20"/>
              </w:rPr>
            </w:pPr>
            <w:r w:rsidRPr="7C324E05">
              <w:rPr>
                <w:sz w:val="20"/>
                <w:szCs w:val="20"/>
              </w:rPr>
              <w:t>0.380</w:t>
            </w:r>
          </w:p>
        </w:tc>
        <w:tc>
          <w:tcPr>
            <w:tcW w:w="2126" w:type="dxa"/>
          </w:tcPr>
          <w:p w14:paraId="5A942E25" w14:textId="57E15752" w:rsidR="0398BA05" w:rsidRPr="00EC21E7" w:rsidRDefault="0398BA05" w:rsidP="0403E30B">
            <w:pPr>
              <w:rPr>
                <w:sz w:val="20"/>
                <w:szCs w:val="20"/>
              </w:rPr>
            </w:pPr>
            <w:r w:rsidRPr="7C324E05">
              <w:rPr>
                <w:sz w:val="20"/>
                <w:szCs w:val="20"/>
              </w:rPr>
              <w:t>0.760</w:t>
            </w:r>
          </w:p>
        </w:tc>
      </w:tr>
      <w:tr w:rsidR="0403E30B" w:rsidRPr="00EC21E7" w14:paraId="1156E1C8" w14:textId="77777777" w:rsidTr="00EC21E7">
        <w:trPr>
          <w:trHeight w:val="300"/>
        </w:trPr>
        <w:tc>
          <w:tcPr>
            <w:tcW w:w="1799" w:type="dxa"/>
            <w:gridSpan w:val="2"/>
            <w:vMerge/>
          </w:tcPr>
          <w:p w14:paraId="35C628AF" w14:textId="77777777" w:rsidR="00E7518F" w:rsidRPr="00EC21E7" w:rsidRDefault="00E7518F">
            <w:pPr>
              <w:rPr>
                <w:rFonts w:asciiTheme="majorHAnsi" w:hAnsiTheme="majorHAnsi" w:cstheme="majorHAnsi"/>
                <w:sz w:val="22"/>
                <w:szCs w:val="22"/>
              </w:rPr>
            </w:pPr>
          </w:p>
        </w:tc>
        <w:tc>
          <w:tcPr>
            <w:tcW w:w="2245" w:type="dxa"/>
          </w:tcPr>
          <w:p w14:paraId="0F023861" w14:textId="610FC187" w:rsidR="0398BA05" w:rsidRPr="00EC21E7" w:rsidRDefault="0398BA05" w:rsidP="0403E30B">
            <w:pPr>
              <w:rPr>
                <w:sz w:val="20"/>
                <w:szCs w:val="20"/>
              </w:rPr>
            </w:pPr>
            <w:r w:rsidRPr="7C324E05">
              <w:rPr>
                <w:sz w:val="20"/>
                <w:szCs w:val="20"/>
              </w:rPr>
              <w:t>Motors</w:t>
            </w:r>
          </w:p>
        </w:tc>
        <w:tc>
          <w:tcPr>
            <w:tcW w:w="1023" w:type="dxa"/>
          </w:tcPr>
          <w:p w14:paraId="0C6886A6" w14:textId="0CE366AD" w:rsidR="0398BA05" w:rsidRPr="00EC21E7" w:rsidRDefault="0398BA05" w:rsidP="0403E30B">
            <w:pPr>
              <w:rPr>
                <w:sz w:val="20"/>
                <w:szCs w:val="20"/>
              </w:rPr>
            </w:pPr>
            <w:r w:rsidRPr="7C324E05">
              <w:rPr>
                <w:sz w:val="20"/>
                <w:szCs w:val="20"/>
              </w:rPr>
              <w:t>4</w:t>
            </w:r>
          </w:p>
        </w:tc>
        <w:tc>
          <w:tcPr>
            <w:tcW w:w="2016" w:type="dxa"/>
          </w:tcPr>
          <w:p w14:paraId="42C11D0F" w14:textId="2E275A30" w:rsidR="0398BA05" w:rsidRPr="00EC21E7" w:rsidRDefault="0398BA05" w:rsidP="0403E30B">
            <w:pPr>
              <w:rPr>
                <w:sz w:val="20"/>
                <w:szCs w:val="20"/>
              </w:rPr>
            </w:pPr>
            <w:r w:rsidRPr="7C324E05">
              <w:rPr>
                <w:sz w:val="20"/>
                <w:szCs w:val="20"/>
              </w:rPr>
              <w:t>0.150</w:t>
            </w:r>
          </w:p>
        </w:tc>
        <w:tc>
          <w:tcPr>
            <w:tcW w:w="2126" w:type="dxa"/>
          </w:tcPr>
          <w:p w14:paraId="2221C27B" w14:textId="4153BEEB" w:rsidR="0398BA05" w:rsidRPr="00EC21E7" w:rsidRDefault="0398BA05" w:rsidP="0403E30B">
            <w:pPr>
              <w:rPr>
                <w:sz w:val="20"/>
                <w:szCs w:val="20"/>
              </w:rPr>
            </w:pPr>
            <w:r w:rsidRPr="7C324E05">
              <w:rPr>
                <w:sz w:val="20"/>
                <w:szCs w:val="20"/>
              </w:rPr>
              <w:t>0.600</w:t>
            </w:r>
          </w:p>
        </w:tc>
      </w:tr>
      <w:tr w:rsidR="0403E30B" w:rsidRPr="00EC21E7" w14:paraId="3E9FEF81" w14:textId="77777777" w:rsidTr="00EC21E7">
        <w:trPr>
          <w:trHeight w:val="300"/>
        </w:trPr>
        <w:tc>
          <w:tcPr>
            <w:tcW w:w="1799" w:type="dxa"/>
            <w:gridSpan w:val="2"/>
            <w:vMerge/>
          </w:tcPr>
          <w:p w14:paraId="5B27D220" w14:textId="77777777" w:rsidR="00E7518F" w:rsidRPr="00EC21E7" w:rsidRDefault="00E7518F">
            <w:pPr>
              <w:rPr>
                <w:rFonts w:asciiTheme="majorHAnsi" w:hAnsiTheme="majorHAnsi" w:cstheme="majorHAnsi"/>
                <w:sz w:val="22"/>
                <w:szCs w:val="22"/>
              </w:rPr>
            </w:pPr>
          </w:p>
        </w:tc>
        <w:tc>
          <w:tcPr>
            <w:tcW w:w="2245" w:type="dxa"/>
          </w:tcPr>
          <w:p w14:paraId="3F724CD4" w14:textId="509DD3B9" w:rsidR="0398BA05" w:rsidRPr="00EC21E7" w:rsidRDefault="0398BA05" w:rsidP="0403E30B">
            <w:pPr>
              <w:rPr>
                <w:sz w:val="20"/>
                <w:szCs w:val="20"/>
              </w:rPr>
            </w:pPr>
            <w:r w:rsidRPr="7C324E05">
              <w:rPr>
                <w:sz w:val="20"/>
                <w:szCs w:val="20"/>
              </w:rPr>
              <w:t>Motor Driver</w:t>
            </w:r>
          </w:p>
        </w:tc>
        <w:tc>
          <w:tcPr>
            <w:tcW w:w="1023" w:type="dxa"/>
          </w:tcPr>
          <w:p w14:paraId="1FBE43E9" w14:textId="5A3C8C56" w:rsidR="0398BA05" w:rsidRPr="00EC21E7" w:rsidRDefault="0398BA05" w:rsidP="0403E30B">
            <w:pPr>
              <w:rPr>
                <w:sz w:val="20"/>
                <w:szCs w:val="20"/>
              </w:rPr>
            </w:pPr>
            <w:r w:rsidRPr="7C324E05">
              <w:rPr>
                <w:sz w:val="20"/>
                <w:szCs w:val="20"/>
              </w:rPr>
              <w:t>2</w:t>
            </w:r>
          </w:p>
        </w:tc>
        <w:tc>
          <w:tcPr>
            <w:tcW w:w="2016" w:type="dxa"/>
          </w:tcPr>
          <w:p w14:paraId="37F3D1C7" w14:textId="08BBC39A" w:rsidR="0398BA05" w:rsidRPr="00EC21E7" w:rsidRDefault="0398BA05" w:rsidP="0403E30B">
            <w:pPr>
              <w:rPr>
                <w:sz w:val="20"/>
                <w:szCs w:val="20"/>
              </w:rPr>
            </w:pPr>
            <w:r w:rsidRPr="7C324E05">
              <w:rPr>
                <w:sz w:val="20"/>
                <w:szCs w:val="20"/>
              </w:rPr>
              <w:t>0.030</w:t>
            </w:r>
          </w:p>
        </w:tc>
        <w:tc>
          <w:tcPr>
            <w:tcW w:w="2126" w:type="dxa"/>
          </w:tcPr>
          <w:p w14:paraId="5DFE22CC" w14:textId="3B548343" w:rsidR="0398BA05" w:rsidRPr="00EC21E7" w:rsidRDefault="0398BA05" w:rsidP="0403E30B">
            <w:pPr>
              <w:rPr>
                <w:sz w:val="20"/>
                <w:szCs w:val="20"/>
              </w:rPr>
            </w:pPr>
            <w:r w:rsidRPr="7C324E05">
              <w:rPr>
                <w:sz w:val="20"/>
                <w:szCs w:val="20"/>
              </w:rPr>
              <w:t>0.060</w:t>
            </w:r>
          </w:p>
        </w:tc>
      </w:tr>
      <w:tr w:rsidR="0403E30B" w:rsidRPr="00EC21E7" w14:paraId="03C690C4" w14:textId="77777777" w:rsidTr="00EC21E7">
        <w:trPr>
          <w:trHeight w:val="300"/>
        </w:trPr>
        <w:tc>
          <w:tcPr>
            <w:tcW w:w="1799" w:type="dxa"/>
            <w:gridSpan w:val="2"/>
            <w:vMerge/>
          </w:tcPr>
          <w:p w14:paraId="11906195" w14:textId="77777777" w:rsidR="00E7518F" w:rsidRPr="00EC21E7" w:rsidRDefault="00E7518F">
            <w:pPr>
              <w:rPr>
                <w:rFonts w:asciiTheme="majorHAnsi" w:hAnsiTheme="majorHAnsi" w:cstheme="majorHAnsi"/>
                <w:sz w:val="22"/>
                <w:szCs w:val="22"/>
              </w:rPr>
            </w:pPr>
          </w:p>
        </w:tc>
        <w:tc>
          <w:tcPr>
            <w:tcW w:w="2245" w:type="dxa"/>
          </w:tcPr>
          <w:p w14:paraId="13E0E3C6" w14:textId="66D1E80A" w:rsidR="0398BA05" w:rsidRPr="00EC21E7" w:rsidRDefault="0398BA05" w:rsidP="0403E30B">
            <w:pPr>
              <w:rPr>
                <w:sz w:val="20"/>
                <w:szCs w:val="20"/>
              </w:rPr>
            </w:pPr>
            <w:r w:rsidRPr="7C324E05">
              <w:rPr>
                <w:sz w:val="20"/>
                <w:szCs w:val="20"/>
              </w:rPr>
              <w:t>Kill Switch</w:t>
            </w:r>
          </w:p>
        </w:tc>
        <w:tc>
          <w:tcPr>
            <w:tcW w:w="1023" w:type="dxa"/>
          </w:tcPr>
          <w:p w14:paraId="546DFE3F" w14:textId="28E2C161" w:rsidR="0398BA05" w:rsidRPr="00EC21E7" w:rsidRDefault="0398BA05" w:rsidP="0403E30B">
            <w:pPr>
              <w:rPr>
                <w:sz w:val="20"/>
                <w:szCs w:val="20"/>
              </w:rPr>
            </w:pPr>
            <w:r w:rsidRPr="7C324E05">
              <w:rPr>
                <w:sz w:val="20"/>
                <w:szCs w:val="20"/>
              </w:rPr>
              <w:t>1</w:t>
            </w:r>
          </w:p>
        </w:tc>
        <w:tc>
          <w:tcPr>
            <w:tcW w:w="2016" w:type="dxa"/>
          </w:tcPr>
          <w:p w14:paraId="5FB84239" w14:textId="3F60FB55" w:rsidR="0398BA05" w:rsidRPr="00EC21E7" w:rsidRDefault="0398BA05" w:rsidP="0403E30B">
            <w:pPr>
              <w:rPr>
                <w:sz w:val="20"/>
                <w:szCs w:val="20"/>
              </w:rPr>
            </w:pPr>
            <w:r w:rsidRPr="7C324E05">
              <w:rPr>
                <w:sz w:val="20"/>
                <w:szCs w:val="20"/>
              </w:rPr>
              <w:t>0.010</w:t>
            </w:r>
          </w:p>
        </w:tc>
        <w:tc>
          <w:tcPr>
            <w:tcW w:w="2126" w:type="dxa"/>
          </w:tcPr>
          <w:p w14:paraId="364C8D8B" w14:textId="0235565F" w:rsidR="0398BA05" w:rsidRPr="00EC21E7" w:rsidRDefault="0398BA05" w:rsidP="0403E30B">
            <w:pPr>
              <w:rPr>
                <w:sz w:val="20"/>
                <w:szCs w:val="20"/>
              </w:rPr>
            </w:pPr>
            <w:r w:rsidRPr="7C324E05">
              <w:rPr>
                <w:sz w:val="20"/>
                <w:szCs w:val="20"/>
              </w:rPr>
              <w:t>0.010</w:t>
            </w:r>
          </w:p>
        </w:tc>
      </w:tr>
      <w:tr w:rsidR="0403E30B" w:rsidRPr="00EC21E7" w14:paraId="15BBACAA" w14:textId="77777777" w:rsidTr="00EC21E7">
        <w:trPr>
          <w:trHeight w:val="300"/>
        </w:trPr>
        <w:tc>
          <w:tcPr>
            <w:tcW w:w="1799" w:type="dxa"/>
            <w:gridSpan w:val="2"/>
            <w:vMerge/>
          </w:tcPr>
          <w:p w14:paraId="74BAF923" w14:textId="77777777" w:rsidR="00E7518F" w:rsidRPr="00EC21E7" w:rsidRDefault="00E7518F">
            <w:pPr>
              <w:rPr>
                <w:rFonts w:asciiTheme="majorHAnsi" w:hAnsiTheme="majorHAnsi" w:cstheme="majorHAnsi"/>
                <w:sz w:val="22"/>
                <w:szCs w:val="22"/>
              </w:rPr>
            </w:pPr>
          </w:p>
        </w:tc>
        <w:tc>
          <w:tcPr>
            <w:tcW w:w="2245" w:type="dxa"/>
          </w:tcPr>
          <w:p w14:paraId="0E87E73F" w14:textId="735A43E9" w:rsidR="0398BA05" w:rsidRPr="00EC21E7" w:rsidRDefault="0398BA05" w:rsidP="0403E30B">
            <w:pPr>
              <w:rPr>
                <w:sz w:val="20"/>
                <w:szCs w:val="20"/>
              </w:rPr>
            </w:pPr>
            <w:r w:rsidRPr="7C324E05">
              <w:rPr>
                <w:sz w:val="20"/>
                <w:szCs w:val="20"/>
              </w:rPr>
              <w:t>BMS</w:t>
            </w:r>
          </w:p>
        </w:tc>
        <w:tc>
          <w:tcPr>
            <w:tcW w:w="1023" w:type="dxa"/>
          </w:tcPr>
          <w:p w14:paraId="14DE87ED" w14:textId="7290BD66" w:rsidR="0398BA05" w:rsidRPr="00EC21E7" w:rsidRDefault="0398BA05" w:rsidP="0403E30B">
            <w:pPr>
              <w:rPr>
                <w:sz w:val="20"/>
                <w:szCs w:val="20"/>
              </w:rPr>
            </w:pPr>
            <w:r w:rsidRPr="7C324E05">
              <w:rPr>
                <w:sz w:val="20"/>
                <w:szCs w:val="20"/>
              </w:rPr>
              <w:t>1</w:t>
            </w:r>
          </w:p>
        </w:tc>
        <w:tc>
          <w:tcPr>
            <w:tcW w:w="2016" w:type="dxa"/>
          </w:tcPr>
          <w:p w14:paraId="67B6298C" w14:textId="4DE04ABB" w:rsidR="0398BA05" w:rsidRPr="00EC21E7" w:rsidRDefault="0398BA05" w:rsidP="0403E30B">
            <w:pPr>
              <w:rPr>
                <w:sz w:val="20"/>
                <w:szCs w:val="20"/>
              </w:rPr>
            </w:pPr>
            <w:r w:rsidRPr="7C324E05">
              <w:rPr>
                <w:sz w:val="20"/>
                <w:szCs w:val="20"/>
              </w:rPr>
              <w:t>0.010</w:t>
            </w:r>
          </w:p>
        </w:tc>
        <w:tc>
          <w:tcPr>
            <w:tcW w:w="2126" w:type="dxa"/>
          </w:tcPr>
          <w:p w14:paraId="7595E4C7" w14:textId="29F51080" w:rsidR="0398BA05" w:rsidRPr="00EC21E7" w:rsidRDefault="0398BA05" w:rsidP="0403E30B">
            <w:pPr>
              <w:rPr>
                <w:sz w:val="20"/>
                <w:szCs w:val="20"/>
              </w:rPr>
            </w:pPr>
            <w:r w:rsidRPr="7C324E05">
              <w:rPr>
                <w:sz w:val="20"/>
                <w:szCs w:val="20"/>
              </w:rPr>
              <w:t>0.010</w:t>
            </w:r>
          </w:p>
        </w:tc>
      </w:tr>
      <w:tr w:rsidR="0403E30B" w:rsidRPr="00EC21E7" w14:paraId="27B80D49" w14:textId="77777777" w:rsidTr="00EC21E7">
        <w:trPr>
          <w:trHeight w:val="300"/>
        </w:trPr>
        <w:tc>
          <w:tcPr>
            <w:tcW w:w="1799" w:type="dxa"/>
            <w:gridSpan w:val="2"/>
            <w:vMerge w:val="restart"/>
            <w:vAlign w:val="center"/>
          </w:tcPr>
          <w:p w14:paraId="7D96DDE2" w14:textId="78EE95DB" w:rsidR="22167138" w:rsidRPr="00EC21E7" w:rsidRDefault="22167138" w:rsidP="0403E30B">
            <w:pPr>
              <w:jc w:val="center"/>
              <w:rPr>
                <w:sz w:val="20"/>
                <w:szCs w:val="20"/>
              </w:rPr>
            </w:pPr>
            <w:r w:rsidRPr="7C324E05">
              <w:rPr>
                <w:sz w:val="20"/>
                <w:szCs w:val="20"/>
              </w:rPr>
              <w:t>Mechanical</w:t>
            </w:r>
          </w:p>
        </w:tc>
        <w:tc>
          <w:tcPr>
            <w:tcW w:w="2245" w:type="dxa"/>
          </w:tcPr>
          <w:p w14:paraId="4EA96744" w14:textId="0073A6BA" w:rsidR="22167138" w:rsidRPr="00EC21E7" w:rsidRDefault="22167138" w:rsidP="0403E30B">
            <w:pPr>
              <w:rPr>
                <w:sz w:val="20"/>
                <w:szCs w:val="20"/>
              </w:rPr>
            </w:pPr>
            <w:r w:rsidRPr="7C324E05">
              <w:rPr>
                <w:sz w:val="20"/>
                <w:szCs w:val="20"/>
              </w:rPr>
              <w:t>Chassis</w:t>
            </w:r>
          </w:p>
        </w:tc>
        <w:tc>
          <w:tcPr>
            <w:tcW w:w="1023" w:type="dxa"/>
          </w:tcPr>
          <w:p w14:paraId="25BFD9D7" w14:textId="37135000" w:rsidR="22167138" w:rsidRPr="00EC21E7" w:rsidRDefault="22167138" w:rsidP="0403E30B">
            <w:pPr>
              <w:rPr>
                <w:sz w:val="20"/>
                <w:szCs w:val="20"/>
              </w:rPr>
            </w:pPr>
            <w:r w:rsidRPr="7C324E05">
              <w:rPr>
                <w:sz w:val="20"/>
                <w:szCs w:val="20"/>
              </w:rPr>
              <w:t>1</w:t>
            </w:r>
          </w:p>
        </w:tc>
        <w:tc>
          <w:tcPr>
            <w:tcW w:w="2016" w:type="dxa"/>
          </w:tcPr>
          <w:p w14:paraId="7BD6F9D2" w14:textId="5DAEB997" w:rsidR="55F73BF3" w:rsidRPr="00EC21E7" w:rsidRDefault="55F73BF3" w:rsidP="0403E30B">
            <w:pPr>
              <w:rPr>
                <w:sz w:val="20"/>
                <w:szCs w:val="20"/>
              </w:rPr>
            </w:pPr>
            <w:r w:rsidRPr="7C324E05">
              <w:rPr>
                <w:sz w:val="20"/>
                <w:szCs w:val="20"/>
              </w:rPr>
              <w:t>0.398</w:t>
            </w:r>
          </w:p>
        </w:tc>
        <w:tc>
          <w:tcPr>
            <w:tcW w:w="2126" w:type="dxa"/>
          </w:tcPr>
          <w:p w14:paraId="18A7804B" w14:textId="2283F493" w:rsidR="55F73BF3" w:rsidRPr="00EC21E7" w:rsidRDefault="55F73BF3" w:rsidP="0403E30B">
            <w:pPr>
              <w:rPr>
                <w:sz w:val="20"/>
                <w:szCs w:val="20"/>
              </w:rPr>
            </w:pPr>
            <w:r w:rsidRPr="7C324E05">
              <w:rPr>
                <w:sz w:val="20"/>
                <w:szCs w:val="20"/>
              </w:rPr>
              <w:t>0.398</w:t>
            </w:r>
          </w:p>
        </w:tc>
      </w:tr>
      <w:tr w:rsidR="0403E30B" w:rsidRPr="00EC21E7" w14:paraId="2D9265F8" w14:textId="77777777" w:rsidTr="00EC21E7">
        <w:trPr>
          <w:trHeight w:val="300"/>
        </w:trPr>
        <w:tc>
          <w:tcPr>
            <w:tcW w:w="1799" w:type="dxa"/>
            <w:gridSpan w:val="2"/>
            <w:vMerge/>
          </w:tcPr>
          <w:p w14:paraId="0137C370" w14:textId="77777777" w:rsidR="00E7518F" w:rsidRPr="00EC21E7" w:rsidRDefault="00E7518F">
            <w:pPr>
              <w:rPr>
                <w:rFonts w:asciiTheme="majorHAnsi" w:hAnsiTheme="majorHAnsi" w:cstheme="majorHAnsi"/>
                <w:sz w:val="22"/>
                <w:szCs w:val="22"/>
              </w:rPr>
            </w:pPr>
          </w:p>
        </w:tc>
        <w:tc>
          <w:tcPr>
            <w:tcW w:w="2245" w:type="dxa"/>
          </w:tcPr>
          <w:p w14:paraId="69983561" w14:textId="6C4EBB7D" w:rsidR="55F73BF3" w:rsidRPr="00EC21E7" w:rsidRDefault="55F73BF3" w:rsidP="0403E30B">
            <w:pPr>
              <w:rPr>
                <w:sz w:val="20"/>
                <w:szCs w:val="20"/>
              </w:rPr>
            </w:pPr>
            <w:r w:rsidRPr="7C324E05">
              <w:rPr>
                <w:sz w:val="20"/>
                <w:szCs w:val="20"/>
              </w:rPr>
              <w:t>Chass Lid</w:t>
            </w:r>
          </w:p>
        </w:tc>
        <w:tc>
          <w:tcPr>
            <w:tcW w:w="1023" w:type="dxa"/>
          </w:tcPr>
          <w:p w14:paraId="561D164E" w14:textId="2E939437" w:rsidR="55F73BF3" w:rsidRPr="00EC21E7" w:rsidRDefault="55F73BF3" w:rsidP="0403E30B">
            <w:pPr>
              <w:rPr>
                <w:sz w:val="20"/>
                <w:szCs w:val="20"/>
              </w:rPr>
            </w:pPr>
            <w:r w:rsidRPr="7C324E05">
              <w:rPr>
                <w:sz w:val="20"/>
                <w:szCs w:val="20"/>
              </w:rPr>
              <w:t>1</w:t>
            </w:r>
          </w:p>
        </w:tc>
        <w:tc>
          <w:tcPr>
            <w:tcW w:w="2016" w:type="dxa"/>
          </w:tcPr>
          <w:p w14:paraId="563F7E28" w14:textId="68E3F271" w:rsidR="55F73BF3" w:rsidRPr="00EC21E7" w:rsidRDefault="55F73BF3" w:rsidP="0403E30B">
            <w:pPr>
              <w:rPr>
                <w:sz w:val="20"/>
                <w:szCs w:val="20"/>
              </w:rPr>
            </w:pPr>
            <w:r w:rsidRPr="7C324E05">
              <w:rPr>
                <w:sz w:val="20"/>
                <w:szCs w:val="20"/>
              </w:rPr>
              <w:t>0.0734</w:t>
            </w:r>
          </w:p>
        </w:tc>
        <w:tc>
          <w:tcPr>
            <w:tcW w:w="2126" w:type="dxa"/>
          </w:tcPr>
          <w:p w14:paraId="375CB3D8" w14:textId="01CECD96" w:rsidR="55F73BF3" w:rsidRPr="00EC21E7" w:rsidRDefault="55F73BF3" w:rsidP="0403E30B">
            <w:pPr>
              <w:rPr>
                <w:sz w:val="20"/>
                <w:szCs w:val="20"/>
              </w:rPr>
            </w:pPr>
            <w:r w:rsidRPr="7C324E05">
              <w:rPr>
                <w:sz w:val="20"/>
                <w:szCs w:val="20"/>
              </w:rPr>
              <w:t>0.0734</w:t>
            </w:r>
          </w:p>
        </w:tc>
      </w:tr>
      <w:tr w:rsidR="0403E30B" w:rsidRPr="00EC21E7" w14:paraId="7782089C" w14:textId="77777777" w:rsidTr="00EC21E7">
        <w:trPr>
          <w:trHeight w:val="300"/>
        </w:trPr>
        <w:tc>
          <w:tcPr>
            <w:tcW w:w="1799" w:type="dxa"/>
            <w:gridSpan w:val="2"/>
            <w:vMerge/>
          </w:tcPr>
          <w:p w14:paraId="1FA1CA84" w14:textId="77777777" w:rsidR="00E7518F" w:rsidRPr="00EC21E7" w:rsidRDefault="00E7518F">
            <w:pPr>
              <w:rPr>
                <w:rFonts w:asciiTheme="majorHAnsi" w:hAnsiTheme="majorHAnsi" w:cstheme="majorHAnsi"/>
                <w:sz w:val="22"/>
                <w:szCs w:val="22"/>
              </w:rPr>
            </w:pPr>
          </w:p>
        </w:tc>
        <w:tc>
          <w:tcPr>
            <w:tcW w:w="2245" w:type="dxa"/>
          </w:tcPr>
          <w:p w14:paraId="101757A9" w14:textId="6D8729B5" w:rsidR="22167138" w:rsidRPr="00EC21E7" w:rsidRDefault="22167138" w:rsidP="0403E30B">
            <w:pPr>
              <w:rPr>
                <w:sz w:val="20"/>
                <w:szCs w:val="20"/>
              </w:rPr>
            </w:pPr>
            <w:r w:rsidRPr="7C324E05">
              <w:rPr>
                <w:sz w:val="20"/>
                <w:szCs w:val="20"/>
              </w:rPr>
              <w:t>Motor Mount</w:t>
            </w:r>
          </w:p>
        </w:tc>
        <w:tc>
          <w:tcPr>
            <w:tcW w:w="1023" w:type="dxa"/>
          </w:tcPr>
          <w:p w14:paraId="0903A82C" w14:textId="3B4FE111" w:rsidR="22167138" w:rsidRPr="00EC21E7" w:rsidRDefault="22167138" w:rsidP="0403E30B">
            <w:pPr>
              <w:rPr>
                <w:sz w:val="20"/>
                <w:szCs w:val="20"/>
              </w:rPr>
            </w:pPr>
            <w:r w:rsidRPr="7C324E05">
              <w:rPr>
                <w:sz w:val="20"/>
                <w:szCs w:val="20"/>
              </w:rPr>
              <w:t>2</w:t>
            </w:r>
          </w:p>
        </w:tc>
        <w:tc>
          <w:tcPr>
            <w:tcW w:w="2016" w:type="dxa"/>
          </w:tcPr>
          <w:p w14:paraId="158C8926" w14:textId="027A0611" w:rsidR="0403E30B" w:rsidRPr="00EC21E7" w:rsidRDefault="604EB604" w:rsidP="0403E30B">
            <w:pPr>
              <w:rPr>
                <w:sz w:val="20"/>
                <w:szCs w:val="20"/>
              </w:rPr>
            </w:pPr>
            <w:r w:rsidRPr="7C324E05">
              <w:rPr>
                <w:sz w:val="20"/>
                <w:szCs w:val="20"/>
              </w:rPr>
              <w:t>0.362</w:t>
            </w:r>
          </w:p>
        </w:tc>
        <w:tc>
          <w:tcPr>
            <w:tcW w:w="2126" w:type="dxa"/>
          </w:tcPr>
          <w:p w14:paraId="4CBC5E81" w14:textId="6E2E651D" w:rsidR="0403E30B" w:rsidRPr="00EC21E7" w:rsidRDefault="604EB604" w:rsidP="0403E30B">
            <w:pPr>
              <w:rPr>
                <w:sz w:val="20"/>
                <w:szCs w:val="20"/>
              </w:rPr>
            </w:pPr>
            <w:r w:rsidRPr="7C324E05">
              <w:rPr>
                <w:sz w:val="20"/>
                <w:szCs w:val="20"/>
              </w:rPr>
              <w:t>0.724</w:t>
            </w:r>
          </w:p>
        </w:tc>
      </w:tr>
      <w:tr w:rsidR="0403E30B" w:rsidRPr="00EC21E7" w14:paraId="6C230540" w14:textId="77777777" w:rsidTr="00EC21E7">
        <w:trPr>
          <w:trHeight w:val="300"/>
        </w:trPr>
        <w:tc>
          <w:tcPr>
            <w:tcW w:w="1799" w:type="dxa"/>
            <w:gridSpan w:val="2"/>
            <w:vMerge/>
          </w:tcPr>
          <w:p w14:paraId="4FC56BFD" w14:textId="77777777" w:rsidR="00E7518F" w:rsidRPr="00EC21E7" w:rsidRDefault="00E7518F">
            <w:pPr>
              <w:rPr>
                <w:rFonts w:asciiTheme="majorHAnsi" w:hAnsiTheme="majorHAnsi" w:cstheme="majorHAnsi"/>
                <w:sz w:val="22"/>
                <w:szCs w:val="22"/>
              </w:rPr>
            </w:pPr>
          </w:p>
        </w:tc>
        <w:tc>
          <w:tcPr>
            <w:tcW w:w="2245" w:type="dxa"/>
          </w:tcPr>
          <w:p w14:paraId="057C4092" w14:textId="06FB89C0" w:rsidR="22167138" w:rsidRPr="00EC21E7" w:rsidRDefault="22167138" w:rsidP="0403E30B">
            <w:pPr>
              <w:rPr>
                <w:sz w:val="20"/>
                <w:szCs w:val="20"/>
              </w:rPr>
            </w:pPr>
            <w:r w:rsidRPr="7C324E05">
              <w:rPr>
                <w:sz w:val="20"/>
                <w:szCs w:val="20"/>
              </w:rPr>
              <w:t>Servo Camera Mount</w:t>
            </w:r>
          </w:p>
        </w:tc>
        <w:tc>
          <w:tcPr>
            <w:tcW w:w="1023" w:type="dxa"/>
          </w:tcPr>
          <w:p w14:paraId="0303D824" w14:textId="42955776" w:rsidR="22167138" w:rsidRPr="00EC21E7" w:rsidRDefault="22167138" w:rsidP="0403E30B">
            <w:pPr>
              <w:rPr>
                <w:sz w:val="20"/>
                <w:szCs w:val="20"/>
              </w:rPr>
            </w:pPr>
            <w:r w:rsidRPr="7C324E05">
              <w:rPr>
                <w:sz w:val="20"/>
                <w:szCs w:val="20"/>
              </w:rPr>
              <w:t>1</w:t>
            </w:r>
          </w:p>
        </w:tc>
        <w:tc>
          <w:tcPr>
            <w:tcW w:w="2016" w:type="dxa"/>
          </w:tcPr>
          <w:p w14:paraId="2DA1C525" w14:textId="3A5E6AE7" w:rsidR="0403E30B" w:rsidRPr="00EC21E7" w:rsidRDefault="2EF3D5AA" w:rsidP="0403E30B">
            <w:pPr>
              <w:rPr>
                <w:sz w:val="20"/>
                <w:szCs w:val="20"/>
              </w:rPr>
            </w:pPr>
            <w:r w:rsidRPr="7C324E05">
              <w:rPr>
                <w:sz w:val="20"/>
                <w:szCs w:val="20"/>
              </w:rPr>
              <w:t>0.036</w:t>
            </w:r>
          </w:p>
        </w:tc>
        <w:tc>
          <w:tcPr>
            <w:tcW w:w="2126" w:type="dxa"/>
          </w:tcPr>
          <w:p w14:paraId="5DCD3509" w14:textId="2B7D4EBC" w:rsidR="0403E30B" w:rsidRPr="00EC21E7" w:rsidRDefault="2EF3D5AA" w:rsidP="0403E30B">
            <w:pPr>
              <w:rPr>
                <w:sz w:val="20"/>
                <w:szCs w:val="20"/>
              </w:rPr>
            </w:pPr>
            <w:r w:rsidRPr="7C324E05">
              <w:rPr>
                <w:sz w:val="20"/>
                <w:szCs w:val="20"/>
              </w:rPr>
              <w:t>0.036</w:t>
            </w:r>
          </w:p>
        </w:tc>
      </w:tr>
      <w:tr w:rsidR="00EC21E7" w:rsidRPr="00EC21E7" w14:paraId="46A1F9A3" w14:textId="77777777" w:rsidTr="7C324E05">
        <w:trPr>
          <w:trHeight w:val="300"/>
        </w:trPr>
        <w:tc>
          <w:tcPr>
            <w:tcW w:w="1799" w:type="dxa"/>
            <w:vMerge/>
          </w:tcPr>
          <w:p w14:paraId="1867840A" w14:textId="77777777" w:rsidR="00E7518F" w:rsidRPr="00EC21E7" w:rsidRDefault="00E7518F">
            <w:pPr>
              <w:rPr>
                <w:rFonts w:asciiTheme="majorHAnsi" w:hAnsiTheme="majorHAnsi" w:cstheme="majorHAnsi"/>
                <w:sz w:val="22"/>
                <w:szCs w:val="22"/>
              </w:rPr>
            </w:pPr>
          </w:p>
        </w:tc>
        <w:tc>
          <w:tcPr>
            <w:tcW w:w="2245" w:type="dxa"/>
            <w:gridSpan w:val="2"/>
          </w:tcPr>
          <w:p w14:paraId="0BA7FCF5" w14:textId="1867F631" w:rsidR="22167138" w:rsidRPr="00EC21E7" w:rsidRDefault="22167138" w:rsidP="0403E30B">
            <w:pPr>
              <w:rPr>
                <w:sz w:val="20"/>
                <w:szCs w:val="20"/>
              </w:rPr>
            </w:pPr>
            <w:r w:rsidRPr="7C324E05">
              <w:rPr>
                <w:sz w:val="20"/>
                <w:szCs w:val="20"/>
              </w:rPr>
              <w:t>Wheels</w:t>
            </w:r>
          </w:p>
        </w:tc>
        <w:tc>
          <w:tcPr>
            <w:tcW w:w="1023" w:type="dxa"/>
          </w:tcPr>
          <w:p w14:paraId="25916EC4" w14:textId="14184B28" w:rsidR="22167138" w:rsidRPr="00EC21E7" w:rsidRDefault="22167138" w:rsidP="0403E30B">
            <w:pPr>
              <w:rPr>
                <w:sz w:val="20"/>
                <w:szCs w:val="20"/>
              </w:rPr>
            </w:pPr>
            <w:r w:rsidRPr="7C324E05">
              <w:rPr>
                <w:sz w:val="20"/>
                <w:szCs w:val="20"/>
              </w:rPr>
              <w:t>4</w:t>
            </w:r>
          </w:p>
        </w:tc>
        <w:tc>
          <w:tcPr>
            <w:tcW w:w="2016" w:type="dxa"/>
            <w:tcBorders>
              <w:bottom w:val="single" w:sz="12" w:space="0" w:color="000000" w:themeColor="text1"/>
            </w:tcBorders>
          </w:tcPr>
          <w:p w14:paraId="0E52A334" w14:textId="229F9569" w:rsidR="13CA24F3" w:rsidRPr="00EC21E7" w:rsidRDefault="689B94AD" w:rsidP="4C8C0D2E">
            <w:pPr>
              <w:spacing w:line="259" w:lineRule="auto"/>
              <w:rPr>
                <w:sz w:val="20"/>
                <w:szCs w:val="20"/>
              </w:rPr>
            </w:pPr>
            <w:r w:rsidRPr="7C324E05">
              <w:rPr>
                <w:sz w:val="20"/>
                <w:szCs w:val="20"/>
              </w:rPr>
              <w:t>0.104</w:t>
            </w:r>
          </w:p>
        </w:tc>
        <w:tc>
          <w:tcPr>
            <w:tcW w:w="2126" w:type="dxa"/>
            <w:tcBorders>
              <w:bottom w:val="single" w:sz="12" w:space="0" w:color="000000" w:themeColor="text1"/>
            </w:tcBorders>
          </w:tcPr>
          <w:p w14:paraId="68E2C0D2" w14:textId="1D2784AA" w:rsidR="13CA24F3" w:rsidRPr="00EC21E7" w:rsidRDefault="13CA24F3" w:rsidP="0403E30B">
            <w:pPr>
              <w:rPr>
                <w:sz w:val="20"/>
                <w:szCs w:val="20"/>
              </w:rPr>
            </w:pPr>
            <w:r w:rsidRPr="7C324E05">
              <w:rPr>
                <w:sz w:val="20"/>
                <w:szCs w:val="20"/>
              </w:rPr>
              <w:t>0.</w:t>
            </w:r>
            <w:r w:rsidR="689B94AD" w:rsidRPr="7C324E05">
              <w:rPr>
                <w:sz w:val="20"/>
                <w:szCs w:val="20"/>
              </w:rPr>
              <w:t>416</w:t>
            </w:r>
          </w:p>
        </w:tc>
      </w:tr>
      <w:tr w:rsidR="00EC21E7" w:rsidRPr="00EC21E7" w14:paraId="4FE6D8EF" w14:textId="77777777" w:rsidTr="7C324E05">
        <w:trPr>
          <w:trHeight w:val="300"/>
        </w:trPr>
        <w:tc>
          <w:tcPr>
            <w:tcW w:w="5067" w:type="dxa"/>
            <w:gridSpan w:val="4"/>
            <w:tcBorders>
              <w:left w:val="nil"/>
              <w:bottom w:val="nil"/>
            </w:tcBorders>
          </w:tcPr>
          <w:p w14:paraId="36E0C687" w14:textId="77777777" w:rsidR="00EC21E7" w:rsidRPr="00EC21E7" w:rsidRDefault="00EC21E7" w:rsidP="0403E30B">
            <w:pPr>
              <w:rPr>
                <w:sz w:val="20"/>
                <w:szCs w:val="20"/>
              </w:rPr>
            </w:pPr>
          </w:p>
        </w:tc>
        <w:tc>
          <w:tcPr>
            <w:tcW w:w="2016" w:type="dxa"/>
            <w:tcBorders>
              <w:top w:val="single" w:sz="12" w:space="0" w:color="000000" w:themeColor="text1"/>
            </w:tcBorders>
          </w:tcPr>
          <w:p w14:paraId="682CEDE6" w14:textId="5360057A" w:rsidR="00EC21E7" w:rsidRPr="00EC21E7" w:rsidRDefault="00EC21E7" w:rsidP="4C8C0D2E">
            <w:pPr>
              <w:spacing w:line="259" w:lineRule="auto"/>
              <w:rPr>
                <w:b/>
                <w:sz w:val="20"/>
                <w:szCs w:val="20"/>
              </w:rPr>
            </w:pPr>
            <w:r w:rsidRPr="7C324E05">
              <w:rPr>
                <w:b/>
                <w:sz w:val="20"/>
                <w:szCs w:val="20"/>
              </w:rPr>
              <w:t>Total</w:t>
            </w:r>
          </w:p>
        </w:tc>
        <w:tc>
          <w:tcPr>
            <w:tcW w:w="2126" w:type="dxa"/>
            <w:tcBorders>
              <w:top w:val="single" w:sz="12" w:space="0" w:color="000000" w:themeColor="text1"/>
            </w:tcBorders>
          </w:tcPr>
          <w:p w14:paraId="1EAF8DFD" w14:textId="0FD1F32F" w:rsidR="00EC21E7" w:rsidRPr="00EC21E7" w:rsidRDefault="00EC21E7" w:rsidP="0403E30B">
            <w:pPr>
              <w:rPr>
                <w:sz w:val="20"/>
                <w:szCs w:val="20"/>
              </w:rPr>
            </w:pPr>
            <w:r w:rsidRPr="7C324E05">
              <w:rPr>
                <w:sz w:val="20"/>
                <w:szCs w:val="20"/>
              </w:rPr>
              <w:t>3.17</w:t>
            </w:r>
          </w:p>
        </w:tc>
      </w:tr>
    </w:tbl>
    <w:p w14:paraId="31BD79B9" w14:textId="0AD7309A" w:rsidR="7B2DCBB0" w:rsidRDefault="7B2DCBB0" w:rsidP="0403E30B">
      <w:pPr>
        <w:spacing w:line="259" w:lineRule="auto"/>
        <w:rPr>
          <w:sz w:val="22"/>
          <w:szCs w:val="22"/>
        </w:rPr>
      </w:pPr>
    </w:p>
    <w:p w14:paraId="46C03001" w14:textId="396125FA" w:rsidR="7B2DCBB0" w:rsidRPr="00E36A23" w:rsidRDefault="739CE742" w:rsidP="0403E30B">
      <w:pPr>
        <w:spacing w:line="259" w:lineRule="auto"/>
        <w:rPr>
          <w:color w:val="000000" w:themeColor="text1"/>
          <w:sz w:val="22"/>
          <w:szCs w:val="22"/>
        </w:rPr>
      </w:pPr>
      <w:r w:rsidRPr="7C324E05">
        <w:rPr>
          <w:sz w:val="22"/>
          <w:szCs w:val="22"/>
        </w:rPr>
        <w:t xml:space="preserve">The approximate total mass of the rover has been calculated as </w:t>
      </w:r>
      <w:r w:rsidR="29BE1271" w:rsidRPr="7C324E05">
        <w:rPr>
          <w:sz w:val="22"/>
          <w:szCs w:val="22"/>
        </w:rPr>
        <w:t>3.17 kg</w:t>
      </w:r>
      <w:r w:rsidRPr="7C324E05">
        <w:rPr>
          <w:sz w:val="22"/>
          <w:szCs w:val="22"/>
        </w:rPr>
        <w:t xml:space="preserve"> </w:t>
      </w:r>
      <w:r w:rsidR="68D78FFC" w:rsidRPr="7C324E05">
        <w:rPr>
          <w:sz w:val="22"/>
          <w:szCs w:val="22"/>
        </w:rPr>
        <w:t>(not including any screws or fixings, which are expected to weigh below 100g in total),</w:t>
      </w:r>
      <w:r w:rsidRPr="7C324E05">
        <w:rPr>
          <w:color w:val="000000" w:themeColor="text1"/>
          <w:sz w:val="22"/>
          <w:szCs w:val="22"/>
        </w:rPr>
        <w:t xml:space="preserve"> which is below </w:t>
      </w:r>
      <w:r w:rsidR="60D8B1CD" w:rsidRPr="7C324E05">
        <w:rPr>
          <w:color w:val="000000" w:themeColor="text1"/>
          <w:sz w:val="22"/>
          <w:szCs w:val="22"/>
        </w:rPr>
        <w:t>the maximum mass allowance of</w:t>
      </w:r>
      <w:r w:rsidRPr="7C324E05">
        <w:rPr>
          <w:color w:val="000000" w:themeColor="text1"/>
          <w:sz w:val="22"/>
          <w:szCs w:val="22"/>
        </w:rPr>
        <w:t xml:space="preserve"> 5 </w:t>
      </w:r>
      <w:r w:rsidR="771D418D" w:rsidRPr="7C324E05">
        <w:rPr>
          <w:color w:val="000000" w:themeColor="text1"/>
          <w:sz w:val="22"/>
          <w:szCs w:val="22"/>
        </w:rPr>
        <w:t>k</w:t>
      </w:r>
      <w:r w:rsidRPr="7C324E05">
        <w:rPr>
          <w:color w:val="000000" w:themeColor="text1"/>
          <w:sz w:val="22"/>
          <w:szCs w:val="22"/>
        </w:rPr>
        <w:t>g (</w:t>
      </w:r>
      <w:r w:rsidR="20E59A8A" w:rsidRPr="7C324E05">
        <w:rPr>
          <w:color w:val="000000" w:themeColor="text1"/>
          <w:sz w:val="22"/>
          <w:szCs w:val="22"/>
        </w:rPr>
        <w:t xml:space="preserve">see </w:t>
      </w:r>
      <w:r w:rsidR="20E59A8A" w:rsidRPr="7C324E05">
        <w:rPr>
          <w:b/>
          <w:color w:val="000000" w:themeColor="text1"/>
          <w:sz w:val="22"/>
          <w:szCs w:val="22"/>
        </w:rPr>
        <w:t>Appendix</w:t>
      </w:r>
      <w:r w:rsidR="007C50D8" w:rsidRPr="7C324E05">
        <w:rPr>
          <w:b/>
          <w:color w:val="000000" w:themeColor="text1"/>
          <w:sz w:val="22"/>
          <w:szCs w:val="22"/>
        </w:rPr>
        <w:t xml:space="preserve"> C</w:t>
      </w:r>
      <w:r w:rsidR="00E36A23" w:rsidRPr="7C324E05">
        <w:rPr>
          <w:color w:val="000000" w:themeColor="text1"/>
          <w:sz w:val="22"/>
          <w:szCs w:val="22"/>
        </w:rPr>
        <w:t>,</w:t>
      </w:r>
      <w:r w:rsidR="20E59A8A" w:rsidRPr="7C324E05">
        <w:rPr>
          <w:color w:val="000000" w:themeColor="text1"/>
          <w:sz w:val="22"/>
          <w:szCs w:val="22"/>
        </w:rPr>
        <w:t xml:space="preserve"> </w:t>
      </w:r>
      <w:r w:rsidRPr="7C324E05">
        <w:rPr>
          <w:color w:val="000000" w:themeColor="text1"/>
          <w:sz w:val="22"/>
          <w:szCs w:val="22"/>
        </w:rPr>
        <w:t xml:space="preserve">requirement 1). </w:t>
      </w:r>
    </w:p>
    <w:p w14:paraId="57A6F520" w14:textId="58BAD4C7" w:rsidR="0E3F121A" w:rsidRPr="00E36A23" w:rsidRDefault="05EFC0F4" w:rsidP="0E3F121A">
      <w:pPr>
        <w:spacing w:line="259" w:lineRule="auto"/>
        <w:rPr>
          <w:color w:val="000000" w:themeColor="text1"/>
          <w:sz w:val="22"/>
          <w:szCs w:val="22"/>
        </w:rPr>
      </w:pPr>
      <w:r w:rsidRPr="7C324E05">
        <w:rPr>
          <w:color w:val="000000" w:themeColor="text1"/>
          <w:sz w:val="22"/>
          <w:szCs w:val="22"/>
        </w:rPr>
        <w:t xml:space="preserve">The boxed volume is </w:t>
      </w:r>
      <w:r w:rsidR="61F44F77" w:rsidRPr="7C324E05">
        <w:rPr>
          <w:color w:val="000000" w:themeColor="text1"/>
          <w:sz w:val="22"/>
          <w:szCs w:val="22"/>
        </w:rPr>
        <w:t>0.0288 m</w:t>
      </w:r>
      <w:r w:rsidR="61F44F77" w:rsidRPr="7C324E05">
        <w:rPr>
          <w:color w:val="000000" w:themeColor="text1"/>
          <w:sz w:val="22"/>
          <w:szCs w:val="22"/>
          <w:vertAlign w:val="superscript"/>
        </w:rPr>
        <w:t>3</w:t>
      </w:r>
      <w:r w:rsidRPr="7C324E05">
        <w:rPr>
          <w:color w:val="000000" w:themeColor="text1"/>
          <w:sz w:val="22"/>
          <w:szCs w:val="22"/>
        </w:rPr>
        <w:t>, which is also below the limit of 0.03 m</w:t>
      </w:r>
      <w:r w:rsidRPr="7C324E05">
        <w:rPr>
          <w:color w:val="000000" w:themeColor="text1"/>
          <w:sz w:val="22"/>
          <w:szCs w:val="22"/>
          <w:vertAlign w:val="superscript"/>
        </w:rPr>
        <w:t xml:space="preserve">3 </w:t>
      </w:r>
      <w:r w:rsidRPr="7C324E05">
        <w:rPr>
          <w:color w:val="000000" w:themeColor="text1"/>
          <w:sz w:val="22"/>
          <w:szCs w:val="22"/>
        </w:rPr>
        <w:t>(requirement 2).</w:t>
      </w:r>
    </w:p>
    <w:p w14:paraId="40C8C87C" w14:textId="706359C8" w:rsidR="7B2DCBB0" w:rsidRDefault="5D0F2757" w:rsidP="00E36A23">
      <w:pPr>
        <w:pStyle w:val="Heading3"/>
        <w:rPr>
          <w:rFonts w:ascii="Poppins" w:eastAsia="Poppins" w:hAnsi="Poppins" w:cs="Poppins"/>
          <w:sz w:val="22"/>
          <w:szCs w:val="22"/>
        </w:rPr>
      </w:pPr>
      <w:bookmarkStart w:id="13" w:name="_Toc223975952"/>
      <w:r w:rsidRPr="0403E30B">
        <w:t>3.1.</w:t>
      </w:r>
      <w:r w:rsidR="768F97F2" w:rsidRPr="0403E30B">
        <w:t>2</w:t>
      </w:r>
      <w:r w:rsidRPr="0403E30B">
        <w:t xml:space="preserve"> Manufacturing Plan</w:t>
      </w:r>
      <w:bookmarkEnd w:id="13"/>
    </w:p>
    <w:p w14:paraId="7AA1472A" w14:textId="1DE143F5" w:rsidR="7B2DCBB0" w:rsidRDefault="5D0F2757" w:rsidP="0403E30B">
      <w:pPr>
        <w:spacing w:before="240" w:after="240"/>
        <w:rPr>
          <w:color w:val="000000" w:themeColor="text1"/>
          <w:sz w:val="22"/>
          <w:szCs w:val="22"/>
        </w:rPr>
      </w:pPr>
      <w:r w:rsidRPr="7C324E05">
        <w:rPr>
          <w:color w:val="000000" w:themeColor="text1"/>
          <w:sz w:val="22"/>
          <w:szCs w:val="22"/>
        </w:rPr>
        <w:t xml:space="preserve">The first phase of manufacturing is the procurement of all electrical components. After successfully passing the Critical Design Review (CDR), we will place orders, as delivery times must be </w:t>
      </w:r>
      <w:r w:rsidR="002D1EFF" w:rsidRPr="7C324E05">
        <w:rPr>
          <w:color w:val="000000" w:themeColor="text1"/>
          <w:sz w:val="22"/>
          <w:szCs w:val="22"/>
        </w:rPr>
        <w:t>considered</w:t>
      </w:r>
      <w:r w:rsidRPr="7C324E05">
        <w:rPr>
          <w:color w:val="000000" w:themeColor="text1"/>
          <w:sz w:val="22"/>
          <w:szCs w:val="22"/>
        </w:rPr>
        <w:t xml:space="preserve">. </w:t>
      </w:r>
    </w:p>
    <w:p w14:paraId="1A6ECC40" w14:textId="57D5F79E" w:rsidR="7B2DCBB0" w:rsidRDefault="5D0F2757" w:rsidP="0403E30B">
      <w:pPr>
        <w:spacing w:before="240" w:after="240"/>
        <w:rPr>
          <w:color w:val="000000" w:themeColor="text1"/>
          <w:sz w:val="22"/>
          <w:szCs w:val="22"/>
        </w:rPr>
      </w:pPr>
      <w:r w:rsidRPr="7C324E05">
        <w:rPr>
          <w:color w:val="000000" w:themeColor="text1"/>
          <w:sz w:val="22"/>
          <w:szCs w:val="22"/>
        </w:rPr>
        <w:t>The next phase is 3D printing. Since multiple team members have access to printers, this work will be divided among the team to reduce production time. PLA will be used for the chassis components, while PETG will be used for the wheels and motor housings due to its greater impact resistance, as discussed later.</w:t>
      </w:r>
    </w:p>
    <w:p w14:paraId="52258952" w14:textId="4E9F2309" w:rsidR="7B2DCBB0" w:rsidRDefault="5D0F2757" w:rsidP="0403E30B">
      <w:pPr>
        <w:spacing w:before="240" w:after="240"/>
        <w:rPr>
          <w:color w:val="000000" w:themeColor="text1"/>
          <w:sz w:val="22"/>
          <w:szCs w:val="22"/>
        </w:rPr>
      </w:pPr>
      <w:r w:rsidRPr="7C324E05">
        <w:rPr>
          <w:color w:val="000000" w:themeColor="text1"/>
          <w:sz w:val="22"/>
          <w:szCs w:val="22"/>
        </w:rPr>
        <w:t xml:space="preserve">Once all components have arrived, we will verify each electrical component individually to ensure proper functionality. Following this, we will proceed with electrical assembly, which includes soldering connections and integrating all components. After completing the electrical assembly, we will conduct initial system tests. Final assembly will then take place, involving mounting the electrical components onto the chassis and </w:t>
      </w:r>
      <w:r w:rsidR="007C50D8" w:rsidRPr="7C324E05">
        <w:rPr>
          <w:color w:val="000000" w:themeColor="text1"/>
          <w:sz w:val="22"/>
          <w:szCs w:val="22"/>
        </w:rPr>
        <w:t>attaching the motor housings and wheels</w:t>
      </w:r>
      <w:r w:rsidRPr="7C324E05">
        <w:rPr>
          <w:color w:val="000000" w:themeColor="text1"/>
          <w:sz w:val="22"/>
          <w:szCs w:val="22"/>
        </w:rPr>
        <w:t>.</w:t>
      </w:r>
    </w:p>
    <w:p w14:paraId="5E040D96" w14:textId="1FF9AF54" w:rsidR="7B2DCBB0" w:rsidRDefault="5D0F2757" w:rsidP="0403E30B">
      <w:pPr>
        <w:spacing w:before="240" w:after="240"/>
        <w:rPr>
          <w:color w:val="000000" w:themeColor="text1"/>
          <w:sz w:val="22"/>
          <w:szCs w:val="22"/>
        </w:rPr>
      </w:pPr>
      <w:r w:rsidRPr="7C324E05">
        <w:rPr>
          <w:color w:val="000000" w:themeColor="text1"/>
          <w:sz w:val="22"/>
          <w:szCs w:val="22"/>
        </w:rPr>
        <w:t>The final phase will be full system testing according to our test plan to confirm that all systems perform as expected</w:t>
      </w:r>
      <w:r w:rsidR="007C50D8" w:rsidRPr="7C324E05">
        <w:rPr>
          <w:color w:val="000000" w:themeColor="text1"/>
          <w:sz w:val="22"/>
          <w:szCs w:val="22"/>
        </w:rPr>
        <w:t xml:space="preserve"> (see </w:t>
      </w:r>
      <w:r w:rsidR="007C50D8" w:rsidRPr="7C324E05">
        <w:rPr>
          <w:b/>
          <w:color w:val="000000" w:themeColor="text1"/>
          <w:sz w:val="22"/>
          <w:szCs w:val="22"/>
        </w:rPr>
        <w:t>4 Test Procedure</w:t>
      </w:r>
      <w:r w:rsidR="007C50D8" w:rsidRPr="7C324E05">
        <w:rPr>
          <w:color w:val="000000" w:themeColor="text1"/>
          <w:sz w:val="22"/>
          <w:szCs w:val="22"/>
        </w:rPr>
        <w:t>)</w:t>
      </w:r>
      <w:r w:rsidRPr="7C324E05">
        <w:rPr>
          <w:color w:val="000000" w:themeColor="text1"/>
          <w:sz w:val="22"/>
          <w:szCs w:val="22"/>
        </w:rPr>
        <w:t>. Any issues identified during this stage will be addressed and resolved.</w:t>
      </w:r>
    </w:p>
    <w:p w14:paraId="747BE87F" w14:textId="0EBA19C1" w:rsidR="7B2DCBB0" w:rsidRDefault="5D0F2757" w:rsidP="00E36A23">
      <w:pPr>
        <w:pStyle w:val="Heading3"/>
        <w:rPr>
          <w:rFonts w:ascii="Poppins" w:eastAsia="Poppins" w:hAnsi="Poppins" w:cs="Poppins"/>
          <w:sz w:val="22"/>
          <w:szCs w:val="22"/>
        </w:rPr>
      </w:pPr>
      <w:bookmarkStart w:id="14" w:name="_Toc223975953"/>
      <w:r w:rsidRPr="0403E30B">
        <w:t>3.1.</w:t>
      </w:r>
      <w:r w:rsidR="6F49F8F8" w:rsidRPr="0403E30B">
        <w:t>3</w:t>
      </w:r>
      <w:r w:rsidRPr="0403E30B">
        <w:t xml:space="preserve"> Cleaning Procedure</w:t>
      </w:r>
      <w:bookmarkEnd w:id="14"/>
    </w:p>
    <w:p w14:paraId="223F2994" w14:textId="1A09CA79" w:rsidR="7B2DCBB0" w:rsidRDefault="5D0F2757" w:rsidP="0403E30B">
      <w:pPr>
        <w:rPr>
          <w:color w:val="000000" w:themeColor="text1"/>
          <w:sz w:val="22"/>
          <w:szCs w:val="22"/>
        </w:rPr>
      </w:pPr>
      <w:r w:rsidRPr="7C324E05">
        <w:rPr>
          <w:color w:val="000000" w:themeColor="text1"/>
          <w:sz w:val="22"/>
          <w:szCs w:val="22"/>
        </w:rPr>
        <w:t>To ensure the rover is suitable for placement on the vibration table, it will be thoroughly cleaned after the test run.</w:t>
      </w:r>
    </w:p>
    <w:p w14:paraId="57B629F3" w14:textId="6F8BF8E6" w:rsidR="7B2DCBB0" w:rsidRDefault="5D0F2757" w:rsidP="0403E30B">
      <w:pPr>
        <w:rPr>
          <w:color w:val="000000" w:themeColor="text1"/>
          <w:sz w:val="22"/>
          <w:szCs w:val="22"/>
        </w:rPr>
      </w:pPr>
      <w:r w:rsidRPr="7C324E05">
        <w:rPr>
          <w:color w:val="000000" w:themeColor="text1"/>
          <w:sz w:val="22"/>
          <w:szCs w:val="22"/>
        </w:rPr>
        <w:t>Before cleaning</w:t>
      </w:r>
      <w:r w:rsidR="00253945" w:rsidRPr="7C324E05">
        <w:rPr>
          <w:color w:val="000000" w:themeColor="text1"/>
          <w:sz w:val="22"/>
          <w:szCs w:val="22"/>
        </w:rPr>
        <w:t>,</w:t>
      </w:r>
      <w:r w:rsidRPr="7C324E05">
        <w:rPr>
          <w:color w:val="000000" w:themeColor="text1"/>
          <w:sz w:val="22"/>
          <w:szCs w:val="22"/>
        </w:rPr>
        <w:t xml:space="preserve"> the rover will be fully powered off</w:t>
      </w:r>
      <w:r w:rsidR="00253945" w:rsidRPr="7C324E05">
        <w:rPr>
          <w:color w:val="000000" w:themeColor="text1"/>
          <w:sz w:val="22"/>
          <w:szCs w:val="22"/>
        </w:rPr>
        <w:t xml:space="preserve"> and the batteries </w:t>
      </w:r>
      <w:r w:rsidRPr="7C324E05">
        <w:rPr>
          <w:color w:val="000000" w:themeColor="text1"/>
          <w:sz w:val="22"/>
          <w:szCs w:val="22"/>
        </w:rPr>
        <w:t xml:space="preserve">disconnected. Loose dust and debris will be removed using a soft brush. The external surfaces will then be wiped using a damp microfibre cloth. Special care will be taken around sensitive areas, such as around the IR sensors, camera and </w:t>
      </w:r>
      <w:r w:rsidR="00253945" w:rsidRPr="7C324E05">
        <w:rPr>
          <w:color w:val="000000" w:themeColor="text1"/>
          <w:sz w:val="22"/>
          <w:szCs w:val="22"/>
        </w:rPr>
        <w:t>Ethernet</w:t>
      </w:r>
      <w:r w:rsidRPr="7C324E05">
        <w:rPr>
          <w:color w:val="000000" w:themeColor="text1"/>
          <w:sz w:val="22"/>
          <w:szCs w:val="22"/>
        </w:rPr>
        <w:t xml:space="preserve"> access port.</w:t>
      </w:r>
    </w:p>
    <w:p w14:paraId="7E47511B" w14:textId="774BE75A" w:rsidR="7B2DCBB0" w:rsidRDefault="5D0F2757" w:rsidP="7B2DCBB0">
      <w:pPr>
        <w:rPr>
          <w:color w:val="000000" w:themeColor="text1"/>
          <w:sz w:val="22"/>
          <w:szCs w:val="22"/>
        </w:rPr>
      </w:pPr>
      <w:r w:rsidRPr="7C324E05">
        <w:rPr>
          <w:color w:val="000000" w:themeColor="text1"/>
          <w:sz w:val="22"/>
          <w:szCs w:val="22"/>
        </w:rPr>
        <w:t xml:space="preserve">To prevent dust and dirt from entering the rover, all access points will be covered. The Ethernet access port will be covered with a 3D printed </w:t>
      </w:r>
      <w:r w:rsidR="00253945" w:rsidRPr="7C324E05">
        <w:rPr>
          <w:color w:val="000000" w:themeColor="text1"/>
          <w:sz w:val="22"/>
          <w:szCs w:val="22"/>
        </w:rPr>
        <w:t>snap-fit</w:t>
      </w:r>
      <w:r w:rsidRPr="7C324E05">
        <w:rPr>
          <w:color w:val="000000" w:themeColor="text1"/>
          <w:sz w:val="22"/>
          <w:szCs w:val="22"/>
        </w:rPr>
        <w:t xml:space="preserve"> cover, designed to be removable while preventing dust from entering the chassis. The main access lid has a wide lip to prevent dust from entering. The IR sensors will be fixed using superglue and inspected to ensure that there are no gaps through which dust could enter.</w:t>
      </w:r>
    </w:p>
    <w:p w14:paraId="13EC944E" w14:textId="77777777" w:rsidR="002D1EFF" w:rsidRDefault="002D1EFF" w:rsidP="7B2DCBB0">
      <w:pPr>
        <w:rPr>
          <w:color w:val="000000" w:themeColor="text1"/>
          <w:sz w:val="22"/>
          <w:szCs w:val="22"/>
        </w:rPr>
      </w:pPr>
    </w:p>
    <w:p w14:paraId="4E700932" w14:textId="77777777" w:rsidR="002D1EFF" w:rsidRDefault="002D1EFF" w:rsidP="7B2DCBB0">
      <w:pPr>
        <w:rPr>
          <w:color w:val="000000" w:themeColor="text1"/>
          <w:sz w:val="22"/>
          <w:szCs w:val="22"/>
        </w:rPr>
      </w:pPr>
    </w:p>
    <w:p w14:paraId="3546EB1A" w14:textId="77777777" w:rsidR="002D1EFF" w:rsidRDefault="002D1EFF" w:rsidP="7B2DCBB0">
      <w:pPr>
        <w:rPr>
          <w:color w:val="000000" w:themeColor="text1"/>
          <w:sz w:val="22"/>
          <w:szCs w:val="22"/>
        </w:rPr>
      </w:pPr>
    </w:p>
    <w:p w14:paraId="3DA84F26" w14:textId="77777777" w:rsidR="002D1EFF" w:rsidRDefault="002D1EFF" w:rsidP="7B2DCBB0">
      <w:pPr>
        <w:rPr>
          <w:color w:val="000000" w:themeColor="text1"/>
          <w:sz w:val="22"/>
          <w:szCs w:val="22"/>
        </w:rPr>
      </w:pPr>
    </w:p>
    <w:p w14:paraId="0DBCD08F" w14:textId="77777777" w:rsidR="002D1EFF" w:rsidRDefault="002D1EFF" w:rsidP="7B2DCBB0">
      <w:pPr>
        <w:rPr>
          <w:color w:val="000000" w:themeColor="text1"/>
          <w:sz w:val="22"/>
          <w:szCs w:val="22"/>
        </w:rPr>
      </w:pPr>
    </w:p>
    <w:p w14:paraId="3D68ED1D" w14:textId="77777777" w:rsidR="002D1EFF" w:rsidRDefault="002D1EFF" w:rsidP="7B2DCBB0">
      <w:pPr>
        <w:rPr>
          <w:color w:val="000000" w:themeColor="text1"/>
          <w:sz w:val="22"/>
          <w:szCs w:val="22"/>
        </w:rPr>
      </w:pPr>
    </w:p>
    <w:p w14:paraId="13C06732" w14:textId="219C5F0B" w:rsidR="2DE80127" w:rsidRDefault="0577D743" w:rsidP="7C324E05">
      <w:pPr>
        <w:pStyle w:val="Heading2"/>
        <w:rPr>
          <w:rFonts w:ascii="Poppins" w:eastAsia="Poppins" w:hAnsi="Poppins" w:cs="Poppins"/>
          <w:sz w:val="22"/>
          <w:szCs w:val="22"/>
        </w:rPr>
      </w:pPr>
      <w:bookmarkStart w:id="15" w:name="_Toc223975954"/>
      <w:r>
        <w:t xml:space="preserve">3.2 </w:t>
      </w:r>
      <w:r w:rsidR="6D098797">
        <w:t>Mechanical Design</w:t>
      </w:r>
      <w:bookmarkEnd w:id="15"/>
    </w:p>
    <w:p w14:paraId="51E6994F" w14:textId="78D06D8F" w:rsidR="293A3232" w:rsidRDefault="002D1EFF" w:rsidP="00E36A23">
      <w:pPr>
        <w:pStyle w:val="Heading3"/>
        <w:rPr>
          <w:rFonts w:ascii="Poppins" w:eastAsia="Poppins" w:hAnsi="Poppins" w:cs="Poppins"/>
          <w:sz w:val="22"/>
          <w:szCs w:val="22"/>
        </w:rPr>
      </w:pPr>
      <w:bookmarkStart w:id="16" w:name="_Toc223975955"/>
      <w:r>
        <w:rPr>
          <w:rFonts w:ascii="Aptos" w:eastAsia="Aptos" w:hAnsi="Aptos" w:cs="Aptos"/>
          <w:b/>
          <w:bCs/>
          <w:noProof/>
          <w:color w:val="000000" w:themeColor="text1"/>
        </w:rPr>
        <mc:AlternateContent>
          <mc:Choice Requires="wpg">
            <w:drawing>
              <wp:anchor distT="0" distB="0" distL="114300" distR="114300" simplePos="0" relativeHeight="251658260" behindDoc="0" locked="0" layoutInCell="1" allowOverlap="1" wp14:anchorId="3961035C" wp14:editId="6E2414A4">
                <wp:simplePos x="0" y="0"/>
                <wp:positionH relativeFrom="column">
                  <wp:posOffset>-323850</wp:posOffset>
                </wp:positionH>
                <wp:positionV relativeFrom="paragraph">
                  <wp:posOffset>371150</wp:posOffset>
                </wp:positionV>
                <wp:extent cx="3063240" cy="2514600"/>
                <wp:effectExtent l="0" t="0" r="0" b="0"/>
                <wp:wrapNone/>
                <wp:docPr id="906507845" name="Group 14"/>
                <wp:cNvGraphicFramePr/>
                <a:graphic xmlns:a="http://schemas.openxmlformats.org/drawingml/2006/main">
                  <a:graphicData uri="http://schemas.microsoft.com/office/word/2010/wordprocessingGroup">
                    <wpg:wgp>
                      <wpg:cNvGrpSpPr/>
                      <wpg:grpSpPr>
                        <a:xfrm>
                          <a:off x="0" y="0"/>
                          <a:ext cx="3063240" cy="2514600"/>
                          <a:chOff x="0" y="-17245"/>
                          <a:chExt cx="2796993" cy="2200375"/>
                        </a:xfrm>
                      </wpg:grpSpPr>
                      <pic:pic xmlns:pic="http://schemas.openxmlformats.org/drawingml/2006/picture">
                        <pic:nvPicPr>
                          <pic:cNvPr id="648391872" name="drawing"/>
                          <pic:cNvPicPr>
                            <a:picLocks noChangeAspect="1"/>
                          </pic:cNvPicPr>
                        </pic:nvPicPr>
                        <pic:blipFill>
                          <a:blip r:embed="rId30">
                            <a:extLst>
                              <a:ext uri="{28A0092B-C50C-407E-A947-70E740481C1C}">
                                <a14:useLocalDpi xmlns:a14="http://schemas.microsoft.com/office/drawing/2010/main" val="0"/>
                              </a:ext>
                            </a:extLst>
                          </a:blip>
                          <a:srcRect l="11662" r="6279"/>
                          <a:stretch>
                            <a:fillRect/>
                          </a:stretch>
                        </pic:blipFill>
                        <pic:spPr>
                          <a:xfrm>
                            <a:off x="53340" y="-17245"/>
                            <a:ext cx="2743653" cy="2200375"/>
                          </a:xfrm>
                          <a:prstGeom prst="rect">
                            <a:avLst/>
                          </a:prstGeom>
                        </pic:spPr>
                      </pic:pic>
                      <wps:wsp>
                        <wps:cNvPr id="1010117784" name="Text Box 12"/>
                        <wps:cNvSpPr txBox="1"/>
                        <wps:spPr>
                          <a:xfrm>
                            <a:off x="316230" y="34290"/>
                            <a:ext cx="259080" cy="407670"/>
                          </a:xfrm>
                          <a:prstGeom prst="rect">
                            <a:avLst/>
                          </a:prstGeom>
                          <a:noFill/>
                          <a:ln w="6350">
                            <a:noFill/>
                          </a:ln>
                        </wps:spPr>
                        <wps:txbx>
                          <w:txbxContent>
                            <w:p w14:paraId="70C3008D" w14:textId="6BF03CA3" w:rsidR="0012316C" w:rsidRPr="00B1295A" w:rsidRDefault="00B1295A">
                              <w:pPr>
                                <w:rPr>
                                  <w:sz w:val="22"/>
                                  <w:szCs w:val="22"/>
                                  <w:lang w:val="en-US"/>
                                </w:rPr>
                              </w:pPr>
                              <w:r w:rsidRPr="00B1295A">
                                <w:rPr>
                                  <w:sz w:val="22"/>
                                  <w:szCs w:val="22"/>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7229908" name="Text Box 12"/>
                        <wps:cNvSpPr txBox="1"/>
                        <wps:spPr>
                          <a:xfrm>
                            <a:off x="1790700" y="0"/>
                            <a:ext cx="259080" cy="407670"/>
                          </a:xfrm>
                          <a:prstGeom prst="rect">
                            <a:avLst/>
                          </a:prstGeom>
                          <a:noFill/>
                          <a:ln w="6350">
                            <a:noFill/>
                          </a:ln>
                        </wps:spPr>
                        <wps:txbx>
                          <w:txbxContent>
                            <w:p w14:paraId="07D26C2B" w14:textId="0DFBC8AD" w:rsidR="00320BDA" w:rsidRPr="00B1295A" w:rsidRDefault="00320BDA" w:rsidP="00320BDA">
                              <w:pPr>
                                <w:rPr>
                                  <w:sz w:val="22"/>
                                  <w:szCs w:val="22"/>
                                  <w:lang w:val="en-US"/>
                                </w:rPr>
                              </w:pPr>
                              <w:r>
                                <w:rPr>
                                  <w:sz w:val="22"/>
                                  <w:szCs w:val="22"/>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4692062" name="Text Box 12"/>
                        <wps:cNvSpPr txBox="1"/>
                        <wps:spPr>
                          <a:xfrm rot="10800000" flipV="1">
                            <a:off x="2251710" y="190500"/>
                            <a:ext cx="240030" cy="342900"/>
                          </a:xfrm>
                          <a:prstGeom prst="rect">
                            <a:avLst/>
                          </a:prstGeom>
                          <a:noFill/>
                          <a:ln w="6350">
                            <a:noFill/>
                          </a:ln>
                        </wps:spPr>
                        <wps:txbx>
                          <w:txbxContent>
                            <w:p w14:paraId="0F4E598F" w14:textId="7D3C9CC7" w:rsidR="00320BDA" w:rsidRPr="00B1295A" w:rsidRDefault="00320BDA" w:rsidP="00320BDA">
                              <w:pPr>
                                <w:rPr>
                                  <w:sz w:val="22"/>
                                  <w:szCs w:val="22"/>
                                  <w:lang w:val="en-US"/>
                                </w:rPr>
                              </w:pPr>
                              <w:r>
                                <w:rPr>
                                  <w:sz w:val="22"/>
                                  <w:szCs w:val="22"/>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0381030" name="Text Box 12"/>
                        <wps:cNvSpPr txBox="1"/>
                        <wps:spPr>
                          <a:xfrm>
                            <a:off x="0" y="354330"/>
                            <a:ext cx="994410" cy="575310"/>
                          </a:xfrm>
                          <a:prstGeom prst="rect">
                            <a:avLst/>
                          </a:prstGeom>
                          <a:noFill/>
                          <a:ln w="6350">
                            <a:noFill/>
                          </a:ln>
                        </wps:spPr>
                        <wps:txbx>
                          <w:txbxContent>
                            <w:p w14:paraId="1E894CBB" w14:textId="68D0300F" w:rsidR="00320BDA" w:rsidRPr="00B1295A" w:rsidRDefault="00222089" w:rsidP="00320BDA">
                              <w:pPr>
                                <w:rPr>
                                  <w:sz w:val="22"/>
                                  <w:szCs w:val="22"/>
                                  <w:lang w:val="en-US"/>
                                </w:rPr>
                              </w:pPr>
                              <w:r>
                                <w:rPr>
                                  <w:sz w:val="22"/>
                                  <w:szCs w:val="22"/>
                                  <w:lang w:val="en-US"/>
                                </w:rPr>
                                <w:t>Rotating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73148994" name="Straight Arrow Connector 13"/>
                        <wps:cNvCnPr/>
                        <wps:spPr>
                          <a:xfrm>
                            <a:off x="636270" y="811530"/>
                            <a:ext cx="438150" cy="3505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53170046" name="Straight Arrow Connector 13"/>
                        <wps:cNvCnPr/>
                        <wps:spPr>
                          <a:xfrm>
                            <a:off x="476250" y="270510"/>
                            <a:ext cx="845820" cy="5410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54847932" name="Straight Arrow Connector 13"/>
                        <wps:cNvCnPr/>
                        <wps:spPr>
                          <a:xfrm flipH="1">
                            <a:off x="1744980" y="259080"/>
                            <a:ext cx="137795" cy="27432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19164011" name="Straight Arrow Connector 13"/>
                        <wps:cNvCnPr/>
                        <wps:spPr>
                          <a:xfrm flipH="1">
                            <a:off x="2183130" y="441960"/>
                            <a:ext cx="130175" cy="2971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961035C" id="Group 14" o:spid="_x0000_s1027" style="position:absolute;left:0;text-align:left;margin-left:-25.5pt;margin-top:29.2pt;width:241.2pt;height:198pt;z-index:251658260;mso-width-relative:margin;mso-height-relative:margin" coordorigin=",-172" coordsize="27969,22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rawing" o:spid="_x0000_s1028" type="#_x0000_t75" style="position:absolute;left:533;top:-172;width:27436;height:22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">
                  <v:imagedata r:id="rId31" o:title="" cropleft="7643f" cropright="4115f"/>
                </v:shape>
                <v:shapetype id="_x0000_t202" coordsize="21600,21600" o:spt="202" path="m,l,21600r21600,l21600,xe">
                  <v:stroke joinstyle="miter"/>
                  <v:path gradientshapeok="t" o:connecttype="rect"/>
                </v:shapetype>
                <v:shape id="Text Box 12" o:spid="_x0000_s1029" type="#_x0000_t202" style="position:absolute;left:3162;top:342;width:2591;height:4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" filled="f" stroked="f" strokeweight=".5pt">
                  <v:textbox>
                    <w:txbxContent>
                      <w:p w14:paraId="70C3008D" w14:textId="6BF03CA3" w:rsidR="0012316C" w:rsidRPr="00B1295A" w:rsidRDefault="00B1295A">
                        <w:pPr>
                          <w:rPr>
                            <w:sz w:val="22"/>
                            <w:szCs w:val="22"/>
                            <w:lang w:val="en-US"/>
                          </w:rPr>
                        </w:pPr>
                        <w:r w:rsidRPr="00B1295A">
                          <w:rPr>
                            <w:sz w:val="22"/>
                            <w:szCs w:val="22"/>
                            <w:lang w:val="en-US"/>
                          </w:rPr>
                          <w:t>1</w:t>
                        </w:r>
                      </w:p>
                    </w:txbxContent>
                  </v:textbox>
                </v:shape>
                <v:shape id="Text Box 12" o:spid="_x0000_s1030" type="#_x0000_t202" style="position:absolute;left:17907;width:259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" filled="f" stroked="f" strokeweight=".5pt">
                  <v:textbox>
                    <w:txbxContent>
                      <w:p w14:paraId="07D26C2B" w14:textId="0DFBC8AD" w:rsidR="00320BDA" w:rsidRPr="00B1295A" w:rsidRDefault="00320BDA" w:rsidP="00320BDA">
                        <w:pPr>
                          <w:rPr>
                            <w:sz w:val="22"/>
                            <w:szCs w:val="22"/>
                            <w:lang w:val="en-US"/>
                          </w:rPr>
                        </w:pPr>
                        <w:r>
                          <w:rPr>
                            <w:sz w:val="22"/>
                            <w:szCs w:val="22"/>
                            <w:lang w:val="en-US"/>
                          </w:rPr>
                          <w:t>2</w:t>
                        </w:r>
                      </w:p>
                    </w:txbxContent>
                  </v:textbox>
                </v:shape>
                <v:shape id="Text Box 12" o:spid="_x0000_s1031" type="#_x0000_t202" style="position:absolute;left:22517;top:1905;width:2400;height:3429;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" filled="f" stroked="f" strokeweight=".5pt">
                  <v:textbox>
                    <w:txbxContent>
                      <w:p w14:paraId="0F4E598F" w14:textId="7D3C9CC7" w:rsidR="00320BDA" w:rsidRPr="00B1295A" w:rsidRDefault="00320BDA" w:rsidP="00320BDA">
                        <w:pPr>
                          <w:rPr>
                            <w:sz w:val="22"/>
                            <w:szCs w:val="22"/>
                            <w:lang w:val="en-US"/>
                          </w:rPr>
                        </w:pPr>
                        <w:r>
                          <w:rPr>
                            <w:sz w:val="22"/>
                            <w:szCs w:val="22"/>
                            <w:lang w:val="en-US"/>
                          </w:rPr>
                          <w:t>3</w:t>
                        </w:r>
                      </w:p>
                    </w:txbxContent>
                  </v:textbox>
                </v:shape>
                <v:shape id="Text Box 12" o:spid="_x0000_s1032" type="#_x0000_t202" style="position:absolute;top:3543;width:9944;height: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" filled="f" stroked="f" strokeweight=".5pt">
                  <v:textbox>
                    <w:txbxContent>
                      <w:p w14:paraId="1E894CBB" w14:textId="68D0300F" w:rsidR="00320BDA" w:rsidRPr="00B1295A" w:rsidRDefault="00222089" w:rsidP="00320BDA">
                        <w:pPr>
                          <w:rPr>
                            <w:sz w:val="22"/>
                            <w:szCs w:val="22"/>
                            <w:lang w:val="en-US"/>
                          </w:rPr>
                        </w:pPr>
                        <w:r>
                          <w:rPr>
                            <w:sz w:val="22"/>
                            <w:szCs w:val="22"/>
                            <w:lang w:val="en-US"/>
                          </w:rPr>
                          <w:t>Rotating platform</w:t>
                        </w:r>
                      </w:p>
                    </w:txbxContent>
                  </v:textbox>
                </v:shape>
                <v:shapetype id="_x0000_t32" coordsize="21600,21600" o:spt="32" o:oned="t" path="m,l21600,21600e" filled="f">
                  <v:path arrowok="t" fillok="f" o:connecttype="none"/>
                  <o:lock v:ext="edit" shapetype="t"/>
                </v:shapetype>
                <v:shape id="Straight Arrow Connector 13" o:spid="_x0000_s1033" type="#_x0000_t32" style="position:absolute;left:6362;top:8115;width:4382;height:35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" strokecolor="#4f81bd [3204]" strokeweight="2pt">
                  <v:stroke endarrow="block"/>
                  <v:shadow on="t" color="black" opacity="24903f" origin=",.5" offset="0,.55556mm"/>
                </v:shape>
                <v:shape id="Straight Arrow Connector 13" o:spid="_x0000_s1034" type="#_x0000_t32" style="position:absolute;left:4762;top:2705;width:8458;height:5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" strokecolor="#4f81bd [3204]" strokeweight="2pt">
                  <v:stroke endarrow="block"/>
                  <v:shadow on="t" color="black" opacity="24903f" origin=",.5" offset="0,.55556mm"/>
                </v:shape>
                <v:shape id="Straight Arrow Connector 13" o:spid="_x0000_s1035" type="#_x0000_t32" style="position:absolute;left:17449;top:2590;width:1378;height:27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" strokecolor="#4f81bd [3204]" strokeweight="2pt">
                  <v:stroke endarrow="block"/>
                  <v:shadow on="t" color="black" opacity="24903f" origin=",.5" offset="0,.55556mm"/>
                </v:shape>
                <v:shape id="Straight Arrow Connector 13" o:spid="_x0000_s1036" type="#_x0000_t32" style="position:absolute;left:21831;top:4419;width:1302;height:29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" strokecolor="#4f81bd [3204]" strokeweight="2pt">
                  <v:stroke endarrow="block"/>
                  <v:shadow on="t" color="black" opacity="24903f" origin=",.5" offset="0,.55556mm"/>
                </v:shape>
              </v:group>
            </w:pict>
          </mc:Fallback>
        </mc:AlternateContent>
      </w:r>
      <w:r>
        <w:rPr>
          <w:noProof/>
        </w:rPr>
        <mc:AlternateContent>
          <mc:Choice Requires="wpg">
            <w:drawing>
              <wp:anchor distT="0" distB="0" distL="114300" distR="114300" simplePos="0" relativeHeight="251658259" behindDoc="0" locked="0" layoutInCell="1" allowOverlap="1" wp14:anchorId="3EAD0D9C" wp14:editId="6F4A027A">
                <wp:simplePos x="0" y="0"/>
                <wp:positionH relativeFrom="column">
                  <wp:posOffset>2857499</wp:posOffset>
                </wp:positionH>
                <wp:positionV relativeFrom="paragraph">
                  <wp:posOffset>255270</wp:posOffset>
                </wp:positionV>
                <wp:extent cx="3057525" cy="2581275"/>
                <wp:effectExtent l="0" t="0" r="3175" b="0"/>
                <wp:wrapNone/>
                <wp:docPr id="554464543" name="Group 15"/>
                <wp:cNvGraphicFramePr/>
                <a:graphic xmlns:a="http://schemas.openxmlformats.org/drawingml/2006/main">
                  <a:graphicData uri="http://schemas.microsoft.com/office/word/2010/wordprocessingGroup">
                    <wpg:wgp>
                      <wpg:cNvGrpSpPr/>
                      <wpg:grpSpPr>
                        <a:xfrm>
                          <a:off x="0" y="0"/>
                          <a:ext cx="3057525" cy="2581275"/>
                          <a:chOff x="0" y="0"/>
                          <a:chExt cx="2842260" cy="2273935"/>
                        </a:xfrm>
                      </wpg:grpSpPr>
                      <pic:pic xmlns:pic="http://schemas.openxmlformats.org/drawingml/2006/picture">
                        <pic:nvPicPr>
                          <pic:cNvPr id="2089297189" name="drawing"/>
                          <pic:cNvPicPr>
                            <a:picLocks noChangeAspect="1"/>
                          </pic:cNvPicPr>
                        </pic:nvPicPr>
                        <pic:blipFill>
                          <a:blip r:embed="rId32" cstate="print">
                            <a:extLst>
                              <a:ext uri="{28A0092B-C50C-407E-A947-70E740481C1C}">
                                <a14:useLocalDpi xmlns:a14="http://schemas.microsoft.com/office/drawing/2010/main" val="0"/>
                              </a:ext>
                            </a:extLst>
                          </a:blip>
                          <a:srcRect l="6655" t="5616" r="5747" b="2496"/>
                          <a:stretch>
                            <a:fillRect/>
                          </a:stretch>
                        </pic:blipFill>
                        <pic:spPr>
                          <a:xfrm>
                            <a:off x="0" y="106680"/>
                            <a:ext cx="2842260" cy="2167255"/>
                          </a:xfrm>
                          <a:prstGeom prst="rect">
                            <a:avLst/>
                          </a:prstGeom>
                        </pic:spPr>
                      </pic:pic>
                      <wps:wsp>
                        <wps:cNvPr id="831140709" name="Text Box 12"/>
                        <wps:cNvSpPr txBox="1"/>
                        <wps:spPr>
                          <a:xfrm>
                            <a:off x="967740" y="251460"/>
                            <a:ext cx="259080" cy="407670"/>
                          </a:xfrm>
                          <a:prstGeom prst="rect">
                            <a:avLst/>
                          </a:prstGeom>
                          <a:noFill/>
                          <a:ln w="6350">
                            <a:noFill/>
                          </a:ln>
                        </wps:spPr>
                        <wps:txbx>
                          <w:txbxContent>
                            <w:p w14:paraId="4BAB583C" w14:textId="77777777" w:rsidR="00A617E4" w:rsidRPr="00B1295A" w:rsidRDefault="00A617E4" w:rsidP="00A617E4">
                              <w:pPr>
                                <w:rPr>
                                  <w:sz w:val="22"/>
                                  <w:szCs w:val="22"/>
                                  <w:lang w:val="en-US"/>
                                </w:rPr>
                              </w:pPr>
                              <w:r w:rsidRPr="00B1295A">
                                <w:rPr>
                                  <w:sz w:val="22"/>
                                  <w:szCs w:val="22"/>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12544273" name="Straight Arrow Connector 13"/>
                        <wps:cNvCnPr/>
                        <wps:spPr>
                          <a:xfrm>
                            <a:off x="1165860" y="449580"/>
                            <a:ext cx="632460" cy="388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69286003" name="Straight Arrow Connector 13"/>
                        <wps:cNvCnPr/>
                        <wps:spPr>
                          <a:xfrm flipV="1">
                            <a:off x="2362200" y="617220"/>
                            <a:ext cx="87630" cy="838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47272398" name="Text Box 12"/>
                        <wps:cNvSpPr txBox="1"/>
                        <wps:spPr>
                          <a:xfrm>
                            <a:off x="2225040" y="1379220"/>
                            <a:ext cx="259080" cy="407670"/>
                          </a:xfrm>
                          <a:prstGeom prst="rect">
                            <a:avLst/>
                          </a:prstGeom>
                          <a:noFill/>
                          <a:ln w="6350">
                            <a:noFill/>
                          </a:ln>
                        </wps:spPr>
                        <wps:txbx>
                          <w:txbxContent>
                            <w:p w14:paraId="581CBBAB" w14:textId="16917872" w:rsidR="00A617E4" w:rsidRPr="00B1295A" w:rsidRDefault="00A617E4" w:rsidP="00A617E4">
                              <w:pPr>
                                <w:rPr>
                                  <w:sz w:val="22"/>
                                  <w:szCs w:val="22"/>
                                  <w:lang w:val="en-US"/>
                                </w:rPr>
                              </w:pPr>
                              <w:r>
                                <w:rPr>
                                  <w:sz w:val="22"/>
                                  <w:szCs w:val="22"/>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5064719" name="Straight Arrow Connector 13"/>
                        <wps:cNvCnPr/>
                        <wps:spPr>
                          <a:xfrm>
                            <a:off x="1882140" y="175260"/>
                            <a:ext cx="655320" cy="2324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88271608" name="Text Box 12"/>
                        <wps:cNvSpPr txBox="1"/>
                        <wps:spPr>
                          <a:xfrm>
                            <a:off x="1623060" y="0"/>
                            <a:ext cx="259080" cy="407670"/>
                          </a:xfrm>
                          <a:prstGeom prst="rect">
                            <a:avLst/>
                          </a:prstGeom>
                          <a:noFill/>
                          <a:ln w="6350">
                            <a:noFill/>
                          </a:ln>
                        </wps:spPr>
                        <wps:txbx>
                          <w:txbxContent>
                            <w:p w14:paraId="125FE638" w14:textId="399427B7" w:rsidR="00167610" w:rsidRPr="00B1295A" w:rsidRDefault="00167610" w:rsidP="00167610">
                              <w:pPr>
                                <w:rPr>
                                  <w:sz w:val="22"/>
                                  <w:szCs w:val="22"/>
                                  <w:lang w:val="en-US"/>
                                </w:rPr>
                              </w:pPr>
                              <w:r>
                                <w:rPr>
                                  <w:sz w:val="22"/>
                                  <w:szCs w:val="22"/>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AD0D9C" id="Group 15" o:spid="_x0000_s1037" style="position:absolute;left:0;text-align:left;margin-left:225pt;margin-top:20.1pt;width:240.75pt;height:203.25pt;z-index:251658259;mso-width-relative:margin;mso-height-relative:margin" coordsize="28422,227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">
                <v:shape id="drawing" o:spid="_x0000_s1038" type="#_x0000_t75" style="position:absolute;top:1066;width:28422;height:21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">
                  <v:imagedata r:id="rId33" o:title="" croptop="3681f" cropbottom="1636f" cropleft="4361f" cropright="3766f"/>
                </v:shape>
                <v:shape id="Text Box 12" o:spid="_x0000_s1039" type="#_x0000_t202" style="position:absolute;left:9677;top:2514;width:2591;height:4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" filled="f" stroked="f" strokeweight=".5pt">
                  <v:textbox>
                    <w:txbxContent>
                      <w:p w14:paraId="4BAB583C" w14:textId="77777777" w:rsidR="00A617E4" w:rsidRPr="00B1295A" w:rsidRDefault="00A617E4" w:rsidP="00A617E4">
                        <w:pPr>
                          <w:rPr>
                            <w:sz w:val="22"/>
                            <w:szCs w:val="22"/>
                            <w:lang w:val="en-US"/>
                          </w:rPr>
                        </w:pPr>
                        <w:r w:rsidRPr="00B1295A">
                          <w:rPr>
                            <w:sz w:val="22"/>
                            <w:szCs w:val="22"/>
                            <w:lang w:val="en-US"/>
                          </w:rPr>
                          <w:t>1</w:t>
                        </w:r>
                      </w:p>
                    </w:txbxContent>
                  </v:textbox>
                </v:shape>
                <v:shape id="Straight Arrow Connector 13" o:spid="_x0000_s1040" type="#_x0000_t32" style="position:absolute;left:11658;top:4495;width:6325;height:38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" strokecolor="#4f81bd [3204]" strokeweight="2pt">
                  <v:stroke endarrow="block"/>
                  <v:shadow on="t" color="black" opacity="24903f" origin=",.5" offset="0,.55556mm"/>
                </v:shape>
                <v:shape id="Straight Arrow Connector 13" o:spid="_x0000_s1041" type="#_x0000_t32" style="position:absolute;left:23622;top:6172;width:876;height:83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" strokecolor="#4f81bd [3204]" strokeweight="2pt">
                  <v:stroke endarrow="block"/>
                  <v:shadow on="t" color="black" opacity="24903f" origin=",.5" offset="0,.55556mm"/>
                </v:shape>
                <v:shape id="Text Box 12" o:spid="_x0000_s1042" type="#_x0000_t202" style="position:absolute;left:22250;top:13792;width:2591;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" filled="f" stroked="f" strokeweight=".5pt">
                  <v:textbox>
                    <w:txbxContent>
                      <w:p w14:paraId="581CBBAB" w14:textId="16917872" w:rsidR="00A617E4" w:rsidRPr="00B1295A" w:rsidRDefault="00A617E4" w:rsidP="00A617E4">
                        <w:pPr>
                          <w:rPr>
                            <w:sz w:val="22"/>
                            <w:szCs w:val="22"/>
                            <w:lang w:val="en-US"/>
                          </w:rPr>
                        </w:pPr>
                        <w:r>
                          <w:rPr>
                            <w:sz w:val="22"/>
                            <w:szCs w:val="22"/>
                            <w:lang w:val="en-US"/>
                          </w:rPr>
                          <w:t>2</w:t>
                        </w:r>
                      </w:p>
                    </w:txbxContent>
                  </v:textbox>
                </v:shape>
                <v:shape id="Straight Arrow Connector 13" o:spid="_x0000_s1043" type="#_x0000_t32" style="position:absolute;left:18821;top:1752;width:6553;height:23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" strokecolor="#4f81bd [3204]" strokeweight="2pt">
                  <v:stroke endarrow="block"/>
                  <v:shadow on="t" color="black" opacity="24903f" origin=",.5" offset="0,.55556mm"/>
                </v:shape>
                <v:shape id="Text Box 12" o:spid="_x0000_s1044" type="#_x0000_t202" style="position:absolute;left:16230;width:2591;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" filled="f" stroked="f" strokeweight=".5pt">
                  <v:textbox>
                    <w:txbxContent>
                      <w:p w14:paraId="125FE638" w14:textId="399427B7" w:rsidR="00167610" w:rsidRPr="00B1295A" w:rsidRDefault="00167610" w:rsidP="00167610">
                        <w:pPr>
                          <w:rPr>
                            <w:sz w:val="22"/>
                            <w:szCs w:val="22"/>
                            <w:lang w:val="en-US"/>
                          </w:rPr>
                        </w:pPr>
                        <w:r>
                          <w:rPr>
                            <w:sz w:val="22"/>
                            <w:szCs w:val="22"/>
                            <w:lang w:val="en-US"/>
                          </w:rPr>
                          <w:t>3</w:t>
                        </w:r>
                      </w:p>
                    </w:txbxContent>
                  </v:textbox>
                </v:shape>
              </v:group>
            </w:pict>
          </mc:Fallback>
        </mc:AlternateContent>
      </w:r>
      <w:r w:rsidR="293A3232" w:rsidRPr="2DE80127">
        <w:t>3.2.</w:t>
      </w:r>
      <w:r w:rsidR="1D8694D4" w:rsidRPr="2DE80127">
        <w:t>1</w:t>
      </w:r>
      <w:r w:rsidR="293A3232" w:rsidRPr="2DE80127">
        <w:t xml:space="preserve"> Camera Mount</w:t>
      </w:r>
      <w:bookmarkEnd w:id="16"/>
    </w:p>
    <w:p w14:paraId="2549CAC4" w14:textId="478A99B4" w:rsidR="00D35624" w:rsidRDefault="00D35624" w:rsidP="2DE80127">
      <w:pPr>
        <w:rPr>
          <w:b/>
          <w:color w:val="000000" w:themeColor="text1"/>
          <w:sz w:val="22"/>
          <w:szCs w:val="22"/>
        </w:rPr>
      </w:pPr>
    </w:p>
    <w:p w14:paraId="468C00B8" w14:textId="2038C7AB" w:rsidR="00D35624" w:rsidRDefault="00D35624" w:rsidP="2DE80127">
      <w:pPr>
        <w:rPr>
          <w:b/>
          <w:color w:val="000000" w:themeColor="text1"/>
          <w:sz w:val="22"/>
          <w:szCs w:val="22"/>
        </w:rPr>
      </w:pPr>
    </w:p>
    <w:p w14:paraId="69B66E51" w14:textId="605B014E" w:rsidR="00D35624" w:rsidRDefault="00D35624" w:rsidP="2DE80127">
      <w:pPr>
        <w:rPr>
          <w:b/>
          <w:color w:val="000000" w:themeColor="text1"/>
          <w:sz w:val="22"/>
          <w:szCs w:val="22"/>
        </w:rPr>
      </w:pPr>
    </w:p>
    <w:p w14:paraId="6C4D70CD" w14:textId="66A333D4" w:rsidR="00D35624" w:rsidRDefault="00D35624" w:rsidP="2DE80127">
      <w:pPr>
        <w:rPr>
          <w:b/>
          <w:color w:val="000000" w:themeColor="text1"/>
          <w:sz w:val="22"/>
          <w:szCs w:val="22"/>
        </w:rPr>
      </w:pPr>
    </w:p>
    <w:p w14:paraId="3968A288" w14:textId="77777777" w:rsidR="00D35624" w:rsidRDefault="00D35624" w:rsidP="2DE80127">
      <w:pPr>
        <w:rPr>
          <w:b/>
          <w:color w:val="000000" w:themeColor="text1"/>
          <w:sz w:val="22"/>
          <w:szCs w:val="22"/>
        </w:rPr>
      </w:pPr>
    </w:p>
    <w:p w14:paraId="12140CF2" w14:textId="56EA2953" w:rsidR="00D35624" w:rsidRDefault="00D35624" w:rsidP="2DE80127">
      <w:pPr>
        <w:rPr>
          <w:b/>
          <w:color w:val="000000" w:themeColor="text1"/>
          <w:sz w:val="22"/>
          <w:szCs w:val="22"/>
        </w:rPr>
      </w:pPr>
    </w:p>
    <w:p w14:paraId="35455CB0" w14:textId="7CD8F767" w:rsidR="00D35624" w:rsidRDefault="00D35624" w:rsidP="2DE80127">
      <w:pPr>
        <w:rPr>
          <w:b/>
          <w:color w:val="000000" w:themeColor="text1"/>
          <w:sz w:val="22"/>
          <w:szCs w:val="22"/>
        </w:rPr>
      </w:pPr>
    </w:p>
    <w:p w14:paraId="1190A02D" w14:textId="7292CB8C" w:rsidR="3BC6290B" w:rsidRDefault="3BC6290B" w:rsidP="2DE80127">
      <w:pPr>
        <w:rPr>
          <w:sz w:val="22"/>
          <w:szCs w:val="22"/>
        </w:rPr>
      </w:pPr>
    </w:p>
    <w:p w14:paraId="3D2B54C4" w14:textId="4D724B2A" w:rsidR="005A3481" w:rsidRDefault="002D1EFF" w:rsidP="2DE80127">
      <w:pPr>
        <w:rPr>
          <w:sz w:val="22"/>
          <w:szCs w:val="22"/>
        </w:rPr>
      </w:pPr>
      <w:r>
        <w:rPr>
          <w:noProof/>
        </w:rPr>
        <mc:AlternateContent>
          <mc:Choice Requires="wps">
            <w:drawing>
              <wp:anchor distT="0" distB="0" distL="114300" distR="114300" simplePos="0" relativeHeight="251658257" behindDoc="0" locked="0" layoutInCell="1" allowOverlap="1" wp14:anchorId="6D635CDC" wp14:editId="78DC9182">
                <wp:simplePos x="0" y="0"/>
                <wp:positionH relativeFrom="column">
                  <wp:posOffset>4126230</wp:posOffset>
                </wp:positionH>
                <wp:positionV relativeFrom="paragraph">
                  <wp:posOffset>219075</wp:posOffset>
                </wp:positionV>
                <wp:extent cx="571500" cy="457200"/>
                <wp:effectExtent l="0" t="0" r="0" b="0"/>
                <wp:wrapNone/>
                <wp:docPr id="1520072388" name="Text Box 6"/>
                <wp:cNvGraphicFramePr/>
                <a:graphic xmlns:a="http://schemas.openxmlformats.org/drawingml/2006/main">
                  <a:graphicData uri="http://schemas.microsoft.com/office/word/2010/wordprocessingShape">
                    <wps:wsp>
                      <wps:cNvSpPr txBox="1"/>
                      <wps:spPr>
                        <a:xfrm>
                          <a:off x="0" y="0"/>
                          <a:ext cx="571500" cy="457200"/>
                        </a:xfrm>
                        <a:prstGeom prst="rect">
                          <a:avLst/>
                        </a:prstGeom>
                        <a:noFill/>
                        <a:ln w="6350">
                          <a:noFill/>
                        </a:ln>
                      </wps:spPr>
                      <wps:txbx>
                        <w:txbxContent>
                          <w:p w14:paraId="378C6622" w14:textId="1E0F5FE5" w:rsidR="008716AA" w:rsidRPr="005904F3" w:rsidRDefault="008716AA" w:rsidP="008716AA">
                            <w:pPr>
                              <w:rPr>
                                <w:sz w:val="22"/>
                                <w:szCs w:val="22"/>
                                <w:lang w:val="en-US"/>
                              </w:rPr>
                            </w:pPr>
                            <w:r w:rsidRPr="005904F3">
                              <w:rPr>
                                <w:sz w:val="22"/>
                                <w:szCs w:val="22"/>
                                <w:lang w:val="en-US"/>
                              </w:rPr>
                              <w:t>(</w:t>
                            </w:r>
                            <w:r>
                              <w:rPr>
                                <w:sz w:val="22"/>
                                <w:szCs w:val="22"/>
                                <w:lang w:val="en-US"/>
                              </w:rPr>
                              <w:t>b</w:t>
                            </w:r>
                            <w:r w:rsidRPr="005904F3">
                              <w:rPr>
                                <w:sz w:val="22"/>
                                <w:szCs w:val="22"/>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635CDC" id="Text Box 6" o:spid="_x0000_s1045" type="#_x0000_t202" style="position:absolute;left:0;text-align:left;margin-left:324.9pt;margin-top:17.25pt;width:45pt;height:36pt;z-index:2516582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" filled="f" stroked="f" strokeweight=".5pt">
                <v:textbox>
                  <w:txbxContent>
                    <w:p w14:paraId="378C6622" w14:textId="1E0F5FE5" w:rsidR="008716AA" w:rsidRPr="005904F3" w:rsidRDefault="008716AA" w:rsidP="008716AA">
                      <w:pPr>
                        <w:rPr>
                          <w:sz w:val="22"/>
                          <w:szCs w:val="22"/>
                          <w:lang w:val="en-US"/>
                        </w:rPr>
                      </w:pPr>
                      <w:r w:rsidRPr="005904F3">
                        <w:rPr>
                          <w:sz w:val="22"/>
                          <w:szCs w:val="22"/>
                          <w:lang w:val="en-US"/>
                        </w:rPr>
                        <w:t>(</w:t>
                      </w:r>
                      <w:r>
                        <w:rPr>
                          <w:sz w:val="22"/>
                          <w:szCs w:val="22"/>
                          <w:lang w:val="en-US"/>
                        </w:rPr>
                        <w:t>b</w:t>
                      </w:r>
                      <w:r w:rsidRPr="005904F3">
                        <w:rPr>
                          <w:sz w:val="22"/>
                          <w:szCs w:val="22"/>
                          <w:lang w:val="en-US"/>
                        </w:rPr>
                        <w:t>)</w:t>
                      </w:r>
                    </w:p>
                  </w:txbxContent>
                </v:textbox>
              </v:shape>
            </w:pict>
          </mc:Fallback>
        </mc:AlternateContent>
      </w:r>
      <w:r w:rsidR="008716AA">
        <w:rPr>
          <w:noProof/>
        </w:rPr>
        <mc:AlternateContent>
          <mc:Choice Requires="wps">
            <w:drawing>
              <wp:anchor distT="0" distB="0" distL="114300" distR="114300" simplePos="0" relativeHeight="251658256" behindDoc="0" locked="0" layoutInCell="1" allowOverlap="1" wp14:anchorId="047EFC37" wp14:editId="64101622">
                <wp:simplePos x="0" y="0"/>
                <wp:positionH relativeFrom="column">
                  <wp:posOffset>1021080</wp:posOffset>
                </wp:positionH>
                <wp:positionV relativeFrom="paragraph">
                  <wp:posOffset>168910</wp:posOffset>
                </wp:positionV>
                <wp:extent cx="571500" cy="457200"/>
                <wp:effectExtent l="0" t="0" r="0" b="0"/>
                <wp:wrapNone/>
                <wp:docPr id="1317224073" name="Text Box 6"/>
                <wp:cNvGraphicFramePr/>
                <a:graphic xmlns:a="http://schemas.openxmlformats.org/drawingml/2006/main">
                  <a:graphicData uri="http://schemas.microsoft.com/office/word/2010/wordprocessingShape">
                    <wps:wsp>
                      <wps:cNvSpPr txBox="1"/>
                      <wps:spPr>
                        <a:xfrm>
                          <a:off x="0" y="0"/>
                          <a:ext cx="571500" cy="457200"/>
                        </a:xfrm>
                        <a:prstGeom prst="rect">
                          <a:avLst/>
                        </a:prstGeom>
                        <a:noFill/>
                        <a:ln w="6350">
                          <a:noFill/>
                        </a:ln>
                      </wps:spPr>
                      <wps:txbx>
                        <w:txbxContent>
                          <w:p w14:paraId="2E97C852" w14:textId="77777777" w:rsidR="008716AA" w:rsidRPr="005904F3" w:rsidRDefault="008716AA" w:rsidP="008716AA">
                            <w:pPr>
                              <w:rPr>
                                <w:sz w:val="22"/>
                                <w:szCs w:val="22"/>
                                <w:lang w:val="en-US"/>
                              </w:rPr>
                            </w:pPr>
                            <w:r w:rsidRPr="005904F3">
                              <w:rPr>
                                <w:sz w:val="22"/>
                                <w:szCs w:val="22"/>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7EFC37" id="_x0000_s1046" type="#_x0000_t202" style="position:absolute;left:0;text-align:left;margin-left:80.4pt;margin-top:13.3pt;width:45pt;height:36pt;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" filled="f" stroked="f" strokeweight=".5pt">
                <v:textbox>
                  <w:txbxContent>
                    <w:p w14:paraId="2E97C852" w14:textId="77777777" w:rsidR="008716AA" w:rsidRPr="005904F3" w:rsidRDefault="008716AA" w:rsidP="008716AA">
                      <w:pPr>
                        <w:rPr>
                          <w:sz w:val="22"/>
                          <w:szCs w:val="22"/>
                          <w:lang w:val="en-US"/>
                        </w:rPr>
                      </w:pPr>
                      <w:r w:rsidRPr="005904F3">
                        <w:rPr>
                          <w:sz w:val="22"/>
                          <w:szCs w:val="22"/>
                          <w:lang w:val="en-US"/>
                        </w:rPr>
                        <w:t>(a)</w:t>
                      </w:r>
                    </w:p>
                  </w:txbxContent>
                </v:textbox>
              </v:shape>
            </w:pict>
          </mc:Fallback>
        </mc:AlternateContent>
      </w:r>
    </w:p>
    <w:p w14:paraId="40A8B2DB" w14:textId="561AB67D" w:rsidR="008716AA" w:rsidRDefault="008716AA" w:rsidP="2DE80127">
      <w:pPr>
        <w:rPr>
          <w:sz w:val="22"/>
          <w:szCs w:val="22"/>
        </w:rPr>
      </w:pPr>
    </w:p>
    <w:p w14:paraId="285226D8" w14:textId="017A4C7F" w:rsidR="3BC6290B" w:rsidRPr="007C50D8" w:rsidRDefault="3BC6290B" w:rsidP="007C50D8">
      <w:pPr>
        <w:jc w:val="center"/>
        <w:rPr>
          <w:b/>
          <w:sz w:val="22"/>
          <w:szCs w:val="22"/>
        </w:rPr>
      </w:pPr>
      <w:r w:rsidRPr="7C324E05">
        <w:rPr>
          <w:b/>
          <w:sz w:val="22"/>
          <w:szCs w:val="22"/>
        </w:rPr>
        <w:t xml:space="preserve">Figure </w:t>
      </w:r>
      <w:r w:rsidR="577ABA3F" w:rsidRPr="16E2D2B6">
        <w:rPr>
          <w:b/>
          <w:bCs/>
          <w:sz w:val="22"/>
          <w:szCs w:val="22"/>
        </w:rPr>
        <w:t>4</w:t>
      </w:r>
      <w:r w:rsidRPr="7C324E05">
        <w:rPr>
          <w:b/>
          <w:sz w:val="22"/>
          <w:szCs w:val="22"/>
        </w:rPr>
        <w:t xml:space="preserve">: Initial </w:t>
      </w:r>
      <w:r w:rsidR="008716AA" w:rsidRPr="7C324E05">
        <w:rPr>
          <w:b/>
          <w:sz w:val="22"/>
          <w:szCs w:val="22"/>
        </w:rPr>
        <w:t xml:space="preserve">PDR </w:t>
      </w:r>
      <w:r w:rsidRPr="7C324E05">
        <w:rPr>
          <w:b/>
          <w:sz w:val="22"/>
          <w:szCs w:val="22"/>
        </w:rPr>
        <w:t>camera arm</w:t>
      </w:r>
      <w:r w:rsidR="00A617E4" w:rsidRPr="7C324E05">
        <w:rPr>
          <w:b/>
          <w:sz w:val="22"/>
          <w:szCs w:val="22"/>
        </w:rPr>
        <w:t xml:space="preserve"> with arms labelled</w:t>
      </w:r>
      <w:r w:rsidRPr="7C324E05">
        <w:rPr>
          <w:b/>
          <w:sz w:val="22"/>
          <w:szCs w:val="22"/>
        </w:rPr>
        <w:t xml:space="preserve"> </w:t>
      </w:r>
      <w:r w:rsidR="008716AA" w:rsidRPr="7C324E05">
        <w:rPr>
          <w:b/>
          <w:sz w:val="22"/>
          <w:szCs w:val="22"/>
        </w:rPr>
        <w:t xml:space="preserve">(a) </w:t>
      </w:r>
      <w:r w:rsidRPr="7C324E05">
        <w:rPr>
          <w:b/>
          <w:sz w:val="22"/>
          <w:szCs w:val="22"/>
        </w:rPr>
        <w:t>and</w:t>
      </w:r>
      <w:r w:rsidR="008716AA" w:rsidRPr="7C324E05">
        <w:rPr>
          <w:b/>
          <w:sz w:val="22"/>
          <w:szCs w:val="22"/>
        </w:rPr>
        <w:t xml:space="preserve"> </w:t>
      </w:r>
      <w:r w:rsidR="00AB46F9" w:rsidRPr="7C324E05">
        <w:rPr>
          <w:b/>
          <w:sz w:val="22"/>
          <w:szCs w:val="22"/>
        </w:rPr>
        <w:t xml:space="preserve">labelled </w:t>
      </w:r>
      <w:r w:rsidR="008716AA" w:rsidRPr="7C324E05">
        <w:rPr>
          <w:b/>
          <w:sz w:val="22"/>
          <w:szCs w:val="22"/>
        </w:rPr>
        <w:t>s</w:t>
      </w:r>
      <w:r w:rsidR="00DF77AB" w:rsidRPr="7C324E05">
        <w:rPr>
          <w:b/>
          <w:sz w:val="22"/>
          <w:szCs w:val="22"/>
        </w:rPr>
        <w:t>econd iteration of</w:t>
      </w:r>
      <w:r w:rsidRPr="7C324E05">
        <w:rPr>
          <w:b/>
          <w:sz w:val="22"/>
          <w:szCs w:val="22"/>
        </w:rPr>
        <w:t xml:space="preserve"> camera arm</w:t>
      </w:r>
      <w:r w:rsidR="008716AA" w:rsidRPr="7C324E05">
        <w:rPr>
          <w:b/>
          <w:sz w:val="22"/>
          <w:szCs w:val="22"/>
        </w:rPr>
        <w:t xml:space="preserve"> (b)</w:t>
      </w:r>
      <w:r w:rsidR="00AB46F9" w:rsidRPr="7C324E05">
        <w:rPr>
          <w:b/>
          <w:sz w:val="22"/>
          <w:szCs w:val="22"/>
        </w:rPr>
        <w:t>.</w:t>
      </w:r>
    </w:p>
    <w:p w14:paraId="20D8E6D9" w14:textId="77777777" w:rsidR="00D35624" w:rsidRDefault="00D35624" w:rsidP="2DE80127">
      <w:pPr>
        <w:rPr>
          <w:sz w:val="22"/>
          <w:szCs w:val="22"/>
        </w:rPr>
      </w:pPr>
    </w:p>
    <w:p w14:paraId="10A39D19" w14:textId="5EBE5DCC" w:rsidR="5FBF9CD3" w:rsidRPr="007C50D8" w:rsidRDefault="5FBF9CD3" w:rsidP="2DE80127">
      <w:pPr>
        <w:rPr>
          <w:sz w:val="22"/>
          <w:szCs w:val="22"/>
        </w:rPr>
      </w:pPr>
      <w:r w:rsidRPr="7C324E05">
        <w:rPr>
          <w:sz w:val="22"/>
          <w:szCs w:val="22"/>
        </w:rPr>
        <w:t xml:space="preserve">An articulated arm </w:t>
      </w:r>
      <w:r w:rsidR="000500DA" w:rsidRPr="7C324E05">
        <w:rPr>
          <w:sz w:val="22"/>
          <w:szCs w:val="22"/>
        </w:rPr>
        <w:t xml:space="preserve">(Figure </w:t>
      </w:r>
      <w:r w:rsidR="5005F1D4" w:rsidRPr="71E73B6C">
        <w:rPr>
          <w:sz w:val="22"/>
          <w:szCs w:val="22"/>
        </w:rPr>
        <w:t>4</w:t>
      </w:r>
      <w:r w:rsidR="00403CBA" w:rsidRPr="7C324E05">
        <w:rPr>
          <w:sz w:val="22"/>
          <w:szCs w:val="22"/>
        </w:rPr>
        <w:t xml:space="preserve"> (a)</w:t>
      </w:r>
      <w:r w:rsidR="000500DA" w:rsidRPr="7C324E05">
        <w:rPr>
          <w:sz w:val="22"/>
          <w:szCs w:val="22"/>
        </w:rPr>
        <w:t>)</w:t>
      </w:r>
      <w:r w:rsidR="00D54E5D" w:rsidRPr="7C324E05">
        <w:rPr>
          <w:sz w:val="22"/>
          <w:szCs w:val="22"/>
        </w:rPr>
        <w:t xml:space="preserve"> </w:t>
      </w:r>
      <w:r w:rsidRPr="7C324E05">
        <w:rPr>
          <w:sz w:val="22"/>
          <w:szCs w:val="22"/>
        </w:rPr>
        <w:t xml:space="preserve">was initially selected as the system to orient the camera and ensure clear visibility of the QR codes. The original design featured </w:t>
      </w:r>
      <w:r w:rsidR="00FC5241" w:rsidRPr="7C324E05">
        <w:rPr>
          <w:sz w:val="22"/>
          <w:szCs w:val="22"/>
        </w:rPr>
        <w:t>four</w:t>
      </w:r>
      <w:r w:rsidRPr="7C324E05">
        <w:rPr>
          <w:sz w:val="22"/>
          <w:szCs w:val="22"/>
        </w:rPr>
        <w:t xml:space="preserve"> degrees of freedom and four servo motors. However, following feedback received during the PDR and further evaluation of the concept, it became clear that this approach was overly complex. It would be challenging to implement from a software perspective and would also </w:t>
      </w:r>
      <w:r w:rsidR="00253945" w:rsidRPr="7C324E05">
        <w:rPr>
          <w:sz w:val="22"/>
          <w:szCs w:val="22"/>
        </w:rPr>
        <w:t>increase</w:t>
      </w:r>
      <w:r w:rsidRPr="7C324E05">
        <w:rPr>
          <w:sz w:val="22"/>
          <w:szCs w:val="22"/>
        </w:rPr>
        <w:t xml:space="preserve"> power consumption.</w:t>
      </w:r>
    </w:p>
    <w:p w14:paraId="4D76AF71" w14:textId="3BFF1D85" w:rsidR="007C50D8" w:rsidRDefault="5FBF9CD3" w:rsidP="2DE80127">
      <w:pPr>
        <w:spacing w:line="259" w:lineRule="auto"/>
        <w:rPr>
          <w:sz w:val="22"/>
          <w:szCs w:val="22"/>
        </w:rPr>
      </w:pPr>
      <w:r w:rsidRPr="7C324E05">
        <w:rPr>
          <w:sz w:val="22"/>
          <w:szCs w:val="22"/>
        </w:rPr>
        <w:t xml:space="preserve">The design was subsequently simplified to </w:t>
      </w:r>
      <w:r w:rsidR="005D12BF" w:rsidRPr="7C324E05">
        <w:rPr>
          <w:sz w:val="22"/>
          <w:szCs w:val="22"/>
        </w:rPr>
        <w:t xml:space="preserve">three </w:t>
      </w:r>
      <w:r w:rsidRPr="7C324E05">
        <w:rPr>
          <w:sz w:val="22"/>
          <w:szCs w:val="22"/>
        </w:rPr>
        <w:t>degree</w:t>
      </w:r>
      <w:r w:rsidR="005D12BF" w:rsidRPr="7C324E05">
        <w:rPr>
          <w:sz w:val="22"/>
          <w:szCs w:val="22"/>
        </w:rPr>
        <w:t>s</w:t>
      </w:r>
      <w:r w:rsidRPr="7C324E05">
        <w:rPr>
          <w:sz w:val="22"/>
          <w:szCs w:val="22"/>
        </w:rPr>
        <w:t xml:space="preserve"> of freedom</w:t>
      </w:r>
      <w:r w:rsidR="009677C5" w:rsidRPr="7C324E05">
        <w:rPr>
          <w:sz w:val="22"/>
          <w:szCs w:val="22"/>
        </w:rPr>
        <w:t xml:space="preserve">. </w:t>
      </w:r>
      <w:r w:rsidRPr="7C324E05">
        <w:rPr>
          <w:sz w:val="22"/>
          <w:szCs w:val="22"/>
        </w:rPr>
        <w:t>While this reduced complexity and improved feasibility</w:t>
      </w:r>
      <w:r w:rsidR="00D91B5B" w:rsidRPr="7C324E05">
        <w:rPr>
          <w:sz w:val="22"/>
          <w:szCs w:val="22"/>
        </w:rPr>
        <w:t xml:space="preserve">, </w:t>
      </w:r>
      <w:r w:rsidR="00253945" w:rsidRPr="7C324E05">
        <w:rPr>
          <w:sz w:val="22"/>
          <w:szCs w:val="22"/>
        </w:rPr>
        <w:t xml:space="preserve">it added mass and still incorporated a relatively high number of moving parts, thereby increasing the </w:t>
      </w:r>
      <w:r w:rsidR="00041021" w:rsidRPr="7C324E05">
        <w:rPr>
          <w:sz w:val="22"/>
          <w:szCs w:val="22"/>
        </w:rPr>
        <w:t xml:space="preserve">number of potential </w:t>
      </w:r>
      <w:r w:rsidR="007F3046" w:rsidRPr="7C324E05">
        <w:rPr>
          <w:sz w:val="22"/>
          <w:szCs w:val="22"/>
        </w:rPr>
        <w:t>failure points</w:t>
      </w:r>
      <w:r w:rsidRPr="7C324E05">
        <w:rPr>
          <w:sz w:val="22"/>
          <w:szCs w:val="22"/>
        </w:rPr>
        <w:t xml:space="preserve">. </w:t>
      </w:r>
      <w:r w:rsidR="005904F3" w:rsidRPr="7C324E05">
        <w:rPr>
          <w:sz w:val="22"/>
          <w:szCs w:val="22"/>
        </w:rPr>
        <w:t>Therefore</w:t>
      </w:r>
      <w:r w:rsidR="007C2CE0" w:rsidRPr="7C324E05">
        <w:rPr>
          <w:sz w:val="22"/>
          <w:szCs w:val="22"/>
        </w:rPr>
        <w:t>, the articulated arm was removed and replaced with a single-servo camera mount.</w:t>
      </w:r>
    </w:p>
    <w:p w14:paraId="6DEDF13B" w14:textId="77777777" w:rsidR="002D1EFF" w:rsidRDefault="002D1EFF" w:rsidP="2DE80127">
      <w:pPr>
        <w:spacing w:line="259" w:lineRule="auto"/>
        <w:rPr>
          <w:sz w:val="22"/>
          <w:szCs w:val="22"/>
        </w:rPr>
      </w:pPr>
    </w:p>
    <w:p w14:paraId="0AF3B700" w14:textId="77777777" w:rsidR="002D1EFF" w:rsidRDefault="002D1EFF" w:rsidP="2DE80127">
      <w:pPr>
        <w:spacing w:line="259" w:lineRule="auto"/>
        <w:rPr>
          <w:sz w:val="22"/>
          <w:szCs w:val="22"/>
        </w:rPr>
      </w:pPr>
    </w:p>
    <w:p w14:paraId="603FC173" w14:textId="77777777" w:rsidR="002D1EFF" w:rsidRDefault="002D1EFF" w:rsidP="2DE80127">
      <w:pPr>
        <w:spacing w:line="259" w:lineRule="auto"/>
        <w:rPr>
          <w:sz w:val="22"/>
          <w:szCs w:val="22"/>
        </w:rPr>
      </w:pPr>
    </w:p>
    <w:p w14:paraId="118D289D" w14:textId="77777777" w:rsidR="002D1EFF" w:rsidRPr="007C50D8" w:rsidRDefault="002D1EFF" w:rsidP="2DE80127">
      <w:pPr>
        <w:spacing w:line="259" w:lineRule="auto"/>
        <w:rPr>
          <w:sz w:val="22"/>
          <w:szCs w:val="22"/>
        </w:rPr>
      </w:pPr>
    </w:p>
    <w:p w14:paraId="73622E7B" w14:textId="24D1E14D" w:rsidR="005904F3" w:rsidRDefault="002D1EFF" w:rsidP="2DE80127">
      <w:pPr>
        <w:spacing w:line="259" w:lineRule="auto"/>
        <w:rPr>
          <w:sz w:val="22"/>
          <w:szCs w:val="22"/>
        </w:rPr>
      </w:pPr>
      <w:r>
        <w:rPr>
          <w:noProof/>
        </w:rPr>
        <w:drawing>
          <wp:anchor distT="0" distB="0" distL="114300" distR="114300" simplePos="0" relativeHeight="251658242" behindDoc="0" locked="0" layoutInCell="1" allowOverlap="1" wp14:anchorId="6E6CBC1C" wp14:editId="08D45618">
            <wp:simplePos x="0" y="0"/>
            <wp:positionH relativeFrom="column">
              <wp:posOffset>2352675</wp:posOffset>
            </wp:positionH>
            <wp:positionV relativeFrom="paragraph">
              <wp:posOffset>92710</wp:posOffset>
            </wp:positionV>
            <wp:extent cx="3817128" cy="1704975"/>
            <wp:effectExtent l="0" t="0" r="5715" b="0"/>
            <wp:wrapNone/>
            <wp:docPr id="4109704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92550" name=""/>
                    <pic:cNvPicPr/>
                  </pic:nvPicPr>
                  <pic:blipFill rotWithShape="1">
                    <a:blip r:embed="rId34" cstate="print">
                      <a:extLst>
                        <a:ext uri="{28A0092B-C50C-407E-A947-70E740481C1C}">
                          <a14:useLocalDpi xmlns:a14="http://schemas.microsoft.com/office/drawing/2010/main" val="0"/>
                        </a:ext>
                      </a:extLst>
                    </a:blip>
                    <a:srcRect l="7990" r="13430"/>
                    <a:stretch>
                      <a:fillRect/>
                    </a:stretch>
                  </pic:blipFill>
                  <pic:spPr bwMode="auto">
                    <a:xfrm>
                      <a:off x="0" y="0"/>
                      <a:ext cx="3817128" cy="1704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158AD4D4" wp14:editId="4C32F263">
            <wp:simplePos x="0" y="0"/>
            <wp:positionH relativeFrom="column">
              <wp:posOffset>-441960</wp:posOffset>
            </wp:positionH>
            <wp:positionV relativeFrom="paragraph">
              <wp:posOffset>92710</wp:posOffset>
            </wp:positionV>
            <wp:extent cx="2560925" cy="1704975"/>
            <wp:effectExtent l="0" t="0" r="5080" b="0"/>
            <wp:wrapNone/>
            <wp:docPr id="297169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25714" name=""/>
                    <pic:cNvPicPr/>
                  </pic:nvPicPr>
                  <pic:blipFill>
                    <a:blip r:embed="rId35" cstate="print">
                      <a:extLst>
                        <a:ext uri="{28A0092B-C50C-407E-A947-70E740481C1C}">
                          <a14:useLocalDpi xmlns:a14="http://schemas.microsoft.com/office/drawing/2010/main" val="0"/>
                        </a:ext>
                      </a:extLst>
                    </a:blip>
                    <a:srcRect l="6887" r="9641"/>
                    <a:stretch>
                      <a:fillRect/>
                    </a:stretch>
                  </pic:blipFill>
                  <pic:spPr>
                    <a:xfrm>
                      <a:off x="0" y="0"/>
                      <a:ext cx="2560925" cy="1704975"/>
                    </a:xfrm>
                    <a:prstGeom prst="rect">
                      <a:avLst/>
                    </a:prstGeom>
                  </pic:spPr>
                </pic:pic>
              </a:graphicData>
            </a:graphic>
            <wp14:sizeRelH relativeFrom="margin">
              <wp14:pctWidth>0</wp14:pctWidth>
            </wp14:sizeRelH>
            <wp14:sizeRelV relativeFrom="margin">
              <wp14:pctHeight>0</wp14:pctHeight>
            </wp14:sizeRelV>
          </wp:anchor>
        </w:drawing>
      </w:r>
    </w:p>
    <w:p w14:paraId="48A64C3B" w14:textId="341041DF" w:rsidR="005904F3" w:rsidRDefault="005904F3" w:rsidP="2DE80127">
      <w:pPr>
        <w:spacing w:line="259" w:lineRule="auto"/>
        <w:rPr>
          <w:sz w:val="22"/>
          <w:szCs w:val="22"/>
        </w:rPr>
      </w:pPr>
    </w:p>
    <w:p w14:paraId="2F93179B" w14:textId="5A2BE7CC" w:rsidR="005904F3" w:rsidRDefault="005904F3" w:rsidP="2DE80127">
      <w:pPr>
        <w:spacing w:line="259" w:lineRule="auto"/>
        <w:rPr>
          <w:sz w:val="22"/>
          <w:szCs w:val="22"/>
        </w:rPr>
      </w:pPr>
    </w:p>
    <w:p w14:paraId="51D6887F" w14:textId="4BFD7D67" w:rsidR="005904F3" w:rsidRDefault="005904F3" w:rsidP="2DE80127">
      <w:pPr>
        <w:spacing w:line="259" w:lineRule="auto"/>
        <w:rPr>
          <w:sz w:val="22"/>
          <w:szCs w:val="22"/>
        </w:rPr>
      </w:pPr>
    </w:p>
    <w:p w14:paraId="2591BB1C" w14:textId="3369F2C4" w:rsidR="005904F3" w:rsidRDefault="005904F3" w:rsidP="2DE80127">
      <w:pPr>
        <w:spacing w:line="259" w:lineRule="auto"/>
        <w:rPr>
          <w:sz w:val="22"/>
          <w:szCs w:val="22"/>
        </w:rPr>
      </w:pPr>
    </w:p>
    <w:p w14:paraId="663939F2" w14:textId="32480ECE" w:rsidR="007C2CE0" w:rsidRDefault="002D1EFF" w:rsidP="2DE80127">
      <w:pPr>
        <w:spacing w:line="259" w:lineRule="auto"/>
        <w:rPr>
          <w:sz w:val="22"/>
          <w:szCs w:val="22"/>
        </w:rPr>
      </w:pPr>
      <w:r>
        <w:rPr>
          <w:noProof/>
        </w:rPr>
        <mc:AlternateContent>
          <mc:Choice Requires="wps">
            <w:drawing>
              <wp:anchor distT="0" distB="0" distL="114300" distR="114300" simplePos="0" relativeHeight="251658245" behindDoc="0" locked="0" layoutInCell="1" allowOverlap="1" wp14:anchorId="40EA83BC" wp14:editId="032C2776">
                <wp:simplePos x="0" y="0"/>
                <wp:positionH relativeFrom="column">
                  <wp:posOffset>4052570</wp:posOffset>
                </wp:positionH>
                <wp:positionV relativeFrom="paragraph">
                  <wp:posOffset>271145</wp:posOffset>
                </wp:positionV>
                <wp:extent cx="571500" cy="385011"/>
                <wp:effectExtent l="0" t="0" r="0" b="0"/>
                <wp:wrapNone/>
                <wp:docPr id="128678900" name="Text Box 6"/>
                <wp:cNvGraphicFramePr/>
                <a:graphic xmlns:a="http://schemas.openxmlformats.org/drawingml/2006/main">
                  <a:graphicData uri="http://schemas.microsoft.com/office/word/2010/wordprocessingShape">
                    <wps:wsp>
                      <wps:cNvSpPr txBox="1"/>
                      <wps:spPr>
                        <a:xfrm>
                          <a:off x="0" y="0"/>
                          <a:ext cx="571500" cy="385011"/>
                        </a:xfrm>
                        <a:prstGeom prst="rect">
                          <a:avLst/>
                        </a:prstGeom>
                        <a:noFill/>
                        <a:ln w="6350">
                          <a:noFill/>
                        </a:ln>
                      </wps:spPr>
                      <wps:txbx>
                        <w:txbxContent>
                          <w:p w14:paraId="617141CD" w14:textId="348A5DCE" w:rsidR="005904F3" w:rsidRPr="005904F3" w:rsidRDefault="005904F3" w:rsidP="005904F3">
                            <w:pPr>
                              <w:rPr>
                                <w:sz w:val="22"/>
                                <w:szCs w:val="22"/>
                                <w:lang w:val="en-US"/>
                              </w:rPr>
                            </w:pPr>
                            <w:r w:rsidRPr="005904F3">
                              <w:rPr>
                                <w:sz w:val="22"/>
                                <w:szCs w:val="22"/>
                                <w:lang w:val="en-US"/>
                              </w:rPr>
                              <w:t>(</w:t>
                            </w:r>
                            <w:r>
                              <w:rPr>
                                <w:sz w:val="22"/>
                                <w:szCs w:val="22"/>
                                <w:lang w:val="en-US"/>
                              </w:rPr>
                              <w:t>b</w:t>
                            </w:r>
                            <w:r w:rsidRPr="005904F3">
                              <w:rPr>
                                <w:sz w:val="22"/>
                                <w:szCs w:val="22"/>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EA83BC" id="_x0000_s1047" type="#_x0000_t202" style="position:absolute;left:0;text-align:left;margin-left:319.1pt;margin-top:21.35pt;width:45pt;height:30.3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" filled="f" stroked="f" strokeweight=".5pt">
                <v:textbox>
                  <w:txbxContent>
                    <w:p w14:paraId="617141CD" w14:textId="348A5DCE" w:rsidR="005904F3" w:rsidRPr="005904F3" w:rsidRDefault="005904F3" w:rsidP="005904F3">
                      <w:pPr>
                        <w:rPr>
                          <w:sz w:val="22"/>
                          <w:szCs w:val="22"/>
                          <w:lang w:val="en-US"/>
                        </w:rPr>
                      </w:pPr>
                      <w:r w:rsidRPr="005904F3">
                        <w:rPr>
                          <w:sz w:val="22"/>
                          <w:szCs w:val="22"/>
                          <w:lang w:val="en-US"/>
                        </w:rPr>
                        <w:t>(</w:t>
                      </w:r>
                      <w:r>
                        <w:rPr>
                          <w:sz w:val="22"/>
                          <w:szCs w:val="22"/>
                          <w:lang w:val="en-US"/>
                        </w:rPr>
                        <w:t>b</w:t>
                      </w:r>
                      <w:r w:rsidRPr="005904F3">
                        <w:rPr>
                          <w:sz w:val="22"/>
                          <w:szCs w:val="22"/>
                          <w:lang w:val="en-US"/>
                        </w:rPr>
                        <w:t>)</w:t>
                      </w:r>
                    </w:p>
                  </w:txbxContent>
                </v:textbox>
              </v:shape>
            </w:pict>
          </mc:Fallback>
        </mc:AlternateContent>
      </w:r>
      <w:r>
        <w:rPr>
          <w:noProof/>
        </w:rPr>
        <mc:AlternateContent>
          <mc:Choice Requires="wps">
            <w:drawing>
              <wp:anchor distT="0" distB="0" distL="114300" distR="114300" simplePos="0" relativeHeight="251658244" behindDoc="0" locked="0" layoutInCell="1" allowOverlap="1" wp14:anchorId="316CCE8D" wp14:editId="51AACB1C">
                <wp:simplePos x="0" y="0"/>
                <wp:positionH relativeFrom="column">
                  <wp:posOffset>681990</wp:posOffset>
                </wp:positionH>
                <wp:positionV relativeFrom="paragraph">
                  <wp:posOffset>271780</wp:posOffset>
                </wp:positionV>
                <wp:extent cx="571500" cy="457200"/>
                <wp:effectExtent l="0" t="0" r="0" b="0"/>
                <wp:wrapNone/>
                <wp:docPr id="1130815610" name="Text Box 6"/>
                <wp:cNvGraphicFramePr/>
                <a:graphic xmlns:a="http://schemas.openxmlformats.org/drawingml/2006/main">
                  <a:graphicData uri="http://schemas.microsoft.com/office/word/2010/wordprocessingShape">
                    <wps:wsp>
                      <wps:cNvSpPr txBox="1"/>
                      <wps:spPr>
                        <a:xfrm>
                          <a:off x="0" y="0"/>
                          <a:ext cx="571500" cy="457200"/>
                        </a:xfrm>
                        <a:prstGeom prst="rect">
                          <a:avLst/>
                        </a:prstGeom>
                        <a:noFill/>
                        <a:ln w="6350">
                          <a:noFill/>
                        </a:ln>
                      </wps:spPr>
                      <wps:txbx>
                        <w:txbxContent>
                          <w:p w14:paraId="236BFA61" w14:textId="128B51ED" w:rsidR="005904F3" w:rsidRPr="005904F3" w:rsidRDefault="005904F3">
                            <w:pPr>
                              <w:rPr>
                                <w:sz w:val="22"/>
                                <w:szCs w:val="22"/>
                                <w:lang w:val="en-US"/>
                              </w:rPr>
                            </w:pPr>
                            <w:r w:rsidRPr="005904F3">
                              <w:rPr>
                                <w:sz w:val="22"/>
                                <w:szCs w:val="22"/>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6CCE8D" id="_x0000_s1048" type="#_x0000_t202" style="position:absolute;left:0;text-align:left;margin-left:53.7pt;margin-top:21.4pt;width:45pt;height:36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" filled="f" stroked="f" strokeweight=".5pt">
                <v:textbox>
                  <w:txbxContent>
                    <w:p w14:paraId="236BFA61" w14:textId="128B51ED" w:rsidR="005904F3" w:rsidRPr="005904F3" w:rsidRDefault="005904F3">
                      <w:pPr>
                        <w:rPr>
                          <w:sz w:val="22"/>
                          <w:szCs w:val="22"/>
                          <w:lang w:val="en-US"/>
                        </w:rPr>
                      </w:pPr>
                      <w:r w:rsidRPr="005904F3">
                        <w:rPr>
                          <w:sz w:val="22"/>
                          <w:szCs w:val="22"/>
                          <w:lang w:val="en-US"/>
                        </w:rPr>
                        <w:t>(a)</w:t>
                      </w:r>
                    </w:p>
                  </w:txbxContent>
                </v:textbox>
              </v:shape>
            </w:pict>
          </mc:Fallback>
        </mc:AlternateContent>
      </w:r>
    </w:p>
    <w:p w14:paraId="36095F49" w14:textId="77777777" w:rsidR="007C50D8" w:rsidRDefault="007C50D8" w:rsidP="007C50D8">
      <w:pPr>
        <w:jc w:val="center"/>
        <w:rPr>
          <w:b/>
          <w:sz w:val="22"/>
          <w:szCs w:val="22"/>
        </w:rPr>
      </w:pPr>
    </w:p>
    <w:p w14:paraId="1FF036C6" w14:textId="4672D51E" w:rsidR="5AB1CBCF" w:rsidRDefault="5AB1CBCF" w:rsidP="007C50D8">
      <w:pPr>
        <w:jc w:val="center"/>
        <w:rPr>
          <w:b/>
          <w:sz w:val="22"/>
          <w:szCs w:val="22"/>
        </w:rPr>
      </w:pPr>
      <w:r w:rsidRPr="7C324E05">
        <w:rPr>
          <w:b/>
          <w:sz w:val="22"/>
          <w:szCs w:val="22"/>
        </w:rPr>
        <w:t xml:space="preserve">Figure </w:t>
      </w:r>
      <w:r w:rsidR="6A78AB36" w:rsidRPr="71E73B6C">
        <w:rPr>
          <w:b/>
          <w:bCs/>
          <w:sz w:val="22"/>
          <w:szCs w:val="22"/>
        </w:rPr>
        <w:t>5</w:t>
      </w:r>
      <w:r w:rsidRPr="7C324E05">
        <w:rPr>
          <w:b/>
          <w:sz w:val="22"/>
          <w:szCs w:val="22"/>
        </w:rPr>
        <w:t>: Single servo camera mount</w:t>
      </w:r>
      <w:r w:rsidR="00374F27" w:rsidRPr="7C324E05">
        <w:rPr>
          <w:b/>
          <w:sz w:val="22"/>
          <w:szCs w:val="22"/>
        </w:rPr>
        <w:t xml:space="preserve"> </w:t>
      </w:r>
      <w:r w:rsidR="00244FF4" w:rsidRPr="7C324E05">
        <w:rPr>
          <w:b/>
          <w:sz w:val="22"/>
          <w:szCs w:val="22"/>
        </w:rPr>
        <w:t>mechanism</w:t>
      </w:r>
      <w:r w:rsidR="00253945" w:rsidRPr="7C324E05">
        <w:rPr>
          <w:b/>
          <w:sz w:val="22"/>
          <w:szCs w:val="22"/>
        </w:rPr>
        <w:t>,</w:t>
      </w:r>
      <w:r w:rsidR="00244FF4" w:rsidRPr="7C324E05">
        <w:rPr>
          <w:b/>
          <w:sz w:val="22"/>
          <w:szCs w:val="22"/>
        </w:rPr>
        <w:t xml:space="preserve"> </w:t>
      </w:r>
      <w:r w:rsidR="00374F27" w:rsidRPr="7C324E05">
        <w:rPr>
          <w:b/>
          <w:sz w:val="22"/>
          <w:szCs w:val="22"/>
        </w:rPr>
        <w:t xml:space="preserve">oblique </w:t>
      </w:r>
      <w:r w:rsidR="00291BFE" w:rsidRPr="7C324E05">
        <w:rPr>
          <w:b/>
          <w:sz w:val="22"/>
          <w:szCs w:val="22"/>
        </w:rPr>
        <w:t xml:space="preserve">view </w:t>
      </w:r>
      <w:r w:rsidR="00374F27" w:rsidRPr="7C324E05">
        <w:rPr>
          <w:b/>
          <w:sz w:val="22"/>
          <w:szCs w:val="22"/>
        </w:rPr>
        <w:t xml:space="preserve">(a) and </w:t>
      </w:r>
      <w:r w:rsidR="00994915" w:rsidRPr="7C324E05">
        <w:rPr>
          <w:b/>
          <w:sz w:val="22"/>
          <w:szCs w:val="22"/>
        </w:rPr>
        <w:t>front view (b)</w:t>
      </w:r>
      <w:r w:rsidR="00291BFE" w:rsidRPr="7C324E05">
        <w:rPr>
          <w:b/>
          <w:sz w:val="22"/>
          <w:szCs w:val="22"/>
        </w:rPr>
        <w:t>.</w:t>
      </w:r>
    </w:p>
    <w:p w14:paraId="00298763" w14:textId="77777777" w:rsidR="007C50D8" w:rsidRPr="007C50D8" w:rsidRDefault="007C50D8" w:rsidP="007C50D8">
      <w:pPr>
        <w:jc w:val="center"/>
        <w:rPr>
          <w:b/>
          <w:sz w:val="22"/>
          <w:szCs w:val="22"/>
        </w:rPr>
      </w:pPr>
    </w:p>
    <w:p w14:paraId="5D07E669" w14:textId="63582DBD" w:rsidR="007C50D8" w:rsidRPr="007C50D8" w:rsidRDefault="196FB629" w:rsidP="2DE80127">
      <w:pPr>
        <w:rPr>
          <w:sz w:val="22"/>
          <w:szCs w:val="22"/>
        </w:rPr>
      </w:pPr>
      <w:r w:rsidRPr="7C324E05">
        <w:rPr>
          <w:sz w:val="22"/>
          <w:szCs w:val="22"/>
        </w:rPr>
        <w:t xml:space="preserve">This significantly reduces mechanical complexity and </w:t>
      </w:r>
      <w:r w:rsidR="00253945" w:rsidRPr="7C324E05">
        <w:rPr>
          <w:sz w:val="22"/>
          <w:szCs w:val="22"/>
        </w:rPr>
        <w:t>minimises</w:t>
      </w:r>
      <w:r w:rsidRPr="7C324E05">
        <w:rPr>
          <w:sz w:val="22"/>
          <w:szCs w:val="22"/>
        </w:rPr>
        <w:t xml:space="preserve"> the number of moving parts. With only one servo motor required, the control software is considerably simpler to implement, and overall power consumption is reduced.</w:t>
      </w:r>
    </w:p>
    <w:p w14:paraId="5CEA7E08" w14:textId="17B8D159" w:rsidR="00C45839" w:rsidRPr="007C50D8" w:rsidRDefault="002D1EFF" w:rsidP="006B443F">
      <w:pPr>
        <w:rPr>
          <w:sz w:val="22"/>
          <w:szCs w:val="22"/>
        </w:rPr>
      </w:pPr>
      <w:r w:rsidRPr="007C50D8">
        <w:rPr>
          <w:rFonts w:asciiTheme="majorHAnsi" w:hAnsiTheme="majorHAnsi" w:cstheme="majorHAnsi"/>
          <w:noProof/>
        </w:rPr>
        <mc:AlternateContent>
          <mc:Choice Requires="wps">
            <w:drawing>
              <wp:anchor distT="0" distB="0" distL="114300" distR="114300" simplePos="0" relativeHeight="251658262" behindDoc="0" locked="0" layoutInCell="1" allowOverlap="1" wp14:anchorId="17B46D14" wp14:editId="1499FBDF">
                <wp:simplePos x="0" y="0"/>
                <wp:positionH relativeFrom="column">
                  <wp:posOffset>1675765</wp:posOffset>
                </wp:positionH>
                <wp:positionV relativeFrom="paragraph">
                  <wp:posOffset>1325245</wp:posOffset>
                </wp:positionV>
                <wp:extent cx="1813560" cy="457200"/>
                <wp:effectExtent l="0" t="0" r="0" b="0"/>
                <wp:wrapNone/>
                <wp:docPr id="392938309" name="Text Box 6"/>
                <wp:cNvGraphicFramePr/>
                <a:graphic xmlns:a="http://schemas.openxmlformats.org/drawingml/2006/main">
                  <a:graphicData uri="http://schemas.microsoft.com/office/word/2010/wordprocessingShape">
                    <wps:wsp>
                      <wps:cNvSpPr txBox="1"/>
                      <wps:spPr>
                        <a:xfrm>
                          <a:off x="0" y="0"/>
                          <a:ext cx="1813560" cy="457200"/>
                        </a:xfrm>
                        <a:prstGeom prst="rect">
                          <a:avLst/>
                        </a:prstGeom>
                        <a:noFill/>
                        <a:ln w="6350">
                          <a:noFill/>
                        </a:ln>
                      </wps:spPr>
                      <wps:txbx>
                        <w:txbxContent>
                          <w:p w14:paraId="27BFD2AE" w14:textId="32B61106" w:rsidR="00082A73" w:rsidRPr="008C49EB" w:rsidRDefault="00D546C2" w:rsidP="00082A73">
                            <w:pPr>
                              <w:rPr>
                                <w:sz w:val="20"/>
                                <w:szCs w:val="20"/>
                                <w:lang w:val="en-US"/>
                              </w:rPr>
                            </w:pPr>
                            <w:r w:rsidRPr="008C49EB">
                              <w:rPr>
                                <w:sz w:val="20"/>
                                <w:szCs w:val="20"/>
                                <w:lang w:val="en-US"/>
                              </w:rPr>
                              <w:t>MG92B servo interface</w:t>
                            </w:r>
                            <w:r w:rsidR="008C49EB" w:rsidRPr="008C49EB">
                              <w:rPr>
                                <w:sz w:val="20"/>
                                <w:szCs w:val="20"/>
                                <w:lang w:val="en-US"/>
                              </w:rPr>
                              <w:t xml:space="preserve"> (screw hole)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B46D14" id="_x0000_s1049" type="#_x0000_t202" style="position:absolute;left:0;text-align:left;margin-left:131.95pt;margin-top:104.35pt;width:142.8pt;height:36pt;z-index:25165826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" filled="f" stroked="f" strokeweight=".5pt">
                <v:textbox>
                  <w:txbxContent>
                    <w:p w14:paraId="27BFD2AE" w14:textId="32B61106" w:rsidR="00082A73" w:rsidRPr="008C49EB" w:rsidRDefault="00D546C2" w:rsidP="00082A73">
                      <w:pPr>
                        <w:rPr>
                          <w:sz w:val="20"/>
                          <w:szCs w:val="20"/>
                          <w:lang w:val="en-US"/>
                        </w:rPr>
                      </w:pPr>
                      <w:r w:rsidRPr="008C49EB">
                        <w:rPr>
                          <w:sz w:val="20"/>
                          <w:szCs w:val="20"/>
                          <w:lang w:val="en-US"/>
                        </w:rPr>
                        <w:t>MG92B servo interface</w:t>
                      </w:r>
                      <w:r w:rsidR="008C49EB" w:rsidRPr="008C49EB">
                        <w:rPr>
                          <w:sz w:val="20"/>
                          <w:szCs w:val="20"/>
                          <w:lang w:val="en-US"/>
                        </w:rPr>
                        <w:t xml:space="preserve"> (screw hole)</w:t>
                      </w:r>
                    </w:p>
                  </w:txbxContent>
                </v:textbox>
              </v:shape>
            </w:pict>
          </mc:Fallback>
        </mc:AlternateContent>
      </w:r>
      <w:r w:rsidR="196FB629" w:rsidRPr="7C324E05">
        <w:rPr>
          <w:sz w:val="22"/>
          <w:szCs w:val="22"/>
        </w:rPr>
        <w:t xml:space="preserve">The camera can still be rotated </w:t>
      </w:r>
      <w:r w:rsidR="009D32E2" w:rsidRPr="7C324E05">
        <w:rPr>
          <w:sz w:val="22"/>
          <w:szCs w:val="22"/>
        </w:rPr>
        <w:t>in pitch</w:t>
      </w:r>
      <w:r w:rsidR="00253945" w:rsidRPr="7C324E05">
        <w:rPr>
          <w:sz w:val="22"/>
          <w:szCs w:val="22"/>
        </w:rPr>
        <w:t>,</w:t>
      </w:r>
      <w:r w:rsidR="006858F0" w:rsidRPr="7C324E05">
        <w:rPr>
          <w:sz w:val="22"/>
          <w:szCs w:val="22"/>
        </w:rPr>
        <w:t xml:space="preserve"> </w:t>
      </w:r>
      <w:r w:rsidR="196FB629" w:rsidRPr="7C324E05">
        <w:rPr>
          <w:sz w:val="22"/>
          <w:szCs w:val="22"/>
        </w:rPr>
        <w:t>which is sufficient to detect and view QR codes positioned up to 20 cm above or below the rove</w:t>
      </w:r>
      <w:r w:rsidR="1D7B8B48" w:rsidRPr="7C324E05">
        <w:rPr>
          <w:sz w:val="22"/>
          <w:szCs w:val="22"/>
        </w:rPr>
        <w:t>r.</w:t>
      </w:r>
      <w:r w:rsidR="196FB629" w:rsidRPr="7C324E05">
        <w:rPr>
          <w:sz w:val="22"/>
          <w:szCs w:val="22"/>
        </w:rPr>
        <w:t xml:space="preserve"> Horizontal alignment is achieved by steering the rover itself, eliminating the need for additional rotational degrees of freedom in the camera mount.</w:t>
      </w:r>
      <w:r w:rsidR="001E669E" w:rsidRPr="7C324E05">
        <w:rPr>
          <w:sz w:val="22"/>
          <w:szCs w:val="22"/>
        </w:rPr>
        <w:t xml:space="preserve"> The structural support for the camera consists of </w:t>
      </w:r>
      <w:r w:rsidR="00C45839" w:rsidRPr="7C324E05">
        <w:rPr>
          <w:sz w:val="22"/>
          <w:szCs w:val="22"/>
        </w:rPr>
        <w:t>three</w:t>
      </w:r>
      <w:r w:rsidR="00DD079F" w:rsidRPr="7C324E05">
        <w:rPr>
          <w:sz w:val="22"/>
          <w:szCs w:val="22"/>
        </w:rPr>
        <w:t xml:space="preserve"> components:</w:t>
      </w:r>
      <w:r w:rsidR="006B443F" w:rsidRPr="7C324E05">
        <w:rPr>
          <w:sz w:val="22"/>
          <w:szCs w:val="22"/>
        </w:rPr>
        <w:t xml:space="preserve"> the camera mount, </w:t>
      </w:r>
      <w:r w:rsidR="00253945" w:rsidRPr="7C324E05">
        <w:rPr>
          <w:sz w:val="22"/>
          <w:szCs w:val="22"/>
        </w:rPr>
        <w:t xml:space="preserve">the MG92B servo mount and the </w:t>
      </w:r>
      <w:r w:rsidR="006B443F" w:rsidRPr="7C324E05">
        <w:rPr>
          <w:sz w:val="22"/>
          <w:szCs w:val="22"/>
        </w:rPr>
        <w:t>roll support bracket for the camera mount.</w:t>
      </w:r>
    </w:p>
    <w:p w14:paraId="28807679" w14:textId="5F9FFCF9" w:rsidR="006B443F" w:rsidRDefault="002D1EFF" w:rsidP="006B443F">
      <w:pPr>
        <w:rPr>
          <w:sz w:val="22"/>
          <w:szCs w:val="22"/>
        </w:rPr>
      </w:pPr>
      <w:r w:rsidRPr="007C50D8">
        <w:rPr>
          <w:rFonts w:asciiTheme="majorHAnsi" w:hAnsiTheme="majorHAnsi" w:cstheme="majorHAnsi"/>
          <w:noProof/>
        </w:rPr>
        <w:drawing>
          <wp:anchor distT="0" distB="0" distL="114300" distR="114300" simplePos="0" relativeHeight="251658246" behindDoc="0" locked="0" layoutInCell="1" allowOverlap="1" wp14:anchorId="7DC08494" wp14:editId="07C5CA4C">
            <wp:simplePos x="0" y="0"/>
            <wp:positionH relativeFrom="column">
              <wp:posOffset>3000375</wp:posOffset>
            </wp:positionH>
            <wp:positionV relativeFrom="paragraph">
              <wp:posOffset>66675</wp:posOffset>
            </wp:positionV>
            <wp:extent cx="2819400" cy="2034388"/>
            <wp:effectExtent l="0" t="0" r="0" b="0"/>
            <wp:wrapNone/>
            <wp:docPr id="16553157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19400" cy="2034388"/>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50D8">
        <w:rPr>
          <w:rFonts w:asciiTheme="majorHAnsi" w:hAnsiTheme="majorHAnsi" w:cstheme="majorHAnsi"/>
          <w:noProof/>
        </w:rPr>
        <w:drawing>
          <wp:anchor distT="0" distB="0" distL="114300" distR="114300" simplePos="0" relativeHeight="251658261" behindDoc="0" locked="0" layoutInCell="1" allowOverlap="1" wp14:anchorId="26E819E1" wp14:editId="0694840A">
            <wp:simplePos x="0" y="0"/>
            <wp:positionH relativeFrom="column">
              <wp:posOffset>-52744</wp:posOffset>
            </wp:positionH>
            <wp:positionV relativeFrom="paragraph">
              <wp:posOffset>88901</wp:posOffset>
            </wp:positionV>
            <wp:extent cx="2879431" cy="1910080"/>
            <wp:effectExtent l="0" t="0" r="3810" b="0"/>
            <wp:wrapNone/>
            <wp:docPr id="5488612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79431" cy="19100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8" behindDoc="0" locked="0" layoutInCell="1" allowOverlap="1" wp14:anchorId="2520A619" wp14:editId="0BE5A7F6">
                <wp:simplePos x="0" y="0"/>
                <wp:positionH relativeFrom="column">
                  <wp:posOffset>5746115</wp:posOffset>
                </wp:positionH>
                <wp:positionV relativeFrom="paragraph">
                  <wp:posOffset>137160</wp:posOffset>
                </wp:positionV>
                <wp:extent cx="571500" cy="457200"/>
                <wp:effectExtent l="0" t="0" r="0" b="0"/>
                <wp:wrapNone/>
                <wp:docPr id="661026958" name="Text Box 6"/>
                <wp:cNvGraphicFramePr/>
                <a:graphic xmlns:a="http://schemas.openxmlformats.org/drawingml/2006/main">
                  <a:graphicData uri="http://schemas.microsoft.com/office/word/2010/wordprocessingShape">
                    <wps:wsp>
                      <wps:cNvSpPr txBox="1"/>
                      <wps:spPr>
                        <a:xfrm>
                          <a:off x="0" y="0"/>
                          <a:ext cx="571500" cy="457200"/>
                        </a:xfrm>
                        <a:prstGeom prst="rect">
                          <a:avLst/>
                        </a:prstGeom>
                        <a:noFill/>
                        <a:ln w="6350">
                          <a:noFill/>
                        </a:ln>
                      </wps:spPr>
                      <wps:txbx>
                        <w:txbxContent>
                          <w:p w14:paraId="5447611E" w14:textId="21D88839" w:rsidR="00E72253" w:rsidRPr="005904F3" w:rsidRDefault="00E72253" w:rsidP="00E72253">
                            <w:pPr>
                              <w:rPr>
                                <w:sz w:val="22"/>
                                <w:szCs w:val="22"/>
                                <w:lang w:val="en-US"/>
                              </w:rPr>
                            </w:pPr>
                            <w:r w:rsidRPr="005904F3">
                              <w:rPr>
                                <w:sz w:val="22"/>
                                <w:szCs w:val="22"/>
                                <w:lang w:val="en-US"/>
                              </w:rPr>
                              <w:t>(</w:t>
                            </w:r>
                            <w:r>
                              <w:rPr>
                                <w:sz w:val="22"/>
                                <w:szCs w:val="22"/>
                                <w:lang w:val="en-US"/>
                              </w:rPr>
                              <w:t>b</w:t>
                            </w:r>
                            <w:r w:rsidRPr="005904F3">
                              <w:rPr>
                                <w:sz w:val="22"/>
                                <w:szCs w:val="22"/>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20A619" id="_x0000_s1050" type="#_x0000_t202" style="position:absolute;left:0;text-align:left;margin-left:452.45pt;margin-top:10.8pt;width:45pt;height:36pt;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" filled="f" stroked="f" strokeweight=".5pt">
                <v:textbox>
                  <w:txbxContent>
                    <w:p w14:paraId="5447611E" w14:textId="21D88839" w:rsidR="00E72253" w:rsidRPr="005904F3" w:rsidRDefault="00E72253" w:rsidP="00E72253">
                      <w:pPr>
                        <w:rPr>
                          <w:sz w:val="22"/>
                          <w:szCs w:val="22"/>
                          <w:lang w:val="en-US"/>
                        </w:rPr>
                      </w:pPr>
                      <w:r w:rsidRPr="005904F3">
                        <w:rPr>
                          <w:sz w:val="22"/>
                          <w:szCs w:val="22"/>
                          <w:lang w:val="en-US"/>
                        </w:rPr>
                        <w:t>(</w:t>
                      </w:r>
                      <w:r>
                        <w:rPr>
                          <w:sz w:val="22"/>
                          <w:szCs w:val="22"/>
                          <w:lang w:val="en-US"/>
                        </w:rPr>
                        <w:t>b</w:t>
                      </w:r>
                      <w:r w:rsidRPr="005904F3">
                        <w:rPr>
                          <w:sz w:val="22"/>
                          <w:szCs w:val="22"/>
                          <w:lang w:val="en-US"/>
                        </w:rPr>
                        <w:t>)</w:t>
                      </w:r>
                    </w:p>
                  </w:txbxContent>
                </v:textbox>
              </v:shape>
            </w:pict>
          </mc:Fallback>
        </mc:AlternateContent>
      </w:r>
    </w:p>
    <w:p w14:paraId="69EFA234" w14:textId="2CD63888" w:rsidR="00DD079F" w:rsidRDefault="002D1EFF" w:rsidP="001E669E">
      <w:pPr>
        <w:rPr>
          <w:sz w:val="22"/>
          <w:szCs w:val="22"/>
        </w:rPr>
      </w:pPr>
      <w:r>
        <w:rPr>
          <w:noProof/>
        </w:rPr>
        <mc:AlternateContent>
          <mc:Choice Requires="wps">
            <w:drawing>
              <wp:anchor distT="0" distB="0" distL="114300" distR="114300" simplePos="0" relativeHeight="251658263" behindDoc="0" locked="0" layoutInCell="1" allowOverlap="1" wp14:anchorId="331B6AFB" wp14:editId="0AD3EC41">
                <wp:simplePos x="0" y="0"/>
                <wp:positionH relativeFrom="column">
                  <wp:posOffset>2063749</wp:posOffset>
                </wp:positionH>
                <wp:positionV relativeFrom="paragraph">
                  <wp:posOffset>184151</wp:posOffset>
                </wp:positionV>
                <wp:extent cx="231775" cy="528320"/>
                <wp:effectExtent l="63500" t="25400" r="34925" b="68580"/>
                <wp:wrapNone/>
                <wp:docPr id="700065310" name="Straight Arrow Connector 13"/>
                <wp:cNvGraphicFramePr/>
                <a:graphic xmlns:a="http://schemas.openxmlformats.org/drawingml/2006/main">
                  <a:graphicData uri="http://schemas.microsoft.com/office/word/2010/wordprocessingShape">
                    <wps:wsp>
                      <wps:cNvCnPr/>
                      <wps:spPr>
                        <a:xfrm flipH="1">
                          <a:off x="0" y="0"/>
                          <a:ext cx="231775" cy="5283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21536BD">
              <v:shape id="Straight Arrow Connector 13" style="position:absolute;margin-left:162.5pt;margin-top:14.5pt;width:18.25pt;height:41.6pt;flip:x;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" w14:anchorId="4473D8E8">
                <v:stroke endarrow="block"/>
                <v:shadow on="t" color="black" opacity="24903f" offset="0,.55556mm" origin=",.5"/>
              </v:shape>
            </w:pict>
          </mc:Fallback>
        </mc:AlternateContent>
      </w:r>
      <w:r>
        <w:rPr>
          <w:noProof/>
        </w:rPr>
        <mc:AlternateContent>
          <mc:Choice Requires="wps">
            <w:drawing>
              <wp:anchor distT="0" distB="0" distL="114300" distR="114300" simplePos="0" relativeHeight="251658267" behindDoc="0" locked="0" layoutInCell="1" allowOverlap="1" wp14:anchorId="22C2B976" wp14:editId="7BA3527C">
                <wp:simplePos x="0" y="0"/>
                <wp:positionH relativeFrom="column">
                  <wp:posOffset>-553720</wp:posOffset>
                </wp:positionH>
                <wp:positionV relativeFrom="paragraph">
                  <wp:posOffset>160655</wp:posOffset>
                </wp:positionV>
                <wp:extent cx="571500" cy="457200"/>
                <wp:effectExtent l="0" t="0" r="0" b="0"/>
                <wp:wrapNone/>
                <wp:docPr id="966274005" name="Text Box 6"/>
                <wp:cNvGraphicFramePr/>
                <a:graphic xmlns:a="http://schemas.openxmlformats.org/drawingml/2006/main">
                  <a:graphicData uri="http://schemas.microsoft.com/office/word/2010/wordprocessingShape">
                    <wps:wsp>
                      <wps:cNvSpPr txBox="1"/>
                      <wps:spPr>
                        <a:xfrm>
                          <a:off x="0" y="0"/>
                          <a:ext cx="571500" cy="457200"/>
                        </a:xfrm>
                        <a:prstGeom prst="rect">
                          <a:avLst/>
                        </a:prstGeom>
                        <a:noFill/>
                        <a:ln w="6350">
                          <a:noFill/>
                        </a:ln>
                      </wps:spPr>
                      <wps:txbx>
                        <w:txbxContent>
                          <w:p w14:paraId="2F865448" w14:textId="71A74736" w:rsidR="007C50D8" w:rsidRPr="005904F3" w:rsidRDefault="007C50D8" w:rsidP="007C50D8">
                            <w:pPr>
                              <w:rPr>
                                <w:sz w:val="22"/>
                                <w:szCs w:val="22"/>
                                <w:lang w:val="en-US"/>
                              </w:rPr>
                            </w:pPr>
                            <w:r w:rsidRPr="005904F3">
                              <w:rPr>
                                <w:sz w:val="22"/>
                                <w:szCs w:val="22"/>
                                <w:lang w:val="en-US"/>
                              </w:rPr>
                              <w:t>(</w:t>
                            </w:r>
                            <w:r>
                              <w:rPr>
                                <w:sz w:val="22"/>
                                <w:szCs w:val="22"/>
                                <w:lang w:val="en-US"/>
                              </w:rPr>
                              <w:t>a</w:t>
                            </w:r>
                            <w:r w:rsidRPr="005904F3">
                              <w:rPr>
                                <w:sz w:val="22"/>
                                <w:szCs w:val="22"/>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C2B976" id="_x0000_s1051" type="#_x0000_t202" style="position:absolute;left:0;text-align:left;margin-left:-43.6pt;margin-top:12.65pt;width:45pt;height:36pt;z-index:25165826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" filled="f" stroked="f" strokeweight=".5pt">
                <v:textbox>
                  <w:txbxContent>
                    <w:p w14:paraId="2F865448" w14:textId="71A74736" w:rsidR="007C50D8" w:rsidRPr="005904F3" w:rsidRDefault="007C50D8" w:rsidP="007C50D8">
                      <w:pPr>
                        <w:rPr>
                          <w:sz w:val="22"/>
                          <w:szCs w:val="22"/>
                          <w:lang w:val="en-US"/>
                        </w:rPr>
                      </w:pPr>
                      <w:r w:rsidRPr="005904F3">
                        <w:rPr>
                          <w:sz w:val="22"/>
                          <w:szCs w:val="22"/>
                          <w:lang w:val="en-US"/>
                        </w:rPr>
                        <w:t>(</w:t>
                      </w:r>
                      <w:r>
                        <w:rPr>
                          <w:sz w:val="22"/>
                          <w:szCs w:val="22"/>
                          <w:lang w:val="en-US"/>
                        </w:rPr>
                        <w:t>a</w:t>
                      </w:r>
                      <w:r w:rsidRPr="005904F3">
                        <w:rPr>
                          <w:sz w:val="22"/>
                          <w:szCs w:val="22"/>
                          <w:lang w:val="en-US"/>
                        </w:rPr>
                        <w:t>)</w:t>
                      </w:r>
                    </w:p>
                  </w:txbxContent>
                </v:textbox>
              </v:shape>
            </w:pict>
          </mc:Fallback>
        </mc:AlternateContent>
      </w:r>
    </w:p>
    <w:p w14:paraId="0098724E" w14:textId="4CD13B54" w:rsidR="001E669E" w:rsidRDefault="001E669E" w:rsidP="001E669E">
      <w:pPr>
        <w:rPr>
          <w:sz w:val="22"/>
          <w:szCs w:val="22"/>
        </w:rPr>
      </w:pPr>
    </w:p>
    <w:p w14:paraId="22424580" w14:textId="6A9A6FFD" w:rsidR="001E669E" w:rsidRDefault="007C50D8" w:rsidP="001E669E">
      <w:pPr>
        <w:rPr>
          <w:sz w:val="22"/>
          <w:szCs w:val="22"/>
        </w:rPr>
      </w:pPr>
      <w:r>
        <w:rPr>
          <w:noProof/>
        </w:rPr>
        <mc:AlternateContent>
          <mc:Choice Requires="wps">
            <w:drawing>
              <wp:anchor distT="0" distB="0" distL="114300" distR="114300" simplePos="0" relativeHeight="251658258" behindDoc="0" locked="0" layoutInCell="1" allowOverlap="1" wp14:anchorId="198619EC" wp14:editId="4BD89A0E">
                <wp:simplePos x="0" y="0"/>
                <wp:positionH relativeFrom="column">
                  <wp:posOffset>3397250</wp:posOffset>
                </wp:positionH>
                <wp:positionV relativeFrom="paragraph">
                  <wp:posOffset>114300</wp:posOffset>
                </wp:positionV>
                <wp:extent cx="422910" cy="659130"/>
                <wp:effectExtent l="38100" t="38100" r="53340" b="83820"/>
                <wp:wrapNone/>
                <wp:docPr id="1615146912" name="Straight Arrow Connector 13"/>
                <wp:cNvGraphicFramePr/>
                <a:graphic xmlns:a="http://schemas.openxmlformats.org/drawingml/2006/main">
                  <a:graphicData uri="http://schemas.microsoft.com/office/word/2010/wordprocessingShape">
                    <wps:wsp>
                      <wps:cNvCnPr/>
                      <wps:spPr>
                        <a:xfrm flipV="1">
                          <a:off x="0" y="0"/>
                          <a:ext cx="422910" cy="65913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582AE2A">
              <v:shape id="Straight Arrow Connector 13" style="position:absolute;margin-left:267.5pt;margin-top:9pt;width:33.3pt;height:51.9pt;flip:y;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" w14:anchorId="441903AB">
                <v:stroke endarrow="block"/>
                <v:shadow on="t" color="black" opacity="24903f" offset="0,.55556mm" origin=",.5"/>
              </v:shape>
            </w:pict>
          </mc:Fallback>
        </mc:AlternateContent>
      </w:r>
    </w:p>
    <w:p w14:paraId="7EF274D1" w14:textId="01E3FE01" w:rsidR="001E669E" w:rsidRDefault="001E669E" w:rsidP="001E669E">
      <w:pPr>
        <w:rPr>
          <w:sz w:val="22"/>
          <w:szCs w:val="22"/>
        </w:rPr>
      </w:pPr>
    </w:p>
    <w:p w14:paraId="45E5A6E8" w14:textId="0E468831" w:rsidR="001E669E" w:rsidRDefault="002D1EFF" w:rsidP="001E669E">
      <w:pPr>
        <w:rPr>
          <w:sz w:val="22"/>
          <w:szCs w:val="22"/>
        </w:rPr>
      </w:pPr>
      <w:r>
        <w:rPr>
          <w:noProof/>
        </w:rPr>
        <mc:AlternateContent>
          <mc:Choice Requires="wps">
            <w:drawing>
              <wp:anchor distT="0" distB="0" distL="114300" distR="114300" simplePos="0" relativeHeight="251658264" behindDoc="0" locked="0" layoutInCell="1" allowOverlap="1" wp14:anchorId="74CF2E4B" wp14:editId="166E1166">
                <wp:simplePos x="0" y="0"/>
                <wp:positionH relativeFrom="column">
                  <wp:posOffset>2821940</wp:posOffset>
                </wp:positionH>
                <wp:positionV relativeFrom="paragraph">
                  <wp:posOffset>205105</wp:posOffset>
                </wp:positionV>
                <wp:extent cx="851535" cy="556260"/>
                <wp:effectExtent l="0" t="0" r="0" b="0"/>
                <wp:wrapNone/>
                <wp:docPr id="1375923037" name="Text Box 6"/>
                <wp:cNvGraphicFramePr/>
                <a:graphic xmlns:a="http://schemas.openxmlformats.org/drawingml/2006/main">
                  <a:graphicData uri="http://schemas.microsoft.com/office/word/2010/wordprocessingShape">
                    <wps:wsp>
                      <wps:cNvSpPr txBox="1"/>
                      <wps:spPr>
                        <a:xfrm>
                          <a:off x="0" y="0"/>
                          <a:ext cx="851535" cy="556260"/>
                        </a:xfrm>
                        <a:prstGeom prst="rect">
                          <a:avLst/>
                        </a:prstGeom>
                        <a:noFill/>
                        <a:ln w="6350">
                          <a:noFill/>
                        </a:ln>
                      </wps:spPr>
                      <wps:txbx>
                        <w:txbxContent>
                          <w:p w14:paraId="5CA67AB6" w14:textId="1F84B6DB" w:rsidR="002E74E4" w:rsidRPr="007C50D8" w:rsidRDefault="002E74E4" w:rsidP="002E74E4">
                            <w:pPr>
                              <w:rPr>
                                <w:rFonts w:asciiTheme="majorHAnsi" w:hAnsiTheme="majorHAnsi" w:cstheme="majorHAnsi"/>
                                <w:sz w:val="22"/>
                                <w:szCs w:val="22"/>
                                <w:lang w:val="en-US"/>
                              </w:rPr>
                            </w:pPr>
                            <w:r w:rsidRPr="007C50D8">
                              <w:rPr>
                                <w:rFonts w:asciiTheme="majorHAnsi" w:hAnsiTheme="majorHAnsi" w:cstheme="majorHAnsi"/>
                                <w:sz w:val="22"/>
                                <w:szCs w:val="22"/>
                                <w:lang w:val="en-US"/>
                              </w:rPr>
                              <w:t>Servo</w:t>
                            </w:r>
                            <w:r w:rsidR="002D1EFF">
                              <w:rPr>
                                <w:rFonts w:asciiTheme="majorHAnsi" w:hAnsiTheme="majorHAnsi" w:cstheme="majorHAnsi"/>
                                <w:sz w:val="22"/>
                                <w:szCs w:val="22"/>
                                <w:lang w:val="en-US"/>
                              </w:rPr>
                              <w:t xml:space="preserve"> </w:t>
                            </w:r>
                            <w:r w:rsidRPr="007C50D8">
                              <w:rPr>
                                <w:rFonts w:asciiTheme="majorHAnsi" w:hAnsiTheme="majorHAnsi" w:cstheme="majorHAnsi"/>
                                <w:sz w:val="22"/>
                                <w:szCs w:val="22"/>
                                <w:lang w:val="en-US"/>
                              </w:rPr>
                              <w:t>wire bypass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F2E4B" id="_x0000_s1052" type="#_x0000_t202" style="position:absolute;left:0;text-align:left;margin-left:222.2pt;margin-top:16.15pt;width:67.05pt;height:43.8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" filled="f" stroked="f" strokeweight=".5pt">
                <v:textbox>
                  <w:txbxContent>
                    <w:p w14:paraId="5CA67AB6" w14:textId="1F84B6DB" w:rsidR="002E74E4" w:rsidRPr="007C50D8" w:rsidRDefault="002E74E4" w:rsidP="002E74E4">
                      <w:pPr>
                        <w:rPr>
                          <w:rFonts w:asciiTheme="majorHAnsi" w:hAnsiTheme="majorHAnsi" w:cstheme="majorHAnsi"/>
                          <w:sz w:val="22"/>
                          <w:szCs w:val="22"/>
                          <w:lang w:val="en-US"/>
                        </w:rPr>
                      </w:pPr>
                      <w:r w:rsidRPr="007C50D8">
                        <w:rPr>
                          <w:rFonts w:asciiTheme="majorHAnsi" w:hAnsiTheme="majorHAnsi" w:cstheme="majorHAnsi"/>
                          <w:sz w:val="22"/>
                          <w:szCs w:val="22"/>
                          <w:lang w:val="en-US"/>
                        </w:rPr>
                        <w:t>Servo</w:t>
                      </w:r>
                      <w:r w:rsidR="002D1EFF">
                        <w:rPr>
                          <w:rFonts w:asciiTheme="majorHAnsi" w:hAnsiTheme="majorHAnsi" w:cstheme="majorHAnsi"/>
                          <w:sz w:val="22"/>
                          <w:szCs w:val="22"/>
                          <w:lang w:val="en-US"/>
                        </w:rPr>
                        <w:t xml:space="preserve"> </w:t>
                      </w:r>
                      <w:r w:rsidRPr="007C50D8">
                        <w:rPr>
                          <w:rFonts w:asciiTheme="majorHAnsi" w:hAnsiTheme="majorHAnsi" w:cstheme="majorHAnsi"/>
                          <w:sz w:val="22"/>
                          <w:szCs w:val="22"/>
                          <w:lang w:val="en-US"/>
                        </w:rPr>
                        <w:t>wire bypass</w:t>
                      </w:r>
                    </w:p>
                  </w:txbxContent>
                </v:textbox>
              </v:shape>
            </w:pict>
          </mc:Fallback>
        </mc:AlternateContent>
      </w:r>
      <w:r w:rsidR="00156BB5">
        <w:rPr>
          <w:noProof/>
        </w:rPr>
        <mc:AlternateContent>
          <mc:Choice Requires="wps">
            <w:drawing>
              <wp:anchor distT="0" distB="0" distL="114300" distR="114300" simplePos="0" relativeHeight="251658247" behindDoc="0" locked="0" layoutInCell="1" allowOverlap="1" wp14:anchorId="734A80F0" wp14:editId="3D84EB43">
                <wp:simplePos x="0" y="0"/>
                <wp:positionH relativeFrom="column">
                  <wp:posOffset>1257300</wp:posOffset>
                </wp:positionH>
                <wp:positionV relativeFrom="paragraph">
                  <wp:posOffset>-32385</wp:posOffset>
                </wp:positionV>
                <wp:extent cx="571500" cy="457200"/>
                <wp:effectExtent l="0" t="0" r="0" b="0"/>
                <wp:wrapNone/>
                <wp:docPr id="1258893205" name="Text Box 6"/>
                <wp:cNvGraphicFramePr/>
                <a:graphic xmlns:a="http://schemas.openxmlformats.org/drawingml/2006/main">
                  <a:graphicData uri="http://schemas.microsoft.com/office/word/2010/wordprocessingShape">
                    <wps:wsp>
                      <wps:cNvSpPr txBox="1"/>
                      <wps:spPr>
                        <a:xfrm>
                          <a:off x="0" y="0"/>
                          <a:ext cx="571500" cy="457200"/>
                        </a:xfrm>
                        <a:prstGeom prst="rect">
                          <a:avLst/>
                        </a:prstGeom>
                        <a:noFill/>
                        <a:ln w="6350">
                          <a:noFill/>
                        </a:ln>
                      </wps:spPr>
                      <wps:txbx>
                        <w:txbxContent>
                          <w:p w14:paraId="6FEC86C1" w14:textId="77777777" w:rsidR="00E72253" w:rsidRPr="005904F3" w:rsidRDefault="00E72253" w:rsidP="00E72253">
                            <w:pPr>
                              <w:rPr>
                                <w:sz w:val="22"/>
                                <w:szCs w:val="22"/>
                                <w:lang w:val="en-US"/>
                              </w:rPr>
                            </w:pPr>
                            <w:r w:rsidRPr="005904F3">
                              <w:rPr>
                                <w:sz w:val="22"/>
                                <w:szCs w:val="22"/>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4A80F0" id="_x0000_s1053" type="#_x0000_t202" style="position:absolute;left:0;text-align:left;margin-left:99pt;margin-top:-2.55pt;width:45pt;height:36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" filled="f" stroked="f" strokeweight=".5pt">
                <v:textbox>
                  <w:txbxContent>
                    <w:p w14:paraId="6FEC86C1" w14:textId="77777777" w:rsidR="00E72253" w:rsidRPr="005904F3" w:rsidRDefault="00E72253" w:rsidP="00E72253">
                      <w:pPr>
                        <w:rPr>
                          <w:sz w:val="22"/>
                          <w:szCs w:val="22"/>
                          <w:lang w:val="en-US"/>
                        </w:rPr>
                      </w:pPr>
                      <w:r w:rsidRPr="005904F3">
                        <w:rPr>
                          <w:sz w:val="22"/>
                          <w:szCs w:val="22"/>
                          <w:lang w:val="en-US"/>
                        </w:rPr>
                        <w:t>(a)</w:t>
                      </w:r>
                    </w:p>
                  </w:txbxContent>
                </v:textbox>
              </v:shape>
            </w:pict>
          </mc:Fallback>
        </mc:AlternateContent>
      </w:r>
    </w:p>
    <w:p w14:paraId="565E3406" w14:textId="5D0119C5" w:rsidR="001E669E" w:rsidRDefault="001E669E" w:rsidP="001E669E">
      <w:pPr>
        <w:rPr>
          <w:sz w:val="22"/>
          <w:szCs w:val="22"/>
        </w:rPr>
      </w:pPr>
    </w:p>
    <w:p w14:paraId="08AEC4C6" w14:textId="683F9104" w:rsidR="007C50D8" w:rsidRDefault="002D1EFF" w:rsidP="001E669E">
      <w:pPr>
        <w:rPr>
          <w:sz w:val="22"/>
          <w:szCs w:val="22"/>
        </w:rPr>
      </w:pPr>
      <w:r>
        <w:rPr>
          <w:noProof/>
        </w:rPr>
        <mc:AlternateContent>
          <mc:Choice Requires="wps">
            <w:drawing>
              <wp:anchor distT="0" distB="0" distL="114300" distR="114300" simplePos="0" relativeHeight="251658252" behindDoc="0" locked="0" layoutInCell="1" allowOverlap="1" wp14:anchorId="23717AE1" wp14:editId="6514C3BB">
                <wp:simplePos x="0" y="0"/>
                <wp:positionH relativeFrom="column">
                  <wp:posOffset>4192905</wp:posOffset>
                </wp:positionH>
                <wp:positionV relativeFrom="paragraph">
                  <wp:posOffset>102870</wp:posOffset>
                </wp:positionV>
                <wp:extent cx="571500" cy="457200"/>
                <wp:effectExtent l="0" t="0" r="0" b="0"/>
                <wp:wrapNone/>
                <wp:docPr id="813272426" name="Text Box 6"/>
                <wp:cNvGraphicFramePr/>
                <a:graphic xmlns:a="http://schemas.openxmlformats.org/drawingml/2006/main">
                  <a:graphicData uri="http://schemas.microsoft.com/office/word/2010/wordprocessingShape">
                    <wps:wsp>
                      <wps:cNvSpPr txBox="1"/>
                      <wps:spPr>
                        <a:xfrm>
                          <a:off x="0" y="0"/>
                          <a:ext cx="571500" cy="457200"/>
                        </a:xfrm>
                        <a:prstGeom prst="rect">
                          <a:avLst/>
                        </a:prstGeom>
                        <a:noFill/>
                        <a:ln w="6350">
                          <a:noFill/>
                        </a:ln>
                      </wps:spPr>
                      <wps:txbx>
                        <w:txbxContent>
                          <w:p w14:paraId="3D678451" w14:textId="0982F8CA" w:rsidR="006B443F" w:rsidRPr="005904F3" w:rsidRDefault="006B443F" w:rsidP="006B443F">
                            <w:pPr>
                              <w:rPr>
                                <w:sz w:val="22"/>
                                <w:szCs w:val="22"/>
                                <w:lang w:val="en-US"/>
                              </w:rPr>
                            </w:pPr>
                            <w:r w:rsidRPr="005904F3">
                              <w:rPr>
                                <w:sz w:val="22"/>
                                <w:szCs w:val="22"/>
                                <w:lang w:val="en-US"/>
                              </w:rPr>
                              <w:t>(</w:t>
                            </w:r>
                            <w:r>
                              <w:rPr>
                                <w:sz w:val="22"/>
                                <w:szCs w:val="22"/>
                                <w:lang w:val="en-US"/>
                              </w:rPr>
                              <w:t>c</w:t>
                            </w:r>
                            <w:r w:rsidRPr="005904F3">
                              <w:rPr>
                                <w:sz w:val="22"/>
                                <w:szCs w:val="22"/>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717AE1" id="_x0000_s1054" type="#_x0000_t202" style="position:absolute;left:0;text-align:left;margin-left:330.15pt;margin-top:8.1pt;width:45pt;height:36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" filled="f" stroked="f" strokeweight=".5pt">
                <v:textbox>
                  <w:txbxContent>
                    <w:p w14:paraId="3D678451" w14:textId="0982F8CA" w:rsidR="006B443F" w:rsidRPr="005904F3" w:rsidRDefault="006B443F" w:rsidP="006B443F">
                      <w:pPr>
                        <w:rPr>
                          <w:sz w:val="22"/>
                          <w:szCs w:val="22"/>
                          <w:lang w:val="en-US"/>
                        </w:rPr>
                      </w:pPr>
                      <w:r w:rsidRPr="005904F3">
                        <w:rPr>
                          <w:sz w:val="22"/>
                          <w:szCs w:val="22"/>
                          <w:lang w:val="en-US"/>
                        </w:rPr>
                        <w:t>(</w:t>
                      </w:r>
                      <w:r>
                        <w:rPr>
                          <w:sz w:val="22"/>
                          <w:szCs w:val="22"/>
                          <w:lang w:val="en-US"/>
                        </w:rPr>
                        <w:t>c</w:t>
                      </w:r>
                      <w:r w:rsidRPr="005904F3">
                        <w:rPr>
                          <w:sz w:val="22"/>
                          <w:szCs w:val="22"/>
                          <w:lang w:val="en-US"/>
                        </w:rPr>
                        <w:t>)</w:t>
                      </w:r>
                    </w:p>
                  </w:txbxContent>
                </v:textbox>
              </v:shape>
            </w:pict>
          </mc:Fallback>
        </mc:AlternateContent>
      </w:r>
      <w:r w:rsidR="007C50D8">
        <w:rPr>
          <w:noProof/>
        </w:rPr>
        <w:drawing>
          <wp:anchor distT="0" distB="0" distL="114300" distR="114300" simplePos="0" relativeHeight="251658265" behindDoc="0" locked="0" layoutInCell="1" allowOverlap="1" wp14:anchorId="278A73C4" wp14:editId="4EF75FEA">
            <wp:simplePos x="0" y="0"/>
            <wp:positionH relativeFrom="column">
              <wp:posOffset>1536700</wp:posOffset>
            </wp:positionH>
            <wp:positionV relativeFrom="paragraph">
              <wp:posOffset>98425</wp:posOffset>
            </wp:positionV>
            <wp:extent cx="2661139" cy="2016527"/>
            <wp:effectExtent l="0" t="0" r="0" b="3175"/>
            <wp:wrapNone/>
            <wp:docPr id="3963493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63648" cy="20184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B5F0AB" w14:textId="46AD2EF1" w:rsidR="001E669E" w:rsidRDefault="001E669E" w:rsidP="001E669E">
      <w:pPr>
        <w:rPr>
          <w:sz w:val="22"/>
          <w:szCs w:val="22"/>
        </w:rPr>
      </w:pPr>
    </w:p>
    <w:p w14:paraId="186AA837" w14:textId="313A2DAC" w:rsidR="001E669E" w:rsidRDefault="001E669E" w:rsidP="001E669E">
      <w:pPr>
        <w:rPr>
          <w:sz w:val="22"/>
          <w:szCs w:val="22"/>
        </w:rPr>
      </w:pPr>
    </w:p>
    <w:p w14:paraId="538FDDC6" w14:textId="107B60DC" w:rsidR="001E669E" w:rsidRDefault="001E669E" w:rsidP="001E669E">
      <w:pPr>
        <w:rPr>
          <w:sz w:val="22"/>
          <w:szCs w:val="22"/>
        </w:rPr>
      </w:pPr>
    </w:p>
    <w:p w14:paraId="6E619040" w14:textId="05EC73B8" w:rsidR="006518AF" w:rsidRDefault="002D1EFF" w:rsidP="00A71701">
      <w:pPr>
        <w:jc w:val="center"/>
        <w:rPr>
          <w:b/>
          <w:bCs/>
          <w:sz w:val="22"/>
          <w:szCs w:val="22"/>
        </w:rPr>
      </w:pPr>
      <w:r w:rsidRPr="00A71701">
        <w:rPr>
          <w:b/>
          <w:bCs/>
          <w:sz w:val="22"/>
          <w:szCs w:val="22"/>
        </w:rPr>
        <w:t xml:space="preserve">Figure 6: </w:t>
      </w:r>
      <w:r w:rsidR="00273686">
        <w:rPr>
          <w:b/>
          <w:bCs/>
          <w:sz w:val="22"/>
          <w:szCs w:val="22"/>
        </w:rPr>
        <w:t>Structural</w:t>
      </w:r>
      <w:r w:rsidR="00A71701" w:rsidRPr="00A71701">
        <w:rPr>
          <w:b/>
          <w:bCs/>
          <w:sz w:val="22"/>
          <w:szCs w:val="22"/>
        </w:rPr>
        <w:t xml:space="preserve"> Camera Mount Components</w:t>
      </w:r>
    </w:p>
    <w:p w14:paraId="7F59818A" w14:textId="77777777" w:rsidR="00A71701" w:rsidRPr="00A71701" w:rsidRDefault="00A71701" w:rsidP="00A71701">
      <w:pPr>
        <w:spacing w:after="0"/>
        <w:jc w:val="center"/>
        <w:rPr>
          <w:b/>
          <w:bCs/>
          <w:sz w:val="22"/>
          <w:szCs w:val="22"/>
        </w:rPr>
      </w:pPr>
    </w:p>
    <w:p w14:paraId="393ED441" w14:textId="1BC37F92" w:rsidR="001B7C72" w:rsidRDefault="00050A16" w:rsidP="2DE80127">
      <w:pPr>
        <w:rPr>
          <w:sz w:val="22"/>
          <w:szCs w:val="22"/>
        </w:rPr>
      </w:pPr>
      <w:r w:rsidRPr="7C324E05">
        <w:rPr>
          <w:sz w:val="22"/>
          <w:szCs w:val="22"/>
        </w:rPr>
        <w:t>The camera mount has a</w:t>
      </w:r>
      <w:r w:rsidR="00327347" w:rsidRPr="7C324E05">
        <w:rPr>
          <w:sz w:val="22"/>
          <w:szCs w:val="22"/>
        </w:rPr>
        <w:t xml:space="preserve"> circular extrusion </w:t>
      </w:r>
      <w:r w:rsidR="007D6FE5" w:rsidRPr="7C324E05">
        <w:rPr>
          <w:sz w:val="22"/>
          <w:szCs w:val="22"/>
        </w:rPr>
        <w:t xml:space="preserve">of </w:t>
      </w:r>
      <w:r w:rsidR="00557CED" w:rsidRPr="7C324E05">
        <w:rPr>
          <w:sz w:val="22"/>
          <w:szCs w:val="22"/>
        </w:rPr>
        <w:t>8mm in diameter</w:t>
      </w:r>
      <w:r w:rsidR="0016361D" w:rsidRPr="7C324E05">
        <w:rPr>
          <w:sz w:val="22"/>
          <w:szCs w:val="22"/>
        </w:rPr>
        <w:t>,</w:t>
      </w:r>
      <w:r w:rsidR="00557CED" w:rsidRPr="7C324E05">
        <w:rPr>
          <w:sz w:val="22"/>
          <w:szCs w:val="22"/>
        </w:rPr>
        <w:t xml:space="preserve"> </w:t>
      </w:r>
      <w:r w:rsidR="00327347" w:rsidRPr="7C324E05">
        <w:rPr>
          <w:sz w:val="22"/>
          <w:szCs w:val="22"/>
        </w:rPr>
        <w:t xml:space="preserve">such that </w:t>
      </w:r>
      <w:r w:rsidR="004938A4" w:rsidRPr="7C324E05">
        <w:rPr>
          <w:sz w:val="22"/>
          <w:szCs w:val="22"/>
        </w:rPr>
        <w:t xml:space="preserve">it can be supported laterally by an additional support shown in </w:t>
      </w:r>
      <w:r w:rsidR="00710D06" w:rsidRPr="7C324E05">
        <w:rPr>
          <w:sz w:val="22"/>
          <w:szCs w:val="22"/>
        </w:rPr>
        <w:t xml:space="preserve">Figure </w:t>
      </w:r>
      <w:r w:rsidR="00A71701">
        <w:rPr>
          <w:sz w:val="22"/>
          <w:szCs w:val="22"/>
        </w:rPr>
        <w:t>6</w:t>
      </w:r>
      <w:r w:rsidR="00710D06" w:rsidRPr="7C324E05">
        <w:rPr>
          <w:sz w:val="22"/>
          <w:szCs w:val="22"/>
        </w:rPr>
        <w:t xml:space="preserve"> (c)</w:t>
      </w:r>
      <w:r w:rsidR="0016361D" w:rsidRPr="7C324E05">
        <w:rPr>
          <w:sz w:val="22"/>
          <w:szCs w:val="22"/>
        </w:rPr>
        <w:t>,</w:t>
      </w:r>
      <w:r w:rsidR="00710D06" w:rsidRPr="7C324E05">
        <w:rPr>
          <w:sz w:val="22"/>
          <w:szCs w:val="22"/>
        </w:rPr>
        <w:t xml:space="preserve"> </w:t>
      </w:r>
      <w:r w:rsidR="000C52F5" w:rsidRPr="7C324E05">
        <w:rPr>
          <w:sz w:val="22"/>
          <w:szCs w:val="22"/>
        </w:rPr>
        <w:t xml:space="preserve">which has </w:t>
      </w:r>
      <w:r w:rsidR="00DB12C9" w:rsidRPr="7C324E05">
        <w:rPr>
          <w:sz w:val="22"/>
          <w:szCs w:val="22"/>
        </w:rPr>
        <w:t xml:space="preserve">a </w:t>
      </w:r>
      <w:r w:rsidR="00557CED" w:rsidRPr="7C324E05">
        <w:rPr>
          <w:sz w:val="22"/>
          <w:szCs w:val="22"/>
        </w:rPr>
        <w:t xml:space="preserve">circular </w:t>
      </w:r>
      <w:r w:rsidR="00C4247E" w:rsidRPr="7C324E05">
        <w:rPr>
          <w:sz w:val="22"/>
          <w:szCs w:val="22"/>
        </w:rPr>
        <w:t xml:space="preserve">diameter </w:t>
      </w:r>
      <w:r w:rsidR="00557CED" w:rsidRPr="7C324E05">
        <w:rPr>
          <w:sz w:val="22"/>
          <w:szCs w:val="22"/>
        </w:rPr>
        <w:t xml:space="preserve">cut of 8.3mm to </w:t>
      </w:r>
      <w:r w:rsidR="00E5571D" w:rsidRPr="7C324E05">
        <w:rPr>
          <w:sz w:val="22"/>
          <w:szCs w:val="22"/>
        </w:rPr>
        <w:t xml:space="preserve">account for the tolerance </w:t>
      </w:r>
      <w:r w:rsidR="007553CC" w:rsidRPr="7C324E05">
        <w:rPr>
          <w:sz w:val="22"/>
          <w:szCs w:val="22"/>
        </w:rPr>
        <w:t>as a result of the 3D print</w:t>
      </w:r>
      <w:r w:rsidR="00AA243C" w:rsidRPr="7C324E05">
        <w:rPr>
          <w:sz w:val="22"/>
          <w:szCs w:val="22"/>
        </w:rPr>
        <w:t xml:space="preserve"> (refer to Appendix B for engineering drawings)</w:t>
      </w:r>
      <w:r w:rsidR="007553CC" w:rsidRPr="7C324E05">
        <w:rPr>
          <w:sz w:val="22"/>
          <w:szCs w:val="22"/>
        </w:rPr>
        <w:t xml:space="preserve">. </w:t>
      </w:r>
      <w:r w:rsidR="00CF3CD2" w:rsidRPr="7C324E05">
        <w:rPr>
          <w:sz w:val="22"/>
          <w:szCs w:val="22"/>
        </w:rPr>
        <w:t xml:space="preserve">This </w:t>
      </w:r>
      <w:r w:rsidR="00DF7935" w:rsidRPr="7C324E05">
        <w:rPr>
          <w:sz w:val="22"/>
          <w:szCs w:val="22"/>
        </w:rPr>
        <w:t xml:space="preserve">ensures </w:t>
      </w:r>
      <w:r w:rsidR="00970080" w:rsidRPr="7C324E05">
        <w:rPr>
          <w:sz w:val="22"/>
          <w:szCs w:val="22"/>
        </w:rPr>
        <w:t>that the stress acting on the servo is reduced</w:t>
      </w:r>
      <w:r w:rsidR="0016361D" w:rsidRPr="7C324E05">
        <w:rPr>
          <w:sz w:val="22"/>
          <w:szCs w:val="22"/>
        </w:rPr>
        <w:t>, especially during launch vibrations,</w:t>
      </w:r>
      <w:r w:rsidR="00FB443B" w:rsidRPr="7C324E05">
        <w:rPr>
          <w:sz w:val="22"/>
          <w:szCs w:val="22"/>
        </w:rPr>
        <w:t xml:space="preserve"> and </w:t>
      </w:r>
      <w:r w:rsidR="00A1046D" w:rsidRPr="7C324E05">
        <w:rPr>
          <w:sz w:val="22"/>
          <w:szCs w:val="22"/>
        </w:rPr>
        <w:t>that the mechanism remains functional after this phase of the mission.</w:t>
      </w:r>
    </w:p>
    <w:p w14:paraId="51849C24" w14:textId="77777777" w:rsidR="00A71701" w:rsidRPr="007C50D8" w:rsidRDefault="00A71701" w:rsidP="00A71701">
      <w:pPr>
        <w:spacing w:after="0"/>
        <w:rPr>
          <w:sz w:val="22"/>
          <w:szCs w:val="22"/>
        </w:rPr>
      </w:pPr>
    </w:p>
    <w:p w14:paraId="7A6ED1BA" w14:textId="77CAAC49" w:rsidR="00FF7A68" w:rsidRPr="007C50D8" w:rsidRDefault="00FF7A68" w:rsidP="007C50D8">
      <w:pPr>
        <w:jc w:val="center"/>
        <w:rPr>
          <w:b/>
          <w:sz w:val="22"/>
          <w:szCs w:val="22"/>
        </w:rPr>
      </w:pPr>
      <w:r w:rsidRPr="7C324E05">
        <w:rPr>
          <w:b/>
          <w:sz w:val="22"/>
          <w:szCs w:val="22"/>
        </w:rPr>
        <w:t xml:space="preserve">Table </w:t>
      </w:r>
      <w:r w:rsidR="007C50D8" w:rsidRPr="7C324E05">
        <w:rPr>
          <w:b/>
          <w:sz w:val="22"/>
          <w:szCs w:val="22"/>
        </w:rPr>
        <w:t>6</w:t>
      </w:r>
      <w:r w:rsidRPr="7C324E05">
        <w:rPr>
          <w:b/>
          <w:sz w:val="22"/>
          <w:szCs w:val="22"/>
        </w:rPr>
        <w:t xml:space="preserve">: </w:t>
      </w:r>
      <w:r w:rsidR="683C9377" w:rsidRPr="7C324E05">
        <w:rPr>
          <w:b/>
          <w:sz w:val="22"/>
          <w:szCs w:val="22"/>
        </w:rPr>
        <w:t>S</w:t>
      </w:r>
      <w:r w:rsidR="00176425" w:rsidRPr="7C324E05">
        <w:rPr>
          <w:b/>
          <w:sz w:val="22"/>
          <w:szCs w:val="22"/>
        </w:rPr>
        <w:t xml:space="preserve">crew </w:t>
      </w:r>
      <w:r w:rsidR="4830C462" w:rsidRPr="7C324E05">
        <w:rPr>
          <w:b/>
          <w:sz w:val="22"/>
          <w:szCs w:val="22"/>
        </w:rPr>
        <w:t>D</w:t>
      </w:r>
      <w:r w:rsidR="00176425" w:rsidRPr="7C324E05">
        <w:rPr>
          <w:b/>
          <w:sz w:val="22"/>
          <w:szCs w:val="22"/>
        </w:rPr>
        <w:t xml:space="preserve">imensions for </w:t>
      </w:r>
      <w:r w:rsidR="07FFA93E" w:rsidRPr="7C324E05">
        <w:rPr>
          <w:b/>
          <w:sz w:val="22"/>
          <w:szCs w:val="22"/>
        </w:rPr>
        <w:t>C</w:t>
      </w:r>
      <w:r w:rsidR="00176425" w:rsidRPr="7C324E05">
        <w:rPr>
          <w:b/>
          <w:sz w:val="22"/>
          <w:szCs w:val="22"/>
        </w:rPr>
        <w:t xml:space="preserve">amera </w:t>
      </w:r>
      <w:r w:rsidR="3A5F43FB" w:rsidRPr="7C324E05">
        <w:rPr>
          <w:b/>
          <w:sz w:val="22"/>
          <w:szCs w:val="22"/>
        </w:rPr>
        <w:t>S</w:t>
      </w:r>
      <w:r w:rsidR="003015D8" w:rsidRPr="7C324E05">
        <w:rPr>
          <w:b/>
          <w:sz w:val="22"/>
          <w:szCs w:val="22"/>
        </w:rPr>
        <w:t>upports</w:t>
      </w:r>
    </w:p>
    <w:tbl>
      <w:tblPr>
        <w:tblStyle w:val="TableGrid"/>
        <w:tblW w:w="0" w:type="auto"/>
        <w:tblLook w:val="04A0" w:firstRow="1" w:lastRow="0" w:firstColumn="1" w:lastColumn="0" w:noHBand="0" w:noVBand="1"/>
      </w:tblPr>
      <w:tblGrid>
        <w:gridCol w:w="2254"/>
        <w:gridCol w:w="2255"/>
        <w:gridCol w:w="2255"/>
        <w:gridCol w:w="2255"/>
      </w:tblGrid>
      <w:tr w:rsidR="00331795" w14:paraId="51DA6A53" w14:textId="77777777" w:rsidTr="00331795">
        <w:tc>
          <w:tcPr>
            <w:tcW w:w="2254" w:type="dxa"/>
          </w:tcPr>
          <w:p w14:paraId="2C32E7E3" w14:textId="6F6F2C8A" w:rsidR="00331795" w:rsidRPr="00324968" w:rsidRDefault="00DE1B0B" w:rsidP="2DE80127">
            <w:pPr>
              <w:rPr>
                <w:b/>
                <w:sz w:val="22"/>
                <w:szCs w:val="22"/>
              </w:rPr>
            </w:pPr>
            <w:r w:rsidRPr="7C324E05">
              <w:rPr>
                <w:b/>
                <w:sz w:val="22"/>
                <w:szCs w:val="22"/>
              </w:rPr>
              <w:t>Self-tapping screws</w:t>
            </w:r>
          </w:p>
        </w:tc>
        <w:tc>
          <w:tcPr>
            <w:tcW w:w="2255" w:type="dxa"/>
          </w:tcPr>
          <w:p w14:paraId="37F6C961" w14:textId="185906E1" w:rsidR="00331795" w:rsidRPr="00A71701" w:rsidRDefault="00977592" w:rsidP="2DE80127">
            <w:pPr>
              <w:rPr>
                <w:b/>
                <w:bCs/>
                <w:sz w:val="22"/>
                <w:szCs w:val="22"/>
              </w:rPr>
            </w:pPr>
            <w:r w:rsidRPr="00A71701">
              <w:rPr>
                <w:b/>
                <w:bCs/>
                <w:sz w:val="22"/>
                <w:szCs w:val="22"/>
              </w:rPr>
              <w:t>Camera mount</w:t>
            </w:r>
          </w:p>
        </w:tc>
        <w:tc>
          <w:tcPr>
            <w:tcW w:w="2255" w:type="dxa"/>
          </w:tcPr>
          <w:p w14:paraId="119866E2" w14:textId="7907A42F" w:rsidR="00331795" w:rsidRPr="00A71701" w:rsidRDefault="00977592" w:rsidP="2DE80127">
            <w:pPr>
              <w:rPr>
                <w:b/>
                <w:bCs/>
                <w:sz w:val="22"/>
                <w:szCs w:val="22"/>
              </w:rPr>
            </w:pPr>
            <w:r w:rsidRPr="00A71701">
              <w:rPr>
                <w:b/>
                <w:bCs/>
                <w:sz w:val="22"/>
                <w:szCs w:val="22"/>
              </w:rPr>
              <w:t>Servo mount</w:t>
            </w:r>
          </w:p>
        </w:tc>
        <w:tc>
          <w:tcPr>
            <w:tcW w:w="2255" w:type="dxa"/>
          </w:tcPr>
          <w:p w14:paraId="1EAF9B02" w14:textId="1F093A07" w:rsidR="00331795" w:rsidRPr="00A71701" w:rsidRDefault="001E0010" w:rsidP="2DE80127">
            <w:pPr>
              <w:rPr>
                <w:b/>
                <w:bCs/>
                <w:sz w:val="22"/>
                <w:szCs w:val="22"/>
              </w:rPr>
            </w:pPr>
            <w:r w:rsidRPr="00A71701">
              <w:rPr>
                <w:b/>
                <w:bCs/>
                <w:sz w:val="22"/>
                <w:szCs w:val="22"/>
              </w:rPr>
              <w:t>Roll support bra.</w:t>
            </w:r>
          </w:p>
        </w:tc>
      </w:tr>
      <w:tr w:rsidR="00331795" w14:paraId="60941446" w14:textId="77777777" w:rsidTr="00331795">
        <w:tc>
          <w:tcPr>
            <w:tcW w:w="2254" w:type="dxa"/>
          </w:tcPr>
          <w:p w14:paraId="432DE0BF" w14:textId="435FF686" w:rsidR="00331795" w:rsidRPr="00324968" w:rsidRDefault="001E0010" w:rsidP="2DE80127">
            <w:pPr>
              <w:rPr>
                <w:sz w:val="22"/>
                <w:szCs w:val="22"/>
              </w:rPr>
            </w:pPr>
            <w:r w:rsidRPr="7C324E05">
              <w:rPr>
                <w:sz w:val="22"/>
                <w:szCs w:val="22"/>
              </w:rPr>
              <w:t>M2</w:t>
            </w:r>
            <w:r w:rsidR="00176425" w:rsidRPr="7C324E05">
              <w:rPr>
                <w:sz w:val="22"/>
                <w:szCs w:val="22"/>
              </w:rPr>
              <w:t xml:space="preserve"> x 8mm</w:t>
            </w:r>
          </w:p>
        </w:tc>
        <w:tc>
          <w:tcPr>
            <w:tcW w:w="2255" w:type="dxa"/>
          </w:tcPr>
          <w:p w14:paraId="5213DD1F" w14:textId="3C6BD91B" w:rsidR="00331795" w:rsidRPr="00324968" w:rsidRDefault="001E0010" w:rsidP="2DE80127">
            <w:pPr>
              <w:rPr>
                <w:sz w:val="22"/>
                <w:szCs w:val="22"/>
              </w:rPr>
            </w:pPr>
            <w:r w:rsidRPr="7C324E05">
              <w:rPr>
                <w:sz w:val="22"/>
                <w:szCs w:val="22"/>
              </w:rPr>
              <w:t>5</w:t>
            </w:r>
          </w:p>
        </w:tc>
        <w:tc>
          <w:tcPr>
            <w:tcW w:w="2255" w:type="dxa"/>
          </w:tcPr>
          <w:p w14:paraId="5F16D104" w14:textId="6C1338BB" w:rsidR="00331795" w:rsidRPr="00324968" w:rsidRDefault="00F3018F" w:rsidP="2DE80127">
            <w:pPr>
              <w:rPr>
                <w:sz w:val="22"/>
                <w:szCs w:val="22"/>
              </w:rPr>
            </w:pPr>
            <w:r w:rsidRPr="7C324E05">
              <w:rPr>
                <w:sz w:val="22"/>
                <w:szCs w:val="22"/>
              </w:rPr>
              <w:t>2</w:t>
            </w:r>
          </w:p>
        </w:tc>
        <w:tc>
          <w:tcPr>
            <w:tcW w:w="2255" w:type="dxa"/>
          </w:tcPr>
          <w:p w14:paraId="095D6FBB" w14:textId="38744EC7" w:rsidR="00331795" w:rsidRPr="00324968" w:rsidRDefault="00F3018F" w:rsidP="2DE80127">
            <w:pPr>
              <w:rPr>
                <w:sz w:val="22"/>
                <w:szCs w:val="22"/>
              </w:rPr>
            </w:pPr>
            <w:r w:rsidRPr="7C324E05">
              <w:rPr>
                <w:sz w:val="22"/>
                <w:szCs w:val="22"/>
              </w:rPr>
              <w:t>0</w:t>
            </w:r>
          </w:p>
        </w:tc>
      </w:tr>
      <w:tr w:rsidR="00331795" w14:paraId="49D80ADA" w14:textId="77777777" w:rsidTr="00331795">
        <w:tc>
          <w:tcPr>
            <w:tcW w:w="2254" w:type="dxa"/>
          </w:tcPr>
          <w:p w14:paraId="2BDABC3D" w14:textId="46A2AB26" w:rsidR="00331795" w:rsidRPr="00324968" w:rsidRDefault="001E0010" w:rsidP="2DE80127">
            <w:pPr>
              <w:rPr>
                <w:sz w:val="22"/>
                <w:szCs w:val="22"/>
              </w:rPr>
            </w:pPr>
            <w:r w:rsidRPr="7C324E05">
              <w:rPr>
                <w:sz w:val="22"/>
                <w:szCs w:val="22"/>
              </w:rPr>
              <w:t>M3</w:t>
            </w:r>
            <w:r w:rsidR="000B484F" w:rsidRPr="7C324E05">
              <w:rPr>
                <w:sz w:val="22"/>
                <w:szCs w:val="22"/>
              </w:rPr>
              <w:t xml:space="preserve"> x</w:t>
            </w:r>
            <w:r w:rsidR="000D631F" w:rsidRPr="7C324E05">
              <w:rPr>
                <w:sz w:val="22"/>
                <w:szCs w:val="22"/>
              </w:rPr>
              <w:t xml:space="preserve"> 8mm</w:t>
            </w:r>
          </w:p>
        </w:tc>
        <w:tc>
          <w:tcPr>
            <w:tcW w:w="2255" w:type="dxa"/>
          </w:tcPr>
          <w:p w14:paraId="01743ED7" w14:textId="718441C2" w:rsidR="00331795" w:rsidRPr="00324968" w:rsidRDefault="00864A59" w:rsidP="2DE80127">
            <w:pPr>
              <w:rPr>
                <w:sz w:val="22"/>
                <w:szCs w:val="22"/>
              </w:rPr>
            </w:pPr>
            <w:r w:rsidRPr="7C324E05">
              <w:rPr>
                <w:sz w:val="22"/>
                <w:szCs w:val="22"/>
              </w:rPr>
              <w:t>0</w:t>
            </w:r>
          </w:p>
        </w:tc>
        <w:tc>
          <w:tcPr>
            <w:tcW w:w="2255" w:type="dxa"/>
          </w:tcPr>
          <w:p w14:paraId="639B66F1" w14:textId="15374DF1" w:rsidR="00331795" w:rsidRPr="00324968" w:rsidRDefault="00966564" w:rsidP="2DE80127">
            <w:pPr>
              <w:rPr>
                <w:sz w:val="22"/>
                <w:szCs w:val="22"/>
              </w:rPr>
            </w:pPr>
            <w:r w:rsidRPr="7C324E05">
              <w:rPr>
                <w:sz w:val="22"/>
                <w:szCs w:val="22"/>
              </w:rPr>
              <w:t>3</w:t>
            </w:r>
          </w:p>
        </w:tc>
        <w:tc>
          <w:tcPr>
            <w:tcW w:w="2255" w:type="dxa"/>
          </w:tcPr>
          <w:p w14:paraId="5BC9052A" w14:textId="7BC835FD" w:rsidR="00331795" w:rsidRPr="00324968" w:rsidRDefault="00966564" w:rsidP="2DE80127">
            <w:pPr>
              <w:rPr>
                <w:sz w:val="22"/>
                <w:szCs w:val="22"/>
              </w:rPr>
            </w:pPr>
            <w:r w:rsidRPr="7C324E05">
              <w:rPr>
                <w:sz w:val="22"/>
                <w:szCs w:val="22"/>
              </w:rPr>
              <w:t>2</w:t>
            </w:r>
          </w:p>
        </w:tc>
      </w:tr>
    </w:tbl>
    <w:p w14:paraId="6F0E428D" w14:textId="08F287F3" w:rsidR="002B3CB6" w:rsidRDefault="002B3CB6" w:rsidP="2DE80127">
      <w:pPr>
        <w:rPr>
          <w:sz w:val="22"/>
          <w:szCs w:val="22"/>
        </w:rPr>
      </w:pPr>
    </w:p>
    <w:p w14:paraId="6CA23383" w14:textId="1DB9D7E6" w:rsidR="00324968" w:rsidRDefault="00573E5F" w:rsidP="2DE80127">
      <w:pPr>
        <w:rPr>
          <w:sz w:val="22"/>
          <w:szCs w:val="22"/>
        </w:rPr>
      </w:pPr>
      <w:r w:rsidRPr="7C324E05">
        <w:rPr>
          <w:sz w:val="22"/>
          <w:szCs w:val="22"/>
        </w:rPr>
        <w:t xml:space="preserve">In parallel </w:t>
      </w:r>
      <w:r w:rsidR="00253945" w:rsidRPr="7C324E05">
        <w:rPr>
          <w:sz w:val="22"/>
          <w:szCs w:val="22"/>
        </w:rPr>
        <w:t>with</w:t>
      </w:r>
      <w:r w:rsidRPr="7C324E05">
        <w:rPr>
          <w:sz w:val="22"/>
          <w:szCs w:val="22"/>
        </w:rPr>
        <w:t xml:space="preserve"> using</w:t>
      </w:r>
      <w:r w:rsidR="00FF7A68" w:rsidRPr="7C324E05">
        <w:rPr>
          <w:sz w:val="22"/>
          <w:szCs w:val="22"/>
        </w:rPr>
        <w:t xml:space="preserve"> self-tapping screws, b</w:t>
      </w:r>
      <w:r w:rsidR="00864A59" w:rsidRPr="7C324E05">
        <w:rPr>
          <w:sz w:val="22"/>
          <w:szCs w:val="22"/>
        </w:rPr>
        <w:t>oth the camera mount and roll support bracket cavity inserts will be superglued to the chassis cavities, the geometry of which is chosen to maximise the surface area</w:t>
      </w:r>
      <w:r w:rsidR="00443ADB" w:rsidRPr="7C324E05">
        <w:rPr>
          <w:sz w:val="22"/>
          <w:szCs w:val="22"/>
        </w:rPr>
        <w:t xml:space="preserve"> </w:t>
      </w:r>
      <w:r w:rsidR="00253945" w:rsidRPr="7C324E05">
        <w:rPr>
          <w:sz w:val="22"/>
          <w:szCs w:val="22"/>
        </w:rPr>
        <w:t>for glue application and hence a stronger overall bond between the</w:t>
      </w:r>
      <w:r w:rsidR="00443ADB" w:rsidRPr="7C324E05">
        <w:rPr>
          <w:sz w:val="22"/>
          <w:szCs w:val="22"/>
        </w:rPr>
        <w:t xml:space="preserve"> structural components and the chassis.</w:t>
      </w:r>
    </w:p>
    <w:p w14:paraId="668DBE40" w14:textId="77777777" w:rsidR="00324968" w:rsidRDefault="56BEAB69" w:rsidP="2DE80127">
      <w:pPr>
        <w:rPr>
          <w:sz w:val="22"/>
          <w:szCs w:val="22"/>
        </w:rPr>
      </w:pPr>
      <w:r>
        <w:rPr>
          <w:noProof/>
        </w:rPr>
        <w:drawing>
          <wp:anchor distT="0" distB="0" distL="114300" distR="114300" simplePos="0" relativeHeight="251658243" behindDoc="0" locked="0" layoutInCell="1" allowOverlap="1" wp14:anchorId="11BAA385" wp14:editId="18B13B45">
            <wp:simplePos x="0" y="0"/>
            <wp:positionH relativeFrom="column">
              <wp:posOffset>46355</wp:posOffset>
            </wp:positionH>
            <wp:positionV relativeFrom="paragraph">
              <wp:posOffset>105410</wp:posOffset>
            </wp:positionV>
            <wp:extent cx="5640329" cy="2352675"/>
            <wp:effectExtent l="0" t="0" r="0" b="0"/>
            <wp:wrapNone/>
            <wp:docPr id="190126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49411" cy="23564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A34712" w14:textId="77777777" w:rsidR="00324968" w:rsidRDefault="00324968" w:rsidP="2DE80127">
      <w:pPr>
        <w:rPr>
          <w:sz w:val="22"/>
          <w:szCs w:val="22"/>
        </w:rPr>
      </w:pPr>
    </w:p>
    <w:p w14:paraId="37ABF65F" w14:textId="77777777" w:rsidR="007C50D8" w:rsidRPr="007C50D8" w:rsidRDefault="007C50D8" w:rsidP="2DE80127">
      <w:pPr>
        <w:rPr>
          <w:sz w:val="22"/>
          <w:szCs w:val="22"/>
        </w:rPr>
      </w:pPr>
    </w:p>
    <w:p w14:paraId="0E6B096E" w14:textId="2ED2432E" w:rsidR="006518AF" w:rsidRDefault="006518AF" w:rsidP="2DE80127">
      <w:pPr>
        <w:rPr>
          <w:sz w:val="22"/>
          <w:szCs w:val="22"/>
        </w:rPr>
      </w:pPr>
    </w:p>
    <w:p w14:paraId="5835A04C" w14:textId="3CD38F09" w:rsidR="006518AF" w:rsidRDefault="006518AF" w:rsidP="2DE80127">
      <w:pPr>
        <w:rPr>
          <w:sz w:val="22"/>
          <w:szCs w:val="22"/>
        </w:rPr>
      </w:pPr>
    </w:p>
    <w:p w14:paraId="48A74EBF" w14:textId="63C564AA" w:rsidR="006518AF" w:rsidRDefault="006518AF" w:rsidP="2DE80127">
      <w:pPr>
        <w:rPr>
          <w:sz w:val="22"/>
          <w:szCs w:val="22"/>
        </w:rPr>
      </w:pPr>
    </w:p>
    <w:p w14:paraId="631D1518" w14:textId="0092BA5E" w:rsidR="006518AF" w:rsidRDefault="006518AF" w:rsidP="2DE80127">
      <w:pPr>
        <w:rPr>
          <w:sz w:val="22"/>
          <w:szCs w:val="22"/>
        </w:rPr>
      </w:pPr>
    </w:p>
    <w:p w14:paraId="3B62C3FC" w14:textId="47AD0D19" w:rsidR="006518AF" w:rsidRDefault="006518AF" w:rsidP="2DE80127">
      <w:pPr>
        <w:rPr>
          <w:sz w:val="22"/>
          <w:szCs w:val="22"/>
        </w:rPr>
      </w:pPr>
    </w:p>
    <w:p w14:paraId="20A9A48A" w14:textId="77777777" w:rsidR="00A71701" w:rsidRDefault="00A71701" w:rsidP="2DE80127">
      <w:pPr>
        <w:rPr>
          <w:sz w:val="22"/>
          <w:szCs w:val="22"/>
        </w:rPr>
      </w:pPr>
    </w:p>
    <w:p w14:paraId="03B13549" w14:textId="0D290524" w:rsidR="006518AF" w:rsidRDefault="00CE55F7" w:rsidP="00A71701">
      <w:pPr>
        <w:jc w:val="center"/>
        <w:rPr>
          <w:sz w:val="22"/>
          <w:szCs w:val="22"/>
        </w:rPr>
      </w:pPr>
      <w:r w:rsidRPr="7C324E05">
        <w:rPr>
          <w:b/>
          <w:sz w:val="22"/>
          <w:szCs w:val="22"/>
        </w:rPr>
        <w:t xml:space="preserve">Figure </w:t>
      </w:r>
      <w:r w:rsidR="28169167" w:rsidRPr="56BEAB69">
        <w:rPr>
          <w:b/>
          <w:bCs/>
          <w:sz w:val="22"/>
          <w:szCs w:val="22"/>
        </w:rPr>
        <w:t>7</w:t>
      </w:r>
      <w:r w:rsidRPr="7C324E05">
        <w:rPr>
          <w:b/>
          <w:sz w:val="22"/>
          <w:szCs w:val="22"/>
        </w:rPr>
        <w:t xml:space="preserve">: </w:t>
      </w:r>
      <w:r w:rsidR="007C50D8" w:rsidRPr="7C324E05">
        <w:rPr>
          <w:b/>
          <w:sz w:val="22"/>
          <w:szCs w:val="22"/>
        </w:rPr>
        <w:t>C</w:t>
      </w:r>
      <w:r w:rsidRPr="7C324E05">
        <w:rPr>
          <w:b/>
          <w:sz w:val="22"/>
          <w:szCs w:val="22"/>
        </w:rPr>
        <w:t xml:space="preserve">hassis cavities </w:t>
      </w:r>
      <w:r w:rsidR="00BB391E" w:rsidRPr="7C324E05">
        <w:rPr>
          <w:b/>
          <w:sz w:val="22"/>
          <w:szCs w:val="22"/>
        </w:rPr>
        <w:t>as interfaces for the camera pitch mechanism</w:t>
      </w:r>
      <w:r w:rsidR="00BB391E" w:rsidRPr="7C324E05">
        <w:rPr>
          <w:sz w:val="22"/>
          <w:szCs w:val="22"/>
        </w:rPr>
        <w:t>.</w:t>
      </w:r>
    </w:p>
    <w:p w14:paraId="37D1F83E" w14:textId="5212479C" w:rsidR="006518AF" w:rsidRDefault="006518AF" w:rsidP="2DE80127">
      <w:pPr>
        <w:rPr>
          <w:sz w:val="22"/>
          <w:szCs w:val="22"/>
        </w:rPr>
      </w:pPr>
    </w:p>
    <w:p w14:paraId="4F15C549" w14:textId="09178BB6" w:rsidR="006518AF" w:rsidRPr="007C50D8" w:rsidRDefault="00A10926" w:rsidP="2DE80127">
      <w:pPr>
        <w:rPr>
          <w:sz w:val="22"/>
          <w:szCs w:val="22"/>
        </w:rPr>
      </w:pPr>
      <w:r w:rsidRPr="7C324E05">
        <w:rPr>
          <w:sz w:val="22"/>
          <w:szCs w:val="22"/>
        </w:rPr>
        <w:t xml:space="preserve">Prototypes to test the screw holes </w:t>
      </w:r>
      <w:r w:rsidR="00C61B94" w:rsidRPr="7C324E05">
        <w:rPr>
          <w:sz w:val="22"/>
          <w:szCs w:val="22"/>
        </w:rPr>
        <w:t>for</w:t>
      </w:r>
      <w:r w:rsidRPr="7C324E05">
        <w:rPr>
          <w:sz w:val="22"/>
          <w:szCs w:val="22"/>
        </w:rPr>
        <w:t xml:space="preserve"> the </w:t>
      </w:r>
      <w:r w:rsidR="00270820" w:rsidRPr="7C324E05">
        <w:rPr>
          <w:sz w:val="22"/>
          <w:szCs w:val="22"/>
        </w:rPr>
        <w:t>self-tapping</w:t>
      </w:r>
      <w:r w:rsidRPr="7C324E05">
        <w:rPr>
          <w:sz w:val="22"/>
          <w:szCs w:val="22"/>
        </w:rPr>
        <w:t xml:space="preserve"> screws and the </w:t>
      </w:r>
      <w:r w:rsidR="00270820" w:rsidRPr="7C324E05">
        <w:rPr>
          <w:sz w:val="22"/>
          <w:szCs w:val="22"/>
        </w:rPr>
        <w:t xml:space="preserve">tolerance between the sides of the servo mount and the MG92B were </w:t>
      </w:r>
      <w:r w:rsidR="0016361D" w:rsidRPr="7C324E05">
        <w:rPr>
          <w:sz w:val="22"/>
          <w:szCs w:val="22"/>
        </w:rPr>
        <w:t>3D-printed in polylactic acid (PLA) to verify the applied tolerances</w:t>
      </w:r>
      <w:r w:rsidR="00270820" w:rsidRPr="7C324E05">
        <w:rPr>
          <w:sz w:val="22"/>
          <w:szCs w:val="22"/>
        </w:rPr>
        <w:t>.</w:t>
      </w:r>
    </w:p>
    <w:p w14:paraId="54C9DF9E" w14:textId="45AE62A9" w:rsidR="00C61B94" w:rsidRDefault="00A71701" w:rsidP="2DE80127">
      <w:pPr>
        <w:rPr>
          <w:sz w:val="22"/>
          <w:szCs w:val="22"/>
        </w:rPr>
      </w:pPr>
      <w:r>
        <w:rPr>
          <w:noProof/>
        </w:rPr>
        <w:drawing>
          <wp:anchor distT="0" distB="0" distL="114300" distR="114300" simplePos="0" relativeHeight="251658249" behindDoc="0" locked="0" layoutInCell="1" allowOverlap="1" wp14:anchorId="44822330" wp14:editId="1B045C3B">
            <wp:simplePos x="0" y="0"/>
            <wp:positionH relativeFrom="column">
              <wp:posOffset>2493645</wp:posOffset>
            </wp:positionH>
            <wp:positionV relativeFrom="paragraph">
              <wp:posOffset>-30480</wp:posOffset>
            </wp:positionV>
            <wp:extent cx="2867025" cy="1573744"/>
            <wp:effectExtent l="0" t="0" r="3175" b="1270"/>
            <wp:wrapNone/>
            <wp:docPr id="1244986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4892" t="12583" r="6136"/>
                    <a:stretch>
                      <a:fillRect/>
                    </a:stretch>
                  </pic:blipFill>
                  <pic:spPr bwMode="auto">
                    <a:xfrm>
                      <a:off x="0" y="0"/>
                      <a:ext cx="2867025" cy="157374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1" behindDoc="0" locked="0" layoutInCell="1" allowOverlap="1" wp14:anchorId="31C1E9F8" wp14:editId="3309F647">
            <wp:simplePos x="0" y="0"/>
            <wp:positionH relativeFrom="column">
              <wp:posOffset>234950</wp:posOffset>
            </wp:positionH>
            <wp:positionV relativeFrom="paragraph">
              <wp:posOffset>-30480</wp:posOffset>
            </wp:positionV>
            <wp:extent cx="1688567" cy="1552575"/>
            <wp:effectExtent l="0" t="0" r="635" b="0"/>
            <wp:wrapNone/>
            <wp:docPr id="14839972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8480" t="11463" r="22936" b="13755"/>
                    <a:stretch>
                      <a:fillRect/>
                    </a:stretch>
                  </pic:blipFill>
                  <pic:spPr bwMode="auto">
                    <a:xfrm>
                      <a:off x="0" y="0"/>
                      <a:ext cx="1688567" cy="1552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F80747" w14:textId="200A4965" w:rsidR="00C61B94" w:rsidRDefault="00C61B94" w:rsidP="2DE80127">
      <w:pPr>
        <w:rPr>
          <w:sz w:val="22"/>
          <w:szCs w:val="22"/>
        </w:rPr>
      </w:pPr>
    </w:p>
    <w:p w14:paraId="205670F2" w14:textId="66B1B651" w:rsidR="00C84FB2" w:rsidRDefault="00C84FB2" w:rsidP="2DE80127">
      <w:pPr>
        <w:rPr>
          <w:sz w:val="22"/>
          <w:szCs w:val="22"/>
        </w:rPr>
      </w:pPr>
    </w:p>
    <w:p w14:paraId="0C19A172" w14:textId="6B15DA26" w:rsidR="00C84FB2" w:rsidRDefault="00C84FB2" w:rsidP="2DE80127">
      <w:pPr>
        <w:rPr>
          <w:sz w:val="22"/>
          <w:szCs w:val="22"/>
        </w:rPr>
      </w:pPr>
    </w:p>
    <w:p w14:paraId="6C7C0430" w14:textId="5EC4847A" w:rsidR="00C84FB2" w:rsidRDefault="00C84FB2" w:rsidP="2DE80127">
      <w:pPr>
        <w:rPr>
          <w:sz w:val="22"/>
          <w:szCs w:val="22"/>
        </w:rPr>
      </w:pPr>
    </w:p>
    <w:p w14:paraId="24CA47BB" w14:textId="4F90B351" w:rsidR="00C84FB2" w:rsidRDefault="00A71701" w:rsidP="2DE80127">
      <w:pPr>
        <w:rPr>
          <w:sz w:val="22"/>
          <w:szCs w:val="22"/>
        </w:rPr>
      </w:pPr>
      <w:r>
        <w:rPr>
          <w:noProof/>
        </w:rPr>
        <mc:AlternateContent>
          <mc:Choice Requires="wps">
            <w:drawing>
              <wp:anchor distT="0" distB="0" distL="114300" distR="114300" simplePos="0" relativeHeight="251658253" behindDoc="0" locked="0" layoutInCell="1" allowOverlap="1" wp14:anchorId="50047A4E" wp14:editId="204B386C">
                <wp:simplePos x="0" y="0"/>
                <wp:positionH relativeFrom="column">
                  <wp:posOffset>3903345</wp:posOffset>
                </wp:positionH>
                <wp:positionV relativeFrom="paragraph">
                  <wp:posOffset>89535</wp:posOffset>
                </wp:positionV>
                <wp:extent cx="457200" cy="369570"/>
                <wp:effectExtent l="0" t="0" r="0" b="0"/>
                <wp:wrapNone/>
                <wp:docPr id="1916643892" name="Text Box 6"/>
                <wp:cNvGraphicFramePr/>
                <a:graphic xmlns:a="http://schemas.openxmlformats.org/drawingml/2006/main">
                  <a:graphicData uri="http://schemas.microsoft.com/office/word/2010/wordprocessingShape">
                    <wps:wsp>
                      <wps:cNvSpPr txBox="1"/>
                      <wps:spPr>
                        <a:xfrm>
                          <a:off x="0" y="0"/>
                          <a:ext cx="457200" cy="369570"/>
                        </a:xfrm>
                        <a:prstGeom prst="rect">
                          <a:avLst/>
                        </a:prstGeom>
                        <a:noFill/>
                        <a:ln w="6350">
                          <a:noFill/>
                        </a:ln>
                      </wps:spPr>
                      <wps:txbx>
                        <w:txbxContent>
                          <w:p w14:paraId="7EDFA105" w14:textId="018BAB46" w:rsidR="009D6222" w:rsidRPr="005904F3" w:rsidRDefault="009D6222" w:rsidP="009D6222">
                            <w:pPr>
                              <w:rPr>
                                <w:sz w:val="22"/>
                                <w:szCs w:val="22"/>
                                <w:lang w:val="en-US"/>
                              </w:rPr>
                            </w:pPr>
                            <w:r w:rsidRPr="005904F3">
                              <w:rPr>
                                <w:sz w:val="22"/>
                                <w:szCs w:val="22"/>
                                <w:lang w:val="en-US"/>
                              </w:rPr>
                              <w:t>(</w:t>
                            </w:r>
                            <w:r>
                              <w:rPr>
                                <w:sz w:val="22"/>
                                <w:szCs w:val="22"/>
                                <w:lang w:val="en-US"/>
                              </w:rPr>
                              <w:t>b</w:t>
                            </w:r>
                            <w:r w:rsidRPr="005904F3">
                              <w:rPr>
                                <w:sz w:val="22"/>
                                <w:szCs w:val="22"/>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47A4E" id="_x0000_s1055" type="#_x0000_t202" style="position:absolute;left:0;text-align:left;margin-left:307.35pt;margin-top:7.05pt;width:36pt;height:29.1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" filled="f" stroked="f" strokeweight=".5pt">
                <v:textbox>
                  <w:txbxContent>
                    <w:p w14:paraId="7EDFA105" w14:textId="018BAB46" w:rsidR="009D6222" w:rsidRPr="005904F3" w:rsidRDefault="009D6222" w:rsidP="009D6222">
                      <w:pPr>
                        <w:rPr>
                          <w:sz w:val="22"/>
                          <w:szCs w:val="22"/>
                          <w:lang w:val="en-US"/>
                        </w:rPr>
                      </w:pPr>
                      <w:r w:rsidRPr="005904F3">
                        <w:rPr>
                          <w:sz w:val="22"/>
                          <w:szCs w:val="22"/>
                          <w:lang w:val="en-US"/>
                        </w:rPr>
                        <w:t>(</w:t>
                      </w:r>
                      <w:r>
                        <w:rPr>
                          <w:sz w:val="22"/>
                          <w:szCs w:val="22"/>
                          <w:lang w:val="en-US"/>
                        </w:rPr>
                        <w:t>b</w:t>
                      </w:r>
                      <w:r w:rsidRPr="005904F3">
                        <w:rPr>
                          <w:sz w:val="22"/>
                          <w:szCs w:val="22"/>
                          <w:lang w:val="en-US"/>
                        </w:rPr>
                        <w:t>)</w:t>
                      </w:r>
                    </w:p>
                  </w:txbxContent>
                </v:textbox>
              </v:shape>
            </w:pict>
          </mc:Fallback>
        </mc:AlternateContent>
      </w:r>
      <w:r>
        <w:rPr>
          <w:noProof/>
        </w:rPr>
        <mc:AlternateContent>
          <mc:Choice Requires="wps">
            <w:drawing>
              <wp:anchor distT="0" distB="0" distL="114300" distR="114300" simplePos="0" relativeHeight="251658254" behindDoc="0" locked="0" layoutInCell="1" allowOverlap="1" wp14:anchorId="36A428C3" wp14:editId="182EF035">
                <wp:simplePos x="0" y="0"/>
                <wp:positionH relativeFrom="column">
                  <wp:posOffset>876300</wp:posOffset>
                </wp:positionH>
                <wp:positionV relativeFrom="paragraph">
                  <wp:posOffset>92710</wp:posOffset>
                </wp:positionV>
                <wp:extent cx="571500" cy="457200"/>
                <wp:effectExtent l="0" t="0" r="0" b="0"/>
                <wp:wrapNone/>
                <wp:docPr id="236475792" name="Text Box 6"/>
                <wp:cNvGraphicFramePr/>
                <a:graphic xmlns:a="http://schemas.openxmlformats.org/drawingml/2006/main">
                  <a:graphicData uri="http://schemas.microsoft.com/office/word/2010/wordprocessingShape">
                    <wps:wsp>
                      <wps:cNvSpPr txBox="1"/>
                      <wps:spPr>
                        <a:xfrm>
                          <a:off x="0" y="0"/>
                          <a:ext cx="571500" cy="457200"/>
                        </a:xfrm>
                        <a:prstGeom prst="rect">
                          <a:avLst/>
                        </a:prstGeom>
                        <a:noFill/>
                        <a:ln w="6350">
                          <a:noFill/>
                        </a:ln>
                      </wps:spPr>
                      <wps:txbx>
                        <w:txbxContent>
                          <w:p w14:paraId="1BF2B942" w14:textId="77777777" w:rsidR="009D6222" w:rsidRPr="005904F3" w:rsidRDefault="009D6222" w:rsidP="009D6222">
                            <w:pPr>
                              <w:rPr>
                                <w:sz w:val="22"/>
                                <w:szCs w:val="22"/>
                                <w:lang w:val="en-US"/>
                              </w:rPr>
                            </w:pPr>
                            <w:r w:rsidRPr="005904F3">
                              <w:rPr>
                                <w:sz w:val="22"/>
                                <w:szCs w:val="22"/>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A428C3" id="_x0000_s1056" type="#_x0000_t202" style="position:absolute;left:0;text-align:left;margin-left:69pt;margin-top:7.3pt;width:45pt;height:36pt;z-index:2516582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" filled="f" stroked="f" strokeweight=".5pt">
                <v:textbox>
                  <w:txbxContent>
                    <w:p w14:paraId="1BF2B942" w14:textId="77777777" w:rsidR="009D6222" w:rsidRPr="005904F3" w:rsidRDefault="009D6222" w:rsidP="009D6222">
                      <w:pPr>
                        <w:rPr>
                          <w:sz w:val="22"/>
                          <w:szCs w:val="22"/>
                          <w:lang w:val="en-US"/>
                        </w:rPr>
                      </w:pPr>
                      <w:r w:rsidRPr="005904F3">
                        <w:rPr>
                          <w:sz w:val="22"/>
                          <w:szCs w:val="22"/>
                          <w:lang w:val="en-US"/>
                        </w:rPr>
                        <w:t>(a)</w:t>
                      </w:r>
                    </w:p>
                  </w:txbxContent>
                </v:textbox>
              </v:shape>
            </w:pict>
          </mc:Fallback>
        </mc:AlternateContent>
      </w:r>
    </w:p>
    <w:p w14:paraId="37CB341C" w14:textId="5AF67F9F" w:rsidR="00C84FB2" w:rsidRDefault="00A71701" w:rsidP="2DE80127">
      <w:pPr>
        <w:rPr>
          <w:sz w:val="22"/>
          <w:szCs w:val="22"/>
        </w:rPr>
      </w:pPr>
      <w:r>
        <w:rPr>
          <w:noProof/>
        </w:rPr>
        <w:drawing>
          <wp:anchor distT="0" distB="0" distL="114300" distR="114300" simplePos="0" relativeHeight="251658250" behindDoc="0" locked="0" layoutInCell="1" allowOverlap="1" wp14:anchorId="4C32F9E4" wp14:editId="0B9C74DC">
            <wp:simplePos x="0" y="0"/>
            <wp:positionH relativeFrom="column">
              <wp:posOffset>1447800</wp:posOffset>
            </wp:positionH>
            <wp:positionV relativeFrom="paragraph">
              <wp:posOffset>264795</wp:posOffset>
            </wp:positionV>
            <wp:extent cx="2743637" cy="1609725"/>
            <wp:effectExtent l="0" t="0" r="0" b="3175"/>
            <wp:wrapNone/>
            <wp:docPr id="8558628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2664" t="12825" r="10489"/>
                    <a:stretch>
                      <a:fillRect/>
                    </a:stretch>
                  </pic:blipFill>
                  <pic:spPr bwMode="auto">
                    <a:xfrm>
                      <a:off x="0" y="0"/>
                      <a:ext cx="2743637" cy="16097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AC0F26" w14:textId="56B8D52F" w:rsidR="00C84FB2" w:rsidRDefault="00C84FB2" w:rsidP="2DE80127">
      <w:pPr>
        <w:rPr>
          <w:sz w:val="22"/>
          <w:szCs w:val="22"/>
        </w:rPr>
      </w:pPr>
    </w:p>
    <w:p w14:paraId="23ECBFEF" w14:textId="22315E2C" w:rsidR="006518AF" w:rsidRDefault="006518AF" w:rsidP="2DE80127">
      <w:pPr>
        <w:rPr>
          <w:sz w:val="22"/>
          <w:szCs w:val="22"/>
        </w:rPr>
      </w:pPr>
    </w:p>
    <w:p w14:paraId="33C70680" w14:textId="18D0C707" w:rsidR="006518AF" w:rsidRDefault="006518AF" w:rsidP="2DE80127">
      <w:pPr>
        <w:rPr>
          <w:sz w:val="22"/>
          <w:szCs w:val="22"/>
        </w:rPr>
      </w:pPr>
    </w:p>
    <w:p w14:paraId="42803679" w14:textId="1406C918" w:rsidR="001E669E" w:rsidRDefault="001E669E" w:rsidP="2DE80127">
      <w:pPr>
        <w:rPr>
          <w:sz w:val="22"/>
          <w:szCs w:val="22"/>
        </w:rPr>
      </w:pPr>
    </w:p>
    <w:p w14:paraId="343A5B2F" w14:textId="4B42BAF0" w:rsidR="001E669E" w:rsidRDefault="001E669E" w:rsidP="2DE80127">
      <w:pPr>
        <w:rPr>
          <w:sz w:val="22"/>
          <w:szCs w:val="22"/>
        </w:rPr>
      </w:pPr>
    </w:p>
    <w:p w14:paraId="5EBE46A6" w14:textId="4D5A318B" w:rsidR="001E669E" w:rsidRDefault="00830EA9" w:rsidP="2DE80127">
      <w:pPr>
        <w:rPr>
          <w:sz w:val="22"/>
          <w:szCs w:val="22"/>
        </w:rPr>
      </w:pPr>
      <w:r>
        <w:rPr>
          <w:noProof/>
        </w:rPr>
        <mc:AlternateContent>
          <mc:Choice Requires="wps">
            <w:drawing>
              <wp:anchor distT="0" distB="0" distL="114300" distR="114300" simplePos="0" relativeHeight="251658255" behindDoc="0" locked="0" layoutInCell="1" allowOverlap="1" wp14:anchorId="615A2119" wp14:editId="1724BADB">
                <wp:simplePos x="0" y="0"/>
                <wp:positionH relativeFrom="column">
                  <wp:posOffset>2581275</wp:posOffset>
                </wp:positionH>
                <wp:positionV relativeFrom="paragraph">
                  <wp:posOffset>162560</wp:posOffset>
                </wp:positionV>
                <wp:extent cx="571500" cy="457200"/>
                <wp:effectExtent l="0" t="0" r="0" b="0"/>
                <wp:wrapNone/>
                <wp:docPr id="2055946083" name="Text Box 6"/>
                <wp:cNvGraphicFramePr/>
                <a:graphic xmlns:a="http://schemas.openxmlformats.org/drawingml/2006/main">
                  <a:graphicData uri="http://schemas.microsoft.com/office/word/2010/wordprocessingShape">
                    <wps:wsp>
                      <wps:cNvSpPr txBox="1"/>
                      <wps:spPr>
                        <a:xfrm>
                          <a:off x="0" y="0"/>
                          <a:ext cx="571500" cy="457200"/>
                        </a:xfrm>
                        <a:prstGeom prst="rect">
                          <a:avLst/>
                        </a:prstGeom>
                        <a:noFill/>
                        <a:ln w="6350">
                          <a:noFill/>
                        </a:ln>
                      </wps:spPr>
                      <wps:txbx>
                        <w:txbxContent>
                          <w:p w14:paraId="74C13AA6" w14:textId="03DD8ABE" w:rsidR="009D6222" w:rsidRPr="005904F3" w:rsidRDefault="009D6222" w:rsidP="009D6222">
                            <w:pPr>
                              <w:rPr>
                                <w:sz w:val="22"/>
                                <w:szCs w:val="22"/>
                                <w:lang w:val="en-US"/>
                              </w:rPr>
                            </w:pPr>
                            <w:r w:rsidRPr="005904F3">
                              <w:rPr>
                                <w:sz w:val="22"/>
                                <w:szCs w:val="22"/>
                                <w:lang w:val="en-US"/>
                              </w:rPr>
                              <w:t>(</w:t>
                            </w:r>
                            <w:r>
                              <w:rPr>
                                <w:sz w:val="22"/>
                                <w:szCs w:val="22"/>
                                <w:lang w:val="en-US"/>
                              </w:rPr>
                              <w:t>c</w:t>
                            </w:r>
                            <w:r w:rsidRPr="005904F3">
                              <w:rPr>
                                <w:sz w:val="22"/>
                                <w:szCs w:val="22"/>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5A2119" id="_x0000_s1057" type="#_x0000_t202" style="position:absolute;left:0;text-align:left;margin-left:203.25pt;margin-top:12.8pt;width:45pt;height:36pt;z-index:25165825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" filled="f" stroked="f" strokeweight=".5pt">
                <v:textbox>
                  <w:txbxContent>
                    <w:p w14:paraId="74C13AA6" w14:textId="03DD8ABE" w:rsidR="009D6222" w:rsidRPr="005904F3" w:rsidRDefault="009D6222" w:rsidP="009D6222">
                      <w:pPr>
                        <w:rPr>
                          <w:sz w:val="22"/>
                          <w:szCs w:val="22"/>
                          <w:lang w:val="en-US"/>
                        </w:rPr>
                      </w:pPr>
                      <w:r w:rsidRPr="005904F3">
                        <w:rPr>
                          <w:sz w:val="22"/>
                          <w:szCs w:val="22"/>
                          <w:lang w:val="en-US"/>
                        </w:rPr>
                        <w:t>(</w:t>
                      </w:r>
                      <w:r>
                        <w:rPr>
                          <w:sz w:val="22"/>
                          <w:szCs w:val="22"/>
                          <w:lang w:val="en-US"/>
                        </w:rPr>
                        <w:t>c</w:t>
                      </w:r>
                      <w:r w:rsidRPr="005904F3">
                        <w:rPr>
                          <w:sz w:val="22"/>
                          <w:szCs w:val="22"/>
                          <w:lang w:val="en-US"/>
                        </w:rPr>
                        <w:t>)</w:t>
                      </w:r>
                    </w:p>
                  </w:txbxContent>
                </v:textbox>
              </v:shape>
            </w:pict>
          </mc:Fallback>
        </mc:AlternateContent>
      </w:r>
    </w:p>
    <w:p w14:paraId="28C0A1C1" w14:textId="29D78D73" w:rsidR="001E669E" w:rsidRDefault="001E669E" w:rsidP="2DE80127">
      <w:pPr>
        <w:rPr>
          <w:sz w:val="22"/>
          <w:szCs w:val="22"/>
        </w:rPr>
      </w:pPr>
    </w:p>
    <w:p w14:paraId="11DB8144" w14:textId="64B9D95F" w:rsidR="00FF6FF8" w:rsidRPr="00324968" w:rsidRDefault="00FF6FF8" w:rsidP="00FF6FF8">
      <w:pPr>
        <w:rPr>
          <w:b/>
          <w:sz w:val="22"/>
          <w:szCs w:val="22"/>
        </w:rPr>
      </w:pPr>
      <w:r w:rsidRPr="7C324E05">
        <w:rPr>
          <w:b/>
          <w:sz w:val="22"/>
          <w:szCs w:val="22"/>
        </w:rPr>
        <w:t xml:space="preserve">Figure </w:t>
      </w:r>
      <w:r w:rsidR="4D004606" w:rsidRPr="491E6AF8">
        <w:rPr>
          <w:b/>
          <w:bCs/>
          <w:sz w:val="22"/>
          <w:szCs w:val="22"/>
        </w:rPr>
        <w:t>8</w:t>
      </w:r>
      <w:r w:rsidRPr="7C324E05">
        <w:rPr>
          <w:b/>
          <w:sz w:val="22"/>
          <w:szCs w:val="22"/>
        </w:rPr>
        <w:t>: 2 M2 x 14mm self-</w:t>
      </w:r>
      <w:r w:rsidR="009C06B3" w:rsidRPr="7C324E05">
        <w:rPr>
          <w:b/>
          <w:sz w:val="22"/>
          <w:szCs w:val="22"/>
        </w:rPr>
        <w:t xml:space="preserve">tapping screws </w:t>
      </w:r>
      <w:r w:rsidR="00C943FA" w:rsidRPr="7C324E05">
        <w:rPr>
          <w:b/>
          <w:sz w:val="22"/>
          <w:szCs w:val="22"/>
        </w:rPr>
        <w:t>holding a servo horn and a component</w:t>
      </w:r>
      <w:r w:rsidR="006B2D61" w:rsidRPr="7C324E05">
        <w:rPr>
          <w:b/>
          <w:sz w:val="22"/>
          <w:szCs w:val="22"/>
        </w:rPr>
        <w:t xml:space="preserve"> of the previous arm </w:t>
      </w:r>
      <w:r w:rsidR="00CA3C49" w:rsidRPr="7C324E05">
        <w:rPr>
          <w:b/>
          <w:sz w:val="22"/>
          <w:szCs w:val="22"/>
        </w:rPr>
        <w:t xml:space="preserve">iteration </w:t>
      </w:r>
      <w:r w:rsidR="006B2D61" w:rsidRPr="7C324E05">
        <w:rPr>
          <w:b/>
          <w:sz w:val="22"/>
          <w:szCs w:val="22"/>
        </w:rPr>
        <w:t xml:space="preserve">(a), MG92B servo and 3D printed test case (b) and </w:t>
      </w:r>
      <w:r w:rsidR="00E42D06" w:rsidRPr="7C324E05">
        <w:rPr>
          <w:b/>
          <w:sz w:val="22"/>
          <w:szCs w:val="22"/>
        </w:rPr>
        <w:t xml:space="preserve">insertion of the servo into its case (screw hole misalignment present) (c). </w:t>
      </w:r>
    </w:p>
    <w:p w14:paraId="68886498" w14:textId="3455F61C" w:rsidR="491E6AF8" w:rsidRDefault="491E6AF8" w:rsidP="491E6AF8">
      <w:pPr>
        <w:rPr>
          <w:b/>
          <w:bCs/>
          <w:sz w:val="22"/>
          <w:szCs w:val="22"/>
        </w:rPr>
      </w:pPr>
    </w:p>
    <w:p w14:paraId="77000AE7" w14:textId="0604597D" w:rsidR="00E42D06" w:rsidRDefault="007E6084" w:rsidP="00FF6FF8">
      <w:pPr>
        <w:rPr>
          <w:sz w:val="22"/>
          <w:szCs w:val="22"/>
        </w:rPr>
      </w:pPr>
      <w:r w:rsidRPr="7C324E05">
        <w:rPr>
          <w:sz w:val="22"/>
          <w:szCs w:val="22"/>
        </w:rPr>
        <w:t xml:space="preserve">From Figure </w:t>
      </w:r>
      <w:r w:rsidR="66A06B88" w:rsidRPr="491E6AF8">
        <w:rPr>
          <w:sz w:val="22"/>
          <w:szCs w:val="22"/>
        </w:rPr>
        <w:t>8</w:t>
      </w:r>
      <w:r w:rsidRPr="7C324E05">
        <w:rPr>
          <w:sz w:val="22"/>
          <w:szCs w:val="22"/>
        </w:rPr>
        <w:t xml:space="preserve">, it was determined that 1.85mm holes were sufficient </w:t>
      </w:r>
      <w:r w:rsidR="00F62731" w:rsidRPr="7C324E05">
        <w:rPr>
          <w:sz w:val="22"/>
          <w:szCs w:val="22"/>
        </w:rPr>
        <w:t xml:space="preserve">for </w:t>
      </w:r>
      <w:r w:rsidR="0016361D" w:rsidRPr="7C324E05">
        <w:rPr>
          <w:sz w:val="22"/>
          <w:szCs w:val="22"/>
        </w:rPr>
        <w:t>a firm grip between the M2 screws and the PLA material and that the holes made to screw the MG92B servo needed to be translated 0.3mm vertically,</w:t>
      </w:r>
      <w:r w:rsidR="006B3A0B" w:rsidRPr="7C324E05">
        <w:rPr>
          <w:sz w:val="22"/>
          <w:szCs w:val="22"/>
        </w:rPr>
        <w:t xml:space="preserve"> such that the holes are </w:t>
      </w:r>
      <w:r w:rsidR="00D803D4" w:rsidRPr="7C324E05">
        <w:rPr>
          <w:sz w:val="22"/>
          <w:szCs w:val="22"/>
        </w:rPr>
        <w:t>closer towards being concentric with the cuts of the MG92B servo.</w:t>
      </w:r>
      <w:r w:rsidR="005A5141" w:rsidRPr="7C324E05">
        <w:rPr>
          <w:sz w:val="22"/>
          <w:szCs w:val="22"/>
        </w:rPr>
        <w:t xml:space="preserve"> This has been </w:t>
      </w:r>
      <w:r w:rsidR="00020867" w:rsidRPr="7C324E05">
        <w:rPr>
          <w:sz w:val="22"/>
          <w:szCs w:val="22"/>
        </w:rPr>
        <w:t>amended</w:t>
      </w:r>
      <w:r w:rsidR="005A5141" w:rsidRPr="7C324E05">
        <w:rPr>
          <w:sz w:val="22"/>
          <w:szCs w:val="22"/>
        </w:rPr>
        <w:t xml:space="preserve"> in the </w:t>
      </w:r>
      <w:r w:rsidR="00BD0620" w:rsidRPr="7C324E05">
        <w:rPr>
          <w:sz w:val="22"/>
          <w:szCs w:val="22"/>
        </w:rPr>
        <w:t>final CAD model.</w:t>
      </w:r>
    </w:p>
    <w:p w14:paraId="2D2259DD" w14:textId="77777777" w:rsidR="007C50D8" w:rsidRPr="007C50D8" w:rsidRDefault="007C50D8" w:rsidP="00FF6FF8">
      <w:pPr>
        <w:rPr>
          <w:sz w:val="22"/>
          <w:szCs w:val="22"/>
        </w:rPr>
      </w:pPr>
    </w:p>
    <w:p w14:paraId="4EB1CBF5" w14:textId="27B0B7FA" w:rsidR="2DE80127" w:rsidRDefault="4260138D" w:rsidP="00E36A23">
      <w:pPr>
        <w:pStyle w:val="Heading3"/>
        <w:rPr>
          <w:rFonts w:ascii="Poppins" w:eastAsia="Poppins" w:hAnsi="Poppins" w:cs="Poppins"/>
          <w:sz w:val="22"/>
          <w:szCs w:val="22"/>
        </w:rPr>
      </w:pPr>
      <w:bookmarkStart w:id="17" w:name="_Toc223975956"/>
      <w:r w:rsidRPr="2DE80127">
        <w:t>3.2.</w:t>
      </w:r>
      <w:r w:rsidR="2D590625">
        <w:t>2</w:t>
      </w:r>
      <w:r w:rsidRPr="2DE80127">
        <w:t xml:space="preserve"> Chassis</w:t>
      </w:r>
      <w:bookmarkEnd w:id="17"/>
    </w:p>
    <w:p w14:paraId="165D78EA" w14:textId="46256177" w:rsidR="00BF6CE4" w:rsidRDefault="007C50D8" w:rsidP="00A71701">
      <w:pPr>
        <w:jc w:val="center"/>
        <w:rPr>
          <w:sz w:val="22"/>
          <w:szCs w:val="22"/>
        </w:rPr>
      </w:pPr>
      <w:r>
        <w:rPr>
          <w:noProof/>
        </w:rPr>
        <mc:AlternateContent>
          <mc:Choice Requires="wps">
            <w:drawing>
              <wp:anchor distT="0" distB="0" distL="114300" distR="114300" simplePos="0" relativeHeight="251658268" behindDoc="0" locked="0" layoutInCell="1" allowOverlap="1" wp14:anchorId="0A118537" wp14:editId="716EB7A1">
                <wp:simplePos x="0" y="0"/>
                <wp:positionH relativeFrom="column">
                  <wp:posOffset>-288290</wp:posOffset>
                </wp:positionH>
                <wp:positionV relativeFrom="paragraph">
                  <wp:posOffset>97155</wp:posOffset>
                </wp:positionV>
                <wp:extent cx="401934" cy="331595"/>
                <wp:effectExtent l="0" t="0" r="5080" b="0"/>
                <wp:wrapNone/>
                <wp:docPr id="1899287961" name="Text Box 30"/>
                <wp:cNvGraphicFramePr/>
                <a:graphic xmlns:a="http://schemas.openxmlformats.org/drawingml/2006/main">
                  <a:graphicData uri="http://schemas.microsoft.com/office/word/2010/wordprocessingShape">
                    <wps:wsp>
                      <wps:cNvSpPr txBox="1"/>
                      <wps:spPr>
                        <a:xfrm>
                          <a:off x="0" y="0"/>
                          <a:ext cx="401934" cy="331595"/>
                        </a:xfrm>
                        <a:prstGeom prst="rect">
                          <a:avLst/>
                        </a:prstGeom>
                        <a:solidFill>
                          <a:schemeClr val="lt1"/>
                        </a:solidFill>
                        <a:ln w="6350">
                          <a:noFill/>
                        </a:ln>
                      </wps:spPr>
                      <wps:txbx>
                        <w:txbxContent>
                          <w:p w14:paraId="6A2F662D" w14:textId="367F7E78" w:rsidR="007C50D8" w:rsidRDefault="007C50D8">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118537" id="Text Box 30" o:spid="_x0000_s1058" type="#_x0000_t202" style="position:absolute;left:0;text-align:left;margin-left:-22.7pt;margin-top:7.65pt;width:31.65pt;height:26.1pt;z-index:2516582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" fillcolor="white [3201]" stroked="f" strokeweight=".5pt">
                <v:textbox>
                  <w:txbxContent>
                    <w:p w14:paraId="6A2F662D" w14:textId="367F7E78" w:rsidR="007C50D8" w:rsidRDefault="007C50D8">
                      <w:r>
                        <w:t>a)</w:t>
                      </w:r>
                    </w:p>
                  </w:txbxContent>
                </v:textbox>
              </v:shape>
            </w:pict>
          </mc:Fallback>
        </mc:AlternateContent>
      </w:r>
      <w:r w:rsidR="3F796F70">
        <w:rPr>
          <w:noProof/>
        </w:rPr>
        <w:drawing>
          <wp:inline distT="0" distB="0" distL="0" distR="0" wp14:anchorId="3D7F006B" wp14:editId="441BEDCC">
            <wp:extent cx="5570460" cy="1895475"/>
            <wp:effectExtent l="0" t="0" r="5080" b="0"/>
            <wp:docPr id="2096210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10370" name=""/>
                    <pic:cNvPicPr/>
                  </pic:nvPicPr>
                  <pic:blipFill rotWithShape="1">
                    <a:blip r:embed="rId43" cstate="print">
                      <a:extLst>
                        <a:ext uri="{28A0092B-C50C-407E-A947-70E740481C1C}">
                          <a14:useLocalDpi xmlns:a14="http://schemas.microsoft.com/office/drawing/2010/main"/>
                        </a:ext>
                      </a:extLst>
                    </a:blip>
                    <a:srcRect l="1339" t="8461" r="4168" b="7884"/>
                    <a:stretch>
                      <a:fillRect/>
                    </a:stretch>
                  </pic:blipFill>
                  <pic:spPr bwMode="auto">
                    <a:xfrm>
                      <a:off x="0" y="0"/>
                      <a:ext cx="5626925" cy="1914689"/>
                    </a:xfrm>
                    <a:prstGeom prst="rect">
                      <a:avLst/>
                    </a:prstGeom>
                    <a:ln>
                      <a:noFill/>
                    </a:ln>
                    <a:extLst>
                      <a:ext uri="{53640926-AAD7-44D8-BBD7-CCE9431645EC}">
                        <a14:shadowObscured xmlns:a14="http://schemas.microsoft.com/office/drawing/2010/main"/>
                      </a:ext>
                    </a:extLst>
                  </pic:spPr>
                </pic:pic>
              </a:graphicData>
            </a:graphic>
          </wp:inline>
        </w:drawing>
      </w:r>
    </w:p>
    <w:p w14:paraId="5A6E61A2" w14:textId="2318EEC5" w:rsidR="00BF6CE4" w:rsidRDefault="007C50D8" w:rsidP="007C50D8">
      <w:pPr>
        <w:jc w:val="center"/>
        <w:rPr>
          <w:sz w:val="22"/>
          <w:szCs w:val="22"/>
        </w:rPr>
      </w:pPr>
      <w:r>
        <w:rPr>
          <w:noProof/>
        </w:rPr>
        <mc:AlternateContent>
          <mc:Choice Requires="wps">
            <w:drawing>
              <wp:anchor distT="0" distB="0" distL="114300" distR="114300" simplePos="0" relativeHeight="251658269" behindDoc="0" locked="0" layoutInCell="1" allowOverlap="1" wp14:anchorId="0C65EDA4" wp14:editId="4FBC2E85">
                <wp:simplePos x="0" y="0"/>
                <wp:positionH relativeFrom="column">
                  <wp:posOffset>-285115</wp:posOffset>
                </wp:positionH>
                <wp:positionV relativeFrom="paragraph">
                  <wp:posOffset>131445</wp:posOffset>
                </wp:positionV>
                <wp:extent cx="401934" cy="351532"/>
                <wp:effectExtent l="0" t="0" r="5080" b="4445"/>
                <wp:wrapNone/>
                <wp:docPr id="1196738398" name="Text Box 30"/>
                <wp:cNvGraphicFramePr/>
                <a:graphic xmlns:a="http://schemas.openxmlformats.org/drawingml/2006/main">
                  <a:graphicData uri="http://schemas.microsoft.com/office/word/2010/wordprocessingShape">
                    <wps:wsp>
                      <wps:cNvSpPr txBox="1"/>
                      <wps:spPr>
                        <a:xfrm>
                          <a:off x="0" y="0"/>
                          <a:ext cx="401934" cy="351532"/>
                        </a:xfrm>
                        <a:prstGeom prst="rect">
                          <a:avLst/>
                        </a:prstGeom>
                        <a:solidFill>
                          <a:schemeClr val="lt1"/>
                        </a:solidFill>
                        <a:ln w="6350">
                          <a:noFill/>
                        </a:ln>
                      </wps:spPr>
                      <wps:txbx>
                        <w:txbxContent>
                          <w:p w14:paraId="228C7A31" w14:textId="53E13446" w:rsidR="007C50D8" w:rsidRDefault="007C50D8" w:rsidP="007C50D8">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65EDA4" id="_x0000_s1059" type="#_x0000_t202" style="position:absolute;left:0;text-align:left;margin-left:-22.45pt;margin-top:10.35pt;width:31.65pt;height:27.7pt;z-index:25165826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" fillcolor="white [3201]" stroked="f" strokeweight=".5pt">
                <v:textbox>
                  <w:txbxContent>
                    <w:p w14:paraId="228C7A31" w14:textId="53E13446" w:rsidR="007C50D8" w:rsidRDefault="007C50D8" w:rsidP="007C50D8">
                      <w:r>
                        <w:t>b)</w:t>
                      </w:r>
                    </w:p>
                  </w:txbxContent>
                </v:textbox>
              </v:shape>
            </w:pict>
          </mc:Fallback>
        </mc:AlternateContent>
      </w:r>
      <w:r w:rsidR="092406C2">
        <w:rPr>
          <w:noProof/>
        </w:rPr>
        <w:drawing>
          <wp:inline distT="0" distB="0" distL="0" distR="0" wp14:anchorId="577DCAE3" wp14:editId="44A133EC">
            <wp:extent cx="5505450" cy="2026410"/>
            <wp:effectExtent l="0" t="0" r="0" b="5715"/>
            <wp:docPr id="2141777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81935" name=""/>
                    <pic:cNvPicPr/>
                  </pic:nvPicPr>
                  <pic:blipFill rotWithShape="1">
                    <a:blip r:embed="rId44">
                      <a:extLst>
                        <a:ext uri="{28A0092B-C50C-407E-A947-70E740481C1C}">
                          <a14:useLocalDpi xmlns:a14="http://schemas.microsoft.com/office/drawing/2010/main"/>
                        </a:ext>
                      </a:extLst>
                    </a:blip>
                    <a:srcRect l="4022" t="15789" r="3247"/>
                    <a:stretch>
                      <a:fillRect/>
                    </a:stretch>
                  </pic:blipFill>
                  <pic:spPr bwMode="auto">
                    <a:xfrm>
                      <a:off x="0" y="0"/>
                      <a:ext cx="5577780" cy="2053033"/>
                    </a:xfrm>
                    <a:prstGeom prst="rect">
                      <a:avLst/>
                    </a:prstGeom>
                    <a:ln>
                      <a:noFill/>
                    </a:ln>
                    <a:extLst>
                      <a:ext uri="{53640926-AAD7-44D8-BBD7-CCE9431645EC}">
                        <a14:shadowObscured xmlns:a14="http://schemas.microsoft.com/office/drawing/2010/main"/>
                      </a:ext>
                    </a:extLst>
                  </pic:spPr>
                </pic:pic>
              </a:graphicData>
            </a:graphic>
          </wp:inline>
        </w:drawing>
      </w:r>
    </w:p>
    <w:p w14:paraId="4C0F064F" w14:textId="01518BA6" w:rsidR="3F796F70" w:rsidRDefault="4FCDBCC0" w:rsidP="007C50D8">
      <w:pPr>
        <w:jc w:val="center"/>
        <w:rPr>
          <w:b/>
          <w:sz w:val="22"/>
          <w:szCs w:val="22"/>
        </w:rPr>
      </w:pPr>
      <w:r w:rsidRPr="7C324E05">
        <w:rPr>
          <w:b/>
          <w:sz w:val="22"/>
          <w:szCs w:val="22"/>
        </w:rPr>
        <w:t xml:space="preserve">Figure </w:t>
      </w:r>
      <w:r w:rsidR="4D5EEA14" w:rsidRPr="1DF80FCD">
        <w:rPr>
          <w:b/>
          <w:bCs/>
          <w:sz w:val="22"/>
          <w:szCs w:val="22"/>
        </w:rPr>
        <w:t>9</w:t>
      </w:r>
      <w:r w:rsidRPr="7C324E05">
        <w:rPr>
          <w:b/>
          <w:sz w:val="22"/>
          <w:szCs w:val="22"/>
        </w:rPr>
        <w:t>: a)</w:t>
      </w:r>
      <w:r w:rsidR="00A71701">
        <w:rPr>
          <w:b/>
          <w:sz w:val="22"/>
          <w:szCs w:val="22"/>
        </w:rPr>
        <w:t xml:space="preserve"> </w:t>
      </w:r>
      <w:r w:rsidRPr="7C324E05">
        <w:rPr>
          <w:b/>
          <w:sz w:val="22"/>
          <w:szCs w:val="22"/>
        </w:rPr>
        <w:t>Front view of chassis, b) Back view of chassis</w:t>
      </w:r>
    </w:p>
    <w:p w14:paraId="7A4E9699" w14:textId="77777777" w:rsidR="00A71701" w:rsidRPr="00A71701" w:rsidRDefault="00A71701" w:rsidP="00A71701">
      <w:pPr>
        <w:spacing w:after="0"/>
        <w:jc w:val="center"/>
        <w:rPr>
          <w:bCs/>
          <w:sz w:val="22"/>
          <w:szCs w:val="22"/>
        </w:rPr>
      </w:pPr>
    </w:p>
    <w:p w14:paraId="0A6C8355" w14:textId="0E0CEB0F" w:rsidR="3F796F70" w:rsidRPr="007C50D8" w:rsidRDefault="3F796F70" w:rsidP="2DE80127">
      <w:pPr>
        <w:pStyle w:val="ListParagraph"/>
        <w:numPr>
          <w:ilvl w:val="0"/>
          <w:numId w:val="14"/>
        </w:numPr>
        <w:rPr>
          <w:b/>
          <w:color w:val="000000" w:themeColor="text1"/>
          <w:sz w:val="22"/>
          <w:szCs w:val="22"/>
        </w:rPr>
      </w:pPr>
      <w:r w:rsidRPr="7C324E05">
        <w:rPr>
          <w:b/>
          <w:color w:val="000000" w:themeColor="text1"/>
          <w:sz w:val="22"/>
          <w:szCs w:val="22"/>
        </w:rPr>
        <w:t>IR sensor mounting holes</w:t>
      </w:r>
    </w:p>
    <w:p w14:paraId="46D55A3E" w14:textId="56059D54" w:rsidR="3F796F70" w:rsidRPr="007C50D8" w:rsidRDefault="3F796F70" w:rsidP="2DE80127">
      <w:pPr>
        <w:pStyle w:val="ListParagraph"/>
        <w:numPr>
          <w:ilvl w:val="0"/>
          <w:numId w:val="14"/>
        </w:numPr>
        <w:rPr>
          <w:b/>
          <w:color w:val="000000" w:themeColor="text1"/>
          <w:sz w:val="22"/>
          <w:szCs w:val="22"/>
        </w:rPr>
      </w:pPr>
      <w:r w:rsidRPr="7C324E05">
        <w:rPr>
          <w:b/>
          <w:color w:val="000000" w:themeColor="text1"/>
          <w:sz w:val="22"/>
          <w:szCs w:val="22"/>
        </w:rPr>
        <w:t>Camera servo mount</w:t>
      </w:r>
    </w:p>
    <w:p w14:paraId="2E9CA995" w14:textId="4B99A0A1" w:rsidR="3F796F70" w:rsidRPr="007C50D8" w:rsidRDefault="3F796F70" w:rsidP="2DE80127">
      <w:pPr>
        <w:pStyle w:val="ListParagraph"/>
        <w:numPr>
          <w:ilvl w:val="0"/>
          <w:numId w:val="14"/>
        </w:numPr>
        <w:rPr>
          <w:b/>
          <w:color w:val="000000" w:themeColor="text1"/>
          <w:sz w:val="22"/>
          <w:szCs w:val="22"/>
        </w:rPr>
      </w:pPr>
      <w:r w:rsidRPr="7C324E05">
        <w:rPr>
          <w:b/>
          <w:color w:val="000000" w:themeColor="text1"/>
          <w:sz w:val="22"/>
          <w:szCs w:val="22"/>
        </w:rPr>
        <w:t>Camera cable hole</w:t>
      </w:r>
    </w:p>
    <w:p w14:paraId="65E11AFE" w14:textId="1306A478" w:rsidR="4260138D" w:rsidRPr="007C50D8" w:rsidRDefault="4260138D" w:rsidP="2DE80127">
      <w:pPr>
        <w:pStyle w:val="ListParagraph"/>
        <w:numPr>
          <w:ilvl w:val="0"/>
          <w:numId w:val="14"/>
        </w:numPr>
        <w:rPr>
          <w:b/>
          <w:color w:val="000000" w:themeColor="text1"/>
          <w:sz w:val="22"/>
          <w:szCs w:val="22"/>
        </w:rPr>
      </w:pPr>
      <w:r w:rsidRPr="7C324E05">
        <w:rPr>
          <w:b/>
          <w:color w:val="000000" w:themeColor="text1"/>
          <w:sz w:val="22"/>
          <w:szCs w:val="22"/>
        </w:rPr>
        <w:t>Ethernet Access Port</w:t>
      </w:r>
      <w:r w:rsidR="474E993E" w:rsidRPr="7C324E05">
        <w:rPr>
          <w:b/>
          <w:color w:val="000000" w:themeColor="text1"/>
          <w:sz w:val="22"/>
          <w:szCs w:val="22"/>
        </w:rPr>
        <w:t xml:space="preserve"> and </w:t>
      </w:r>
      <w:r w:rsidR="0016361D" w:rsidRPr="7C324E05">
        <w:rPr>
          <w:b/>
          <w:color w:val="000000" w:themeColor="text1"/>
          <w:sz w:val="22"/>
          <w:szCs w:val="22"/>
        </w:rPr>
        <w:t>snap-fit</w:t>
      </w:r>
      <w:r w:rsidRPr="7C324E05">
        <w:rPr>
          <w:b/>
          <w:color w:val="000000" w:themeColor="text1"/>
          <w:sz w:val="22"/>
          <w:szCs w:val="22"/>
        </w:rPr>
        <w:t xml:space="preserve"> covering</w:t>
      </w:r>
    </w:p>
    <w:p w14:paraId="26A4A330" w14:textId="6EFB5B9E" w:rsidR="05DE7775" w:rsidRDefault="05DE7775" w:rsidP="2DE80127">
      <w:pPr>
        <w:pStyle w:val="ListParagraph"/>
        <w:numPr>
          <w:ilvl w:val="0"/>
          <w:numId w:val="14"/>
        </w:numPr>
        <w:rPr>
          <w:b/>
          <w:color w:val="000000" w:themeColor="text1"/>
          <w:sz w:val="22"/>
          <w:szCs w:val="22"/>
        </w:rPr>
      </w:pPr>
      <w:r w:rsidRPr="7C324E05">
        <w:rPr>
          <w:b/>
          <w:color w:val="000000" w:themeColor="text1"/>
          <w:sz w:val="22"/>
          <w:szCs w:val="22"/>
        </w:rPr>
        <w:t>Kill switch</w:t>
      </w:r>
    </w:p>
    <w:p w14:paraId="25989C2E" w14:textId="77777777" w:rsidR="00A71701" w:rsidRPr="00A71701" w:rsidRDefault="00A71701" w:rsidP="00A71701">
      <w:pPr>
        <w:spacing w:after="0"/>
        <w:rPr>
          <w:b/>
          <w:color w:val="000000" w:themeColor="text1"/>
          <w:sz w:val="22"/>
          <w:szCs w:val="22"/>
        </w:rPr>
      </w:pPr>
    </w:p>
    <w:p w14:paraId="13C70729" w14:textId="25DE0675" w:rsidR="4260138D" w:rsidRPr="00324968" w:rsidRDefault="4260138D" w:rsidP="2DE80127">
      <w:pPr>
        <w:rPr>
          <w:color w:val="000000" w:themeColor="text1"/>
          <w:sz w:val="22"/>
          <w:szCs w:val="22"/>
        </w:rPr>
      </w:pPr>
      <w:r w:rsidRPr="7C324E05">
        <w:rPr>
          <w:color w:val="000000" w:themeColor="text1"/>
          <w:sz w:val="22"/>
          <w:szCs w:val="22"/>
        </w:rPr>
        <w:t xml:space="preserve">The chassis design </w:t>
      </w:r>
      <w:r w:rsidR="450F61A6" w:rsidRPr="7C324E05">
        <w:rPr>
          <w:color w:val="000000" w:themeColor="text1"/>
          <w:sz w:val="22"/>
          <w:szCs w:val="22"/>
        </w:rPr>
        <w:t>has been</w:t>
      </w:r>
      <w:r w:rsidRPr="7C324E05">
        <w:rPr>
          <w:color w:val="000000" w:themeColor="text1"/>
          <w:sz w:val="22"/>
          <w:szCs w:val="22"/>
        </w:rPr>
        <w:t xml:space="preserve"> further refined</w:t>
      </w:r>
      <w:r w:rsidR="0016361D" w:rsidRPr="7C324E05">
        <w:rPr>
          <w:color w:val="000000" w:themeColor="text1"/>
          <w:sz w:val="22"/>
          <w:szCs w:val="22"/>
        </w:rPr>
        <w:t xml:space="preserve">, with key consideration given to </w:t>
      </w:r>
      <w:r w:rsidRPr="7C324E05">
        <w:rPr>
          <w:color w:val="000000" w:themeColor="text1"/>
          <w:sz w:val="22"/>
          <w:szCs w:val="22"/>
        </w:rPr>
        <w:t>manufacturability and resistance to vibration. All the corners are filleted</w:t>
      </w:r>
      <w:r w:rsidR="0016361D" w:rsidRPr="7C324E05">
        <w:rPr>
          <w:color w:val="000000" w:themeColor="text1"/>
          <w:sz w:val="22"/>
          <w:szCs w:val="22"/>
        </w:rPr>
        <w:t>,</w:t>
      </w:r>
      <w:r w:rsidR="477A8096" w:rsidRPr="7C324E05">
        <w:rPr>
          <w:color w:val="000000" w:themeColor="text1"/>
          <w:sz w:val="22"/>
          <w:szCs w:val="22"/>
        </w:rPr>
        <w:t xml:space="preserve"> and screw holes are a suitable distance from the edges </w:t>
      </w:r>
      <w:r w:rsidRPr="7C324E05">
        <w:rPr>
          <w:color w:val="000000" w:themeColor="text1"/>
          <w:sz w:val="22"/>
          <w:szCs w:val="22"/>
        </w:rPr>
        <w:t>to prevent cracking</w:t>
      </w:r>
      <w:r w:rsidR="11E8403D" w:rsidRPr="7C324E05">
        <w:rPr>
          <w:color w:val="000000" w:themeColor="text1"/>
          <w:sz w:val="22"/>
          <w:szCs w:val="22"/>
        </w:rPr>
        <w:t xml:space="preserve">. </w:t>
      </w:r>
      <w:r w:rsidRPr="7C324E05">
        <w:rPr>
          <w:color w:val="000000" w:themeColor="text1"/>
          <w:sz w:val="22"/>
          <w:szCs w:val="22"/>
        </w:rPr>
        <w:t>The chassis will be made of PLA and 3D printed.</w:t>
      </w:r>
    </w:p>
    <w:p w14:paraId="71F9155B" w14:textId="653FFBFA" w:rsidR="4260138D" w:rsidRPr="00324968" w:rsidRDefault="4260138D" w:rsidP="4B174FF1">
      <w:pPr>
        <w:rPr>
          <w:color w:val="000000" w:themeColor="text1"/>
          <w:sz w:val="22"/>
          <w:szCs w:val="22"/>
        </w:rPr>
      </w:pPr>
      <w:r w:rsidRPr="7C324E05">
        <w:rPr>
          <w:color w:val="000000" w:themeColor="text1"/>
          <w:sz w:val="22"/>
          <w:szCs w:val="22"/>
        </w:rPr>
        <w:t xml:space="preserve">The chassis has </w:t>
      </w:r>
      <w:r w:rsidR="0016361D" w:rsidRPr="7C324E05">
        <w:rPr>
          <w:color w:val="000000" w:themeColor="text1"/>
          <w:sz w:val="22"/>
          <w:szCs w:val="22"/>
        </w:rPr>
        <w:t>built-in holes so that the IR sensors, receivers,</w:t>
      </w:r>
      <w:r w:rsidRPr="7C324E05">
        <w:rPr>
          <w:color w:val="000000" w:themeColor="text1"/>
          <w:sz w:val="22"/>
          <w:szCs w:val="22"/>
        </w:rPr>
        <w:t xml:space="preserve"> and emitters sit outside the rover</w:t>
      </w:r>
      <w:r w:rsidR="0016361D" w:rsidRPr="7C324E05">
        <w:rPr>
          <w:color w:val="000000" w:themeColor="text1"/>
          <w:sz w:val="22"/>
          <w:szCs w:val="22"/>
        </w:rPr>
        <w:t>, allowing them</w:t>
      </w:r>
      <w:r w:rsidRPr="7C324E05">
        <w:rPr>
          <w:color w:val="000000" w:themeColor="text1"/>
          <w:sz w:val="22"/>
          <w:szCs w:val="22"/>
        </w:rPr>
        <w:t xml:space="preserve"> to detect the surroundings. There will also be a hole for the kill switch, which will be </w:t>
      </w:r>
      <w:r w:rsidR="4DA5849C" w:rsidRPr="7C324E05">
        <w:rPr>
          <w:color w:val="000000" w:themeColor="text1"/>
          <w:sz w:val="22"/>
          <w:szCs w:val="22"/>
        </w:rPr>
        <w:t xml:space="preserve">easily accessible and </w:t>
      </w:r>
      <w:r w:rsidRPr="7C324E05">
        <w:rPr>
          <w:color w:val="000000" w:themeColor="text1"/>
          <w:sz w:val="22"/>
          <w:szCs w:val="22"/>
        </w:rPr>
        <w:t>placed near the back of the rover</w:t>
      </w:r>
      <w:r w:rsidR="7E54CCC1" w:rsidRPr="7C324E05">
        <w:rPr>
          <w:color w:val="000000" w:themeColor="text1"/>
          <w:sz w:val="22"/>
          <w:szCs w:val="22"/>
        </w:rPr>
        <w:t xml:space="preserve"> to meet requirement 20 (see </w:t>
      </w:r>
      <w:r w:rsidR="7E54CCC1" w:rsidRPr="00A71701">
        <w:rPr>
          <w:b/>
          <w:bCs/>
          <w:color w:val="000000" w:themeColor="text1"/>
          <w:sz w:val="22"/>
          <w:szCs w:val="22"/>
        </w:rPr>
        <w:t xml:space="preserve">Appendix </w:t>
      </w:r>
      <w:r w:rsidR="00A71701" w:rsidRPr="00A71701">
        <w:rPr>
          <w:b/>
          <w:bCs/>
          <w:color w:val="000000" w:themeColor="text1"/>
          <w:sz w:val="22"/>
          <w:szCs w:val="22"/>
        </w:rPr>
        <w:t>C</w:t>
      </w:r>
      <w:r w:rsidR="7E54CCC1" w:rsidRPr="7C324E05">
        <w:rPr>
          <w:color w:val="000000" w:themeColor="text1"/>
          <w:sz w:val="22"/>
          <w:szCs w:val="22"/>
        </w:rPr>
        <w:t>)</w:t>
      </w:r>
      <w:r w:rsidRPr="7C324E05">
        <w:rPr>
          <w:color w:val="000000" w:themeColor="text1"/>
          <w:sz w:val="22"/>
          <w:szCs w:val="22"/>
        </w:rPr>
        <w:t xml:space="preserve">. As both </w:t>
      </w:r>
      <w:r w:rsidR="0016361D" w:rsidRPr="7C324E05">
        <w:rPr>
          <w:color w:val="000000" w:themeColor="text1"/>
          <w:sz w:val="22"/>
          <w:szCs w:val="22"/>
        </w:rPr>
        <w:t xml:space="preserve">components are inexpensive and will not need to be removed, they will be secured with superglue, which will </w:t>
      </w:r>
      <w:r w:rsidR="2C73A01F" w:rsidRPr="7C324E05">
        <w:rPr>
          <w:color w:val="000000" w:themeColor="text1"/>
          <w:sz w:val="22"/>
          <w:szCs w:val="22"/>
        </w:rPr>
        <w:t xml:space="preserve">withstand </w:t>
      </w:r>
      <w:r w:rsidR="44C5DA23" w:rsidRPr="7C324E05">
        <w:rPr>
          <w:color w:val="000000" w:themeColor="text1"/>
          <w:sz w:val="22"/>
          <w:szCs w:val="22"/>
        </w:rPr>
        <w:t xml:space="preserve">the </w:t>
      </w:r>
      <w:r w:rsidR="2C73A01F" w:rsidRPr="7C324E05">
        <w:rPr>
          <w:color w:val="000000" w:themeColor="text1"/>
          <w:sz w:val="22"/>
          <w:szCs w:val="22"/>
        </w:rPr>
        <w:t>vibration</w:t>
      </w:r>
      <w:r w:rsidR="2DA06FC1" w:rsidRPr="7C324E05">
        <w:rPr>
          <w:color w:val="000000" w:themeColor="text1"/>
          <w:sz w:val="22"/>
          <w:szCs w:val="22"/>
        </w:rPr>
        <w:t xml:space="preserve"> test</w:t>
      </w:r>
      <w:r w:rsidR="3AE669FD" w:rsidRPr="7C324E05">
        <w:rPr>
          <w:color w:val="000000" w:themeColor="text1"/>
          <w:sz w:val="22"/>
          <w:szCs w:val="22"/>
        </w:rPr>
        <w:t xml:space="preserve"> </w:t>
      </w:r>
      <w:r w:rsidR="33D6EBBA" w:rsidRPr="7C324E05">
        <w:rPr>
          <w:color w:val="000000" w:themeColor="text1"/>
          <w:sz w:val="22"/>
          <w:szCs w:val="22"/>
        </w:rPr>
        <w:t>(</w:t>
      </w:r>
      <w:r w:rsidR="05496F42" w:rsidRPr="7C324E05">
        <w:rPr>
          <w:color w:val="000000" w:themeColor="text1"/>
          <w:sz w:val="22"/>
          <w:szCs w:val="22"/>
        </w:rPr>
        <w:t>Gluegun.com).</w:t>
      </w:r>
    </w:p>
    <w:p w14:paraId="76A9F31D" w14:textId="08837394" w:rsidR="00A71701" w:rsidRDefault="4260138D" w:rsidP="2DE80127">
      <w:pPr>
        <w:rPr>
          <w:color w:val="000000" w:themeColor="text1"/>
          <w:sz w:val="22"/>
          <w:szCs w:val="22"/>
        </w:rPr>
      </w:pPr>
      <w:r w:rsidRPr="7C324E05">
        <w:rPr>
          <w:color w:val="000000" w:themeColor="text1"/>
          <w:sz w:val="22"/>
          <w:szCs w:val="22"/>
        </w:rPr>
        <w:t xml:space="preserve">As </w:t>
      </w:r>
      <w:r w:rsidR="0016361D" w:rsidRPr="7C324E05">
        <w:rPr>
          <w:color w:val="000000" w:themeColor="text1"/>
          <w:sz w:val="22"/>
          <w:szCs w:val="22"/>
        </w:rPr>
        <w:t>Ethernet is our backup communication method, there will be a hole near the front of the chassis to access the Raspberry Pi’s Ethernet</w:t>
      </w:r>
      <w:r w:rsidRPr="7C324E05">
        <w:rPr>
          <w:color w:val="000000" w:themeColor="text1"/>
          <w:sz w:val="22"/>
          <w:szCs w:val="22"/>
        </w:rPr>
        <w:t xml:space="preserve"> port. There will be a </w:t>
      </w:r>
      <w:r w:rsidR="0016361D" w:rsidRPr="7C324E05">
        <w:rPr>
          <w:color w:val="000000" w:themeColor="text1"/>
          <w:sz w:val="22"/>
          <w:szCs w:val="22"/>
        </w:rPr>
        <w:t>snap-fit</w:t>
      </w:r>
      <w:r w:rsidRPr="7C324E05">
        <w:rPr>
          <w:color w:val="000000" w:themeColor="text1"/>
          <w:sz w:val="22"/>
          <w:szCs w:val="22"/>
        </w:rPr>
        <w:t xml:space="preserve"> </w:t>
      </w:r>
      <w:r w:rsidR="0016361D" w:rsidRPr="7C324E05">
        <w:rPr>
          <w:color w:val="000000" w:themeColor="text1"/>
          <w:sz w:val="22"/>
          <w:szCs w:val="22"/>
        </w:rPr>
        <w:t xml:space="preserve">PLA cover </w:t>
      </w:r>
      <w:r w:rsidRPr="7C324E05">
        <w:rPr>
          <w:color w:val="000000" w:themeColor="text1"/>
          <w:sz w:val="22"/>
          <w:szCs w:val="22"/>
        </w:rPr>
        <w:t>to prevent sand and dust from entering the rover and potentially damaging</w:t>
      </w:r>
      <w:r w:rsidR="18517EE3" w:rsidRPr="7C324E05">
        <w:rPr>
          <w:color w:val="000000" w:themeColor="text1"/>
          <w:sz w:val="22"/>
          <w:szCs w:val="22"/>
        </w:rPr>
        <w:t xml:space="preserve"> internal</w:t>
      </w:r>
      <w:r w:rsidRPr="7C324E05">
        <w:rPr>
          <w:color w:val="000000" w:themeColor="text1"/>
          <w:sz w:val="22"/>
          <w:szCs w:val="22"/>
        </w:rPr>
        <w:t xml:space="preserve"> components.</w:t>
      </w:r>
    </w:p>
    <w:p w14:paraId="29E2BF9D" w14:textId="77777777" w:rsidR="00A71701" w:rsidRPr="00324968" w:rsidRDefault="00A71701" w:rsidP="00A71701">
      <w:pPr>
        <w:spacing w:after="0"/>
        <w:rPr>
          <w:color w:val="000000" w:themeColor="text1"/>
          <w:sz w:val="22"/>
          <w:szCs w:val="22"/>
        </w:rPr>
      </w:pPr>
    </w:p>
    <w:p w14:paraId="791AC754" w14:textId="187292EB" w:rsidR="7B888784" w:rsidRDefault="7B888784" w:rsidP="00324968">
      <w:pPr>
        <w:spacing w:line="259" w:lineRule="auto"/>
        <w:jc w:val="center"/>
        <w:rPr>
          <w:sz w:val="22"/>
          <w:szCs w:val="22"/>
        </w:rPr>
      </w:pPr>
      <w:r>
        <w:rPr>
          <w:noProof/>
        </w:rPr>
        <w:drawing>
          <wp:inline distT="0" distB="0" distL="0" distR="0" wp14:anchorId="4A0F83C7" wp14:editId="6C5B1D61">
            <wp:extent cx="5154326" cy="3894974"/>
            <wp:effectExtent l="0" t="0" r="1905" b="4445"/>
            <wp:docPr id="1000888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95996" name=""/>
                    <pic:cNvPicPr/>
                  </pic:nvPicPr>
                  <pic:blipFill rotWithShape="1">
                    <a:blip r:embed="rId45">
                      <a:extLst>
                        <a:ext uri="{28A0092B-C50C-407E-A947-70E740481C1C}">
                          <a14:useLocalDpi xmlns:a14="http://schemas.microsoft.com/office/drawing/2010/main"/>
                        </a:ext>
                      </a:extLst>
                    </a:blip>
                    <a:srcRect t="4900" r="2875" b="5809"/>
                    <a:stretch>
                      <a:fillRect/>
                    </a:stretch>
                  </pic:blipFill>
                  <pic:spPr bwMode="auto">
                    <a:xfrm>
                      <a:off x="0" y="0"/>
                      <a:ext cx="5219092" cy="3943916"/>
                    </a:xfrm>
                    <a:prstGeom prst="rect">
                      <a:avLst/>
                    </a:prstGeom>
                    <a:ln>
                      <a:noFill/>
                    </a:ln>
                    <a:extLst>
                      <a:ext uri="{53640926-AAD7-44D8-BBD7-CCE9431645EC}">
                        <a14:shadowObscured xmlns:a14="http://schemas.microsoft.com/office/drawing/2010/main"/>
                      </a:ext>
                    </a:extLst>
                  </pic:spPr>
                </pic:pic>
              </a:graphicData>
            </a:graphic>
          </wp:inline>
        </w:drawing>
      </w:r>
    </w:p>
    <w:p w14:paraId="2490F91D" w14:textId="1CA96E8C" w:rsidR="7B888784" w:rsidRPr="00324968" w:rsidRDefault="7B888784" w:rsidP="00324968">
      <w:pPr>
        <w:spacing w:line="259" w:lineRule="auto"/>
        <w:jc w:val="center"/>
        <w:rPr>
          <w:b/>
          <w:sz w:val="22"/>
          <w:szCs w:val="22"/>
        </w:rPr>
      </w:pPr>
      <w:r w:rsidRPr="7C324E05">
        <w:rPr>
          <w:b/>
          <w:sz w:val="22"/>
          <w:szCs w:val="22"/>
        </w:rPr>
        <w:t xml:space="preserve">Figure </w:t>
      </w:r>
      <w:r w:rsidR="3B95F2B1" w:rsidRPr="1DF80FCD">
        <w:rPr>
          <w:b/>
          <w:bCs/>
          <w:sz w:val="22"/>
          <w:szCs w:val="22"/>
        </w:rPr>
        <w:t>10</w:t>
      </w:r>
      <w:r w:rsidRPr="7C324E05">
        <w:rPr>
          <w:b/>
          <w:sz w:val="22"/>
          <w:szCs w:val="22"/>
        </w:rPr>
        <w:t>: Internal components</w:t>
      </w:r>
    </w:p>
    <w:p w14:paraId="72B0F505" w14:textId="3FF191AA" w:rsidR="0403E30B" w:rsidRDefault="0403E30B" w:rsidP="00A71701">
      <w:pPr>
        <w:spacing w:after="0" w:line="259" w:lineRule="auto"/>
        <w:rPr>
          <w:sz w:val="22"/>
          <w:szCs w:val="22"/>
        </w:rPr>
      </w:pPr>
    </w:p>
    <w:p w14:paraId="018B678B" w14:textId="7931EC51" w:rsidR="7B888784" w:rsidRPr="00324968" w:rsidRDefault="7B888784" w:rsidP="0403E30B">
      <w:pPr>
        <w:spacing w:line="259" w:lineRule="auto"/>
        <w:rPr>
          <w:sz w:val="22"/>
          <w:szCs w:val="22"/>
        </w:rPr>
      </w:pPr>
      <w:r w:rsidRPr="7C324E05">
        <w:rPr>
          <w:sz w:val="22"/>
          <w:szCs w:val="22"/>
        </w:rPr>
        <w:t xml:space="preserve">The chassis has been sized to ensure all </w:t>
      </w:r>
      <w:r w:rsidR="0016361D" w:rsidRPr="7C324E05">
        <w:rPr>
          <w:sz w:val="22"/>
          <w:szCs w:val="22"/>
        </w:rPr>
        <w:t>electrical components fit, with sufficient</w:t>
      </w:r>
      <w:r w:rsidRPr="7C324E05">
        <w:rPr>
          <w:sz w:val="22"/>
          <w:szCs w:val="22"/>
        </w:rPr>
        <w:t xml:space="preserve"> space to attach the required cables. Components with screw holes will be secured with suitable screws. The IR sensors and kill switch will be secured with Loctite superglue, as they are inexpensive and will not need to be removed. The batteries will be secured </w:t>
      </w:r>
      <w:r w:rsidR="0016361D" w:rsidRPr="7C324E05">
        <w:rPr>
          <w:sz w:val="22"/>
          <w:szCs w:val="22"/>
        </w:rPr>
        <w:t xml:space="preserve">with Velcro tape for normal operation (so they can be easily </w:t>
      </w:r>
      <w:r w:rsidRPr="7C324E05">
        <w:rPr>
          <w:sz w:val="22"/>
          <w:szCs w:val="22"/>
        </w:rPr>
        <w:t>removed for charging) and additional zip ties for the vibration table.</w:t>
      </w:r>
    </w:p>
    <w:p w14:paraId="291679DB" w14:textId="052350A0" w:rsidR="0403E30B" w:rsidRDefault="0403E30B" w:rsidP="0403E30B">
      <w:pPr>
        <w:rPr>
          <w:color w:val="000000" w:themeColor="text1"/>
          <w:sz w:val="22"/>
          <w:szCs w:val="22"/>
        </w:rPr>
      </w:pPr>
    </w:p>
    <w:p w14:paraId="5480E6C5" w14:textId="2A9D2C29" w:rsidR="604A8088" w:rsidRDefault="604A8088" w:rsidP="00324968">
      <w:pPr>
        <w:jc w:val="center"/>
        <w:rPr>
          <w:color w:val="000000" w:themeColor="text1"/>
          <w:sz w:val="22"/>
          <w:szCs w:val="22"/>
        </w:rPr>
      </w:pPr>
      <w:r>
        <w:rPr>
          <w:noProof/>
        </w:rPr>
        <w:drawing>
          <wp:inline distT="0" distB="0" distL="0" distR="0" wp14:anchorId="61C3ABD0" wp14:editId="573E54E0">
            <wp:extent cx="5359099" cy="3781425"/>
            <wp:effectExtent l="0" t="0" r="635" b="3175"/>
            <wp:docPr id="1288372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72823" name=""/>
                    <pic:cNvPicPr/>
                  </pic:nvPicPr>
                  <pic:blipFill rotWithShape="1">
                    <a:blip r:embed="rId46">
                      <a:extLst>
                        <a:ext uri="{28A0092B-C50C-407E-A947-70E740481C1C}">
                          <a14:useLocalDpi xmlns:a14="http://schemas.microsoft.com/office/drawing/2010/main"/>
                        </a:ext>
                      </a:extLst>
                    </a:blip>
                    <a:srcRect r="3094"/>
                    <a:stretch>
                      <a:fillRect/>
                    </a:stretch>
                  </pic:blipFill>
                  <pic:spPr bwMode="auto">
                    <a:xfrm>
                      <a:off x="0" y="0"/>
                      <a:ext cx="5398319" cy="3809099"/>
                    </a:xfrm>
                    <a:prstGeom prst="rect">
                      <a:avLst/>
                    </a:prstGeom>
                    <a:ln>
                      <a:noFill/>
                    </a:ln>
                    <a:extLst>
                      <a:ext uri="{53640926-AAD7-44D8-BBD7-CCE9431645EC}">
                        <a14:shadowObscured xmlns:a14="http://schemas.microsoft.com/office/drawing/2010/main"/>
                      </a:ext>
                    </a:extLst>
                  </pic:spPr>
                </pic:pic>
              </a:graphicData>
            </a:graphic>
          </wp:inline>
        </w:drawing>
      </w:r>
    </w:p>
    <w:p w14:paraId="44C00D89" w14:textId="08191593" w:rsidR="604A8088" w:rsidRDefault="4260138D" w:rsidP="00324968">
      <w:pPr>
        <w:jc w:val="center"/>
        <w:rPr>
          <w:b/>
          <w:color w:val="000000" w:themeColor="text1"/>
          <w:sz w:val="22"/>
          <w:szCs w:val="22"/>
        </w:rPr>
      </w:pPr>
      <w:r w:rsidRPr="7C324E05">
        <w:rPr>
          <w:b/>
          <w:color w:val="000000" w:themeColor="text1"/>
          <w:sz w:val="22"/>
          <w:szCs w:val="22"/>
        </w:rPr>
        <w:t xml:space="preserve">Figure </w:t>
      </w:r>
      <w:r w:rsidR="5669F821" w:rsidRPr="49C2B86E">
        <w:rPr>
          <w:b/>
          <w:bCs/>
          <w:color w:val="000000" w:themeColor="text1"/>
          <w:sz w:val="22"/>
          <w:szCs w:val="22"/>
        </w:rPr>
        <w:t>11</w:t>
      </w:r>
      <w:r w:rsidRPr="7C324E05">
        <w:rPr>
          <w:b/>
          <w:color w:val="000000" w:themeColor="text1"/>
          <w:sz w:val="22"/>
          <w:szCs w:val="22"/>
        </w:rPr>
        <w:t>: Chassis Lid Annotated CAD Model</w:t>
      </w:r>
    </w:p>
    <w:p w14:paraId="0E85C5A1" w14:textId="77777777" w:rsidR="00A71701" w:rsidRPr="00324968" w:rsidRDefault="00A71701" w:rsidP="00A71701">
      <w:pPr>
        <w:spacing w:after="0"/>
        <w:jc w:val="center"/>
        <w:rPr>
          <w:b/>
          <w:color w:val="000000" w:themeColor="text1"/>
          <w:sz w:val="22"/>
          <w:szCs w:val="22"/>
        </w:rPr>
      </w:pPr>
    </w:p>
    <w:p w14:paraId="474D9F62" w14:textId="3FC951ED" w:rsidR="4260138D" w:rsidRPr="00324968" w:rsidRDefault="4260138D" w:rsidP="2DE80127">
      <w:pPr>
        <w:pStyle w:val="ListParagraph"/>
        <w:numPr>
          <w:ilvl w:val="0"/>
          <w:numId w:val="13"/>
        </w:numPr>
        <w:rPr>
          <w:b/>
          <w:color w:val="000000" w:themeColor="text1"/>
          <w:sz w:val="22"/>
          <w:szCs w:val="22"/>
        </w:rPr>
      </w:pPr>
      <w:r w:rsidRPr="7C324E05">
        <w:rPr>
          <w:b/>
          <w:color w:val="000000" w:themeColor="text1"/>
          <w:sz w:val="22"/>
          <w:szCs w:val="22"/>
        </w:rPr>
        <w:t>Recessed Lip</w:t>
      </w:r>
    </w:p>
    <w:p w14:paraId="37F525EA" w14:textId="1939F90B" w:rsidR="4260138D" w:rsidRPr="00324968" w:rsidRDefault="4260138D" w:rsidP="2DE80127">
      <w:pPr>
        <w:pStyle w:val="ListParagraph"/>
        <w:numPr>
          <w:ilvl w:val="0"/>
          <w:numId w:val="13"/>
        </w:numPr>
        <w:rPr>
          <w:b/>
          <w:color w:val="000000" w:themeColor="text1"/>
          <w:sz w:val="22"/>
          <w:szCs w:val="22"/>
        </w:rPr>
      </w:pPr>
      <w:r w:rsidRPr="7C324E05">
        <w:rPr>
          <w:b/>
          <w:color w:val="000000" w:themeColor="text1"/>
          <w:sz w:val="22"/>
          <w:szCs w:val="22"/>
        </w:rPr>
        <w:t>8 mm screw bosses</w:t>
      </w:r>
    </w:p>
    <w:p w14:paraId="1C783030" w14:textId="7EF539AC" w:rsidR="4260138D" w:rsidRPr="00324968" w:rsidRDefault="4260138D" w:rsidP="2DE80127">
      <w:pPr>
        <w:pStyle w:val="ListParagraph"/>
        <w:numPr>
          <w:ilvl w:val="0"/>
          <w:numId w:val="13"/>
        </w:numPr>
        <w:rPr>
          <w:b/>
          <w:color w:val="000000" w:themeColor="text1"/>
          <w:sz w:val="22"/>
          <w:szCs w:val="22"/>
        </w:rPr>
      </w:pPr>
      <w:r w:rsidRPr="7C324E05">
        <w:rPr>
          <w:b/>
          <w:color w:val="000000" w:themeColor="text1"/>
          <w:sz w:val="22"/>
          <w:szCs w:val="22"/>
        </w:rPr>
        <w:t xml:space="preserve">Chassis </w:t>
      </w:r>
      <w:r w:rsidR="5C737A5C" w:rsidRPr="7C324E05">
        <w:rPr>
          <w:b/>
          <w:color w:val="000000" w:themeColor="text1"/>
          <w:sz w:val="22"/>
          <w:szCs w:val="22"/>
        </w:rPr>
        <w:t>l</w:t>
      </w:r>
      <w:r w:rsidRPr="7C324E05">
        <w:rPr>
          <w:b/>
          <w:color w:val="000000" w:themeColor="text1"/>
          <w:sz w:val="22"/>
          <w:szCs w:val="22"/>
        </w:rPr>
        <w:t>id</w:t>
      </w:r>
    </w:p>
    <w:p w14:paraId="6132F14C" w14:textId="27771881" w:rsidR="4260138D" w:rsidRPr="00324968" w:rsidRDefault="4260138D" w:rsidP="2DE80127">
      <w:pPr>
        <w:pStyle w:val="ListParagraph"/>
        <w:numPr>
          <w:ilvl w:val="0"/>
          <w:numId w:val="13"/>
        </w:numPr>
        <w:rPr>
          <w:b/>
          <w:color w:val="000000" w:themeColor="text1"/>
          <w:sz w:val="22"/>
          <w:szCs w:val="22"/>
        </w:rPr>
      </w:pPr>
      <w:r w:rsidRPr="7C324E05">
        <w:rPr>
          <w:b/>
          <w:color w:val="000000" w:themeColor="text1"/>
          <w:sz w:val="22"/>
          <w:szCs w:val="22"/>
        </w:rPr>
        <w:t xml:space="preserve">M3 x 10 mm </w:t>
      </w:r>
      <w:r w:rsidR="5A35FCE9" w:rsidRPr="7C324E05">
        <w:rPr>
          <w:b/>
          <w:color w:val="000000" w:themeColor="text1"/>
          <w:sz w:val="22"/>
          <w:szCs w:val="22"/>
        </w:rPr>
        <w:t>s</w:t>
      </w:r>
      <w:r w:rsidRPr="7C324E05">
        <w:rPr>
          <w:b/>
          <w:color w:val="000000" w:themeColor="text1"/>
          <w:sz w:val="22"/>
          <w:szCs w:val="22"/>
        </w:rPr>
        <w:t xml:space="preserve">ocket </w:t>
      </w:r>
      <w:r w:rsidR="4BA54DA8" w:rsidRPr="7C324E05">
        <w:rPr>
          <w:b/>
          <w:color w:val="000000" w:themeColor="text1"/>
          <w:sz w:val="22"/>
          <w:szCs w:val="22"/>
        </w:rPr>
        <w:t>c</w:t>
      </w:r>
      <w:r w:rsidRPr="7C324E05">
        <w:rPr>
          <w:b/>
          <w:color w:val="000000" w:themeColor="text1"/>
          <w:sz w:val="22"/>
          <w:szCs w:val="22"/>
        </w:rPr>
        <w:t xml:space="preserve">ap </w:t>
      </w:r>
      <w:r w:rsidR="3FDA0DDF" w:rsidRPr="7C324E05">
        <w:rPr>
          <w:b/>
          <w:color w:val="000000" w:themeColor="text1"/>
          <w:sz w:val="22"/>
          <w:szCs w:val="22"/>
        </w:rPr>
        <w:t>h</w:t>
      </w:r>
      <w:r w:rsidRPr="7C324E05">
        <w:rPr>
          <w:b/>
          <w:color w:val="000000" w:themeColor="text1"/>
          <w:sz w:val="22"/>
          <w:szCs w:val="22"/>
        </w:rPr>
        <w:t>ead screws</w:t>
      </w:r>
    </w:p>
    <w:p w14:paraId="5F647DAA" w14:textId="6F592CF8" w:rsidR="4260138D" w:rsidRDefault="4260138D" w:rsidP="2DE80127">
      <w:pPr>
        <w:pStyle w:val="ListParagraph"/>
        <w:numPr>
          <w:ilvl w:val="0"/>
          <w:numId w:val="13"/>
        </w:numPr>
        <w:rPr>
          <w:b/>
          <w:color w:val="000000" w:themeColor="text1"/>
          <w:sz w:val="22"/>
          <w:szCs w:val="22"/>
        </w:rPr>
      </w:pPr>
      <w:r w:rsidRPr="7C324E05">
        <w:rPr>
          <w:b/>
          <w:color w:val="000000" w:themeColor="text1"/>
          <w:sz w:val="22"/>
          <w:szCs w:val="22"/>
        </w:rPr>
        <w:t xml:space="preserve">Thumb </w:t>
      </w:r>
      <w:r w:rsidR="21CB69DA" w:rsidRPr="7C324E05">
        <w:rPr>
          <w:b/>
          <w:color w:val="000000" w:themeColor="text1"/>
          <w:sz w:val="22"/>
          <w:szCs w:val="22"/>
        </w:rPr>
        <w:t>a</w:t>
      </w:r>
      <w:r w:rsidRPr="7C324E05">
        <w:rPr>
          <w:b/>
          <w:color w:val="000000" w:themeColor="text1"/>
          <w:sz w:val="22"/>
          <w:szCs w:val="22"/>
        </w:rPr>
        <w:t xml:space="preserve">ccess </w:t>
      </w:r>
      <w:r w:rsidR="1BA3FB7D" w:rsidRPr="7C324E05">
        <w:rPr>
          <w:b/>
          <w:color w:val="000000" w:themeColor="text1"/>
          <w:sz w:val="22"/>
          <w:szCs w:val="22"/>
        </w:rPr>
        <w:t>notch</w:t>
      </w:r>
    </w:p>
    <w:p w14:paraId="4DB360EE" w14:textId="77777777" w:rsidR="00A71701" w:rsidRPr="00A71701" w:rsidRDefault="00A71701" w:rsidP="00A71701">
      <w:pPr>
        <w:spacing w:after="0"/>
        <w:rPr>
          <w:b/>
          <w:color w:val="000000" w:themeColor="text1"/>
          <w:sz w:val="22"/>
          <w:szCs w:val="22"/>
        </w:rPr>
      </w:pPr>
    </w:p>
    <w:p w14:paraId="0BD439FE" w14:textId="6D76AB8E" w:rsidR="4260138D" w:rsidRDefault="4260138D" w:rsidP="2DE80127">
      <w:pPr>
        <w:rPr>
          <w:color w:val="000000" w:themeColor="text1"/>
          <w:sz w:val="22"/>
          <w:szCs w:val="22"/>
        </w:rPr>
      </w:pPr>
      <w:r w:rsidRPr="7C324E05">
        <w:rPr>
          <w:color w:val="000000" w:themeColor="text1"/>
          <w:sz w:val="22"/>
          <w:szCs w:val="22"/>
        </w:rPr>
        <w:t xml:space="preserve">There is a lid on the </w:t>
      </w:r>
      <w:r w:rsidR="1FEE1DAC" w:rsidRPr="7C324E05">
        <w:rPr>
          <w:color w:val="000000" w:themeColor="text1"/>
          <w:sz w:val="22"/>
          <w:szCs w:val="22"/>
        </w:rPr>
        <w:t xml:space="preserve">top </w:t>
      </w:r>
      <w:r w:rsidRPr="7C324E05">
        <w:rPr>
          <w:color w:val="000000" w:themeColor="text1"/>
          <w:sz w:val="22"/>
          <w:szCs w:val="22"/>
        </w:rPr>
        <w:t xml:space="preserve">to access the internal electronics. </w:t>
      </w:r>
      <w:r w:rsidR="4F0CC95C" w:rsidRPr="7C324E05">
        <w:rPr>
          <w:color w:val="000000" w:themeColor="text1"/>
          <w:sz w:val="22"/>
          <w:szCs w:val="22"/>
        </w:rPr>
        <w:t xml:space="preserve">A </w:t>
      </w:r>
      <w:r w:rsidR="0016361D" w:rsidRPr="7C324E05">
        <w:rPr>
          <w:color w:val="000000" w:themeColor="text1"/>
          <w:sz w:val="22"/>
          <w:szCs w:val="22"/>
        </w:rPr>
        <w:t>top-opening lid was selected because</w:t>
      </w:r>
      <w:r w:rsidR="4F0CC95C" w:rsidRPr="7C324E05">
        <w:rPr>
          <w:color w:val="000000" w:themeColor="text1"/>
          <w:sz w:val="22"/>
          <w:szCs w:val="22"/>
        </w:rPr>
        <w:t xml:space="preserve"> it will make it easier to access and repair all electrical components in the rover. The lid</w:t>
      </w:r>
      <w:r w:rsidRPr="7C324E05">
        <w:rPr>
          <w:color w:val="000000" w:themeColor="text1"/>
          <w:sz w:val="22"/>
          <w:szCs w:val="22"/>
        </w:rPr>
        <w:t xml:space="preserve"> will </w:t>
      </w:r>
      <w:r w:rsidR="78D24672" w:rsidRPr="7C324E05">
        <w:rPr>
          <w:color w:val="000000" w:themeColor="text1"/>
          <w:sz w:val="22"/>
          <w:szCs w:val="22"/>
        </w:rPr>
        <w:t xml:space="preserve">have a </w:t>
      </w:r>
      <w:r w:rsidR="0016361D" w:rsidRPr="7C324E05">
        <w:rPr>
          <w:color w:val="000000" w:themeColor="text1"/>
          <w:sz w:val="22"/>
          <w:szCs w:val="22"/>
        </w:rPr>
        <w:t xml:space="preserve">thumb-access notch to make it easy to remove and will sit on a recessed lip to improve resistance to vibrations and reduce </w:t>
      </w:r>
      <w:r w:rsidRPr="7C324E05">
        <w:rPr>
          <w:color w:val="000000" w:themeColor="text1"/>
          <w:sz w:val="22"/>
          <w:szCs w:val="22"/>
        </w:rPr>
        <w:t xml:space="preserve">stress on the screws, as well as providing a better seal against dust and debris. The best method </w:t>
      </w:r>
      <w:r w:rsidR="0016361D" w:rsidRPr="7C324E05">
        <w:rPr>
          <w:color w:val="000000" w:themeColor="text1"/>
          <w:sz w:val="22"/>
          <w:szCs w:val="22"/>
        </w:rPr>
        <w:t>for attaching the lid to the 3D-printed</w:t>
      </w:r>
      <w:r w:rsidRPr="7C324E05">
        <w:rPr>
          <w:color w:val="000000" w:themeColor="text1"/>
          <w:sz w:val="22"/>
          <w:szCs w:val="22"/>
        </w:rPr>
        <w:t xml:space="preserve"> chassis was considered. </w:t>
      </w:r>
    </w:p>
    <w:p w14:paraId="0B05DA53" w14:textId="77777777" w:rsidR="00A71701" w:rsidRDefault="00A71701" w:rsidP="2DE80127">
      <w:pPr>
        <w:rPr>
          <w:color w:val="000000" w:themeColor="text1"/>
          <w:sz w:val="22"/>
          <w:szCs w:val="22"/>
        </w:rPr>
      </w:pPr>
    </w:p>
    <w:p w14:paraId="4D0E7E27" w14:textId="77777777" w:rsidR="00A71701" w:rsidRDefault="00A71701" w:rsidP="2DE80127">
      <w:pPr>
        <w:rPr>
          <w:color w:val="000000" w:themeColor="text1"/>
          <w:sz w:val="22"/>
          <w:szCs w:val="22"/>
        </w:rPr>
      </w:pPr>
    </w:p>
    <w:p w14:paraId="6D5CEE61" w14:textId="77777777" w:rsidR="00A71701" w:rsidRDefault="00A71701" w:rsidP="2DE80127">
      <w:pPr>
        <w:rPr>
          <w:color w:val="000000" w:themeColor="text1"/>
          <w:sz w:val="22"/>
          <w:szCs w:val="22"/>
        </w:rPr>
      </w:pPr>
    </w:p>
    <w:p w14:paraId="0CF1B0D0" w14:textId="1127CE97" w:rsidR="4260138D" w:rsidRPr="00324968" w:rsidRDefault="4260138D" w:rsidP="00324968">
      <w:pPr>
        <w:jc w:val="center"/>
        <w:rPr>
          <w:b/>
          <w:color w:val="000000" w:themeColor="text1"/>
          <w:sz w:val="22"/>
          <w:szCs w:val="22"/>
        </w:rPr>
      </w:pPr>
      <w:r w:rsidRPr="7C324E05">
        <w:rPr>
          <w:b/>
          <w:color w:val="000000" w:themeColor="text1"/>
          <w:sz w:val="22"/>
          <w:szCs w:val="22"/>
        </w:rPr>
        <w:t xml:space="preserve">Table </w:t>
      </w:r>
      <w:r w:rsidR="00324968" w:rsidRPr="7C324E05">
        <w:rPr>
          <w:b/>
          <w:color w:val="000000" w:themeColor="text1"/>
          <w:sz w:val="22"/>
          <w:szCs w:val="22"/>
        </w:rPr>
        <w:t>7</w:t>
      </w:r>
      <w:r w:rsidRPr="7C324E05">
        <w:rPr>
          <w:b/>
          <w:color w:val="000000" w:themeColor="text1"/>
          <w:sz w:val="22"/>
          <w:szCs w:val="22"/>
        </w:rPr>
        <w:t xml:space="preserve">: </w:t>
      </w:r>
      <w:r w:rsidR="00324968" w:rsidRPr="7C324E05">
        <w:rPr>
          <w:b/>
          <w:color w:val="000000" w:themeColor="text1"/>
          <w:sz w:val="22"/>
          <w:szCs w:val="22"/>
        </w:rPr>
        <w:t>Comparison of Lid Attachment Methods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60"/>
        <w:gridCol w:w="3119"/>
        <w:gridCol w:w="3621"/>
      </w:tblGrid>
      <w:tr w:rsidR="2DE80127" w14:paraId="5D2CF094" w14:textId="77777777" w:rsidTr="00324968">
        <w:trPr>
          <w:trHeight w:val="285"/>
        </w:trPr>
        <w:tc>
          <w:tcPr>
            <w:tcW w:w="2260" w:type="dxa"/>
            <w:tcMar>
              <w:left w:w="105" w:type="dxa"/>
              <w:right w:w="105" w:type="dxa"/>
            </w:tcMar>
          </w:tcPr>
          <w:p w14:paraId="5649C4D6" w14:textId="521C79B0" w:rsidR="2DE80127" w:rsidRPr="00324968" w:rsidRDefault="2DE80127" w:rsidP="2DE80127">
            <w:pPr>
              <w:rPr>
                <w:color w:val="000000" w:themeColor="text1"/>
                <w:sz w:val="22"/>
                <w:szCs w:val="22"/>
              </w:rPr>
            </w:pPr>
            <w:r w:rsidRPr="7C324E05">
              <w:rPr>
                <w:b/>
                <w:color w:val="000000" w:themeColor="text1"/>
                <w:sz w:val="22"/>
                <w:szCs w:val="22"/>
              </w:rPr>
              <w:t>Method</w:t>
            </w:r>
          </w:p>
        </w:tc>
        <w:tc>
          <w:tcPr>
            <w:tcW w:w="3119" w:type="dxa"/>
            <w:tcMar>
              <w:left w:w="105" w:type="dxa"/>
              <w:right w:w="105" w:type="dxa"/>
            </w:tcMar>
          </w:tcPr>
          <w:p w14:paraId="4DBECFC3" w14:textId="6A7B7493" w:rsidR="2DE80127" w:rsidRPr="00324968" w:rsidRDefault="2DE80127" w:rsidP="2DE80127">
            <w:pPr>
              <w:rPr>
                <w:color w:val="000000" w:themeColor="text1"/>
                <w:sz w:val="22"/>
                <w:szCs w:val="22"/>
              </w:rPr>
            </w:pPr>
            <w:r w:rsidRPr="7C324E05">
              <w:rPr>
                <w:b/>
                <w:color w:val="000000" w:themeColor="text1"/>
                <w:sz w:val="22"/>
                <w:szCs w:val="22"/>
              </w:rPr>
              <w:t>Advantages</w:t>
            </w:r>
          </w:p>
        </w:tc>
        <w:tc>
          <w:tcPr>
            <w:tcW w:w="3621" w:type="dxa"/>
            <w:tcMar>
              <w:left w:w="105" w:type="dxa"/>
              <w:right w:w="105" w:type="dxa"/>
            </w:tcMar>
          </w:tcPr>
          <w:p w14:paraId="7E57C29F" w14:textId="2D236B87" w:rsidR="2DE80127" w:rsidRPr="00324968" w:rsidRDefault="2DE80127" w:rsidP="2DE80127">
            <w:pPr>
              <w:rPr>
                <w:color w:val="000000" w:themeColor="text1"/>
                <w:sz w:val="22"/>
                <w:szCs w:val="22"/>
              </w:rPr>
            </w:pPr>
            <w:r w:rsidRPr="7C324E05">
              <w:rPr>
                <w:b/>
                <w:color w:val="000000" w:themeColor="text1"/>
                <w:sz w:val="22"/>
                <w:szCs w:val="22"/>
              </w:rPr>
              <w:t>Disadvantages</w:t>
            </w:r>
          </w:p>
        </w:tc>
      </w:tr>
      <w:tr w:rsidR="2DE80127" w14:paraId="2B8FDAA7" w14:textId="77777777" w:rsidTr="00324968">
        <w:trPr>
          <w:trHeight w:val="285"/>
        </w:trPr>
        <w:tc>
          <w:tcPr>
            <w:tcW w:w="2260" w:type="dxa"/>
            <w:tcMar>
              <w:left w:w="105" w:type="dxa"/>
              <w:right w:w="105" w:type="dxa"/>
            </w:tcMar>
          </w:tcPr>
          <w:p w14:paraId="524B68D3" w14:textId="6030EE0A" w:rsidR="2DE80127" w:rsidRPr="00324968" w:rsidRDefault="2DE80127" w:rsidP="2DE80127">
            <w:pPr>
              <w:rPr>
                <w:color w:val="000000" w:themeColor="text1"/>
                <w:sz w:val="22"/>
                <w:szCs w:val="22"/>
              </w:rPr>
            </w:pPr>
            <w:r w:rsidRPr="7C324E05">
              <w:rPr>
                <w:color w:val="000000" w:themeColor="text1"/>
                <w:sz w:val="22"/>
                <w:szCs w:val="22"/>
              </w:rPr>
              <w:t>Printed Threads</w:t>
            </w:r>
          </w:p>
        </w:tc>
        <w:tc>
          <w:tcPr>
            <w:tcW w:w="3119" w:type="dxa"/>
            <w:tcMar>
              <w:left w:w="105" w:type="dxa"/>
              <w:right w:w="105" w:type="dxa"/>
            </w:tcMar>
          </w:tcPr>
          <w:p w14:paraId="5737F10D" w14:textId="27D9867C" w:rsidR="2DE80127" w:rsidRPr="00324968" w:rsidRDefault="2DE80127" w:rsidP="2DE80127">
            <w:pPr>
              <w:pStyle w:val="ListParagraph"/>
              <w:numPr>
                <w:ilvl w:val="0"/>
                <w:numId w:val="11"/>
              </w:numPr>
              <w:rPr>
                <w:color w:val="000000" w:themeColor="text1"/>
                <w:sz w:val="22"/>
                <w:szCs w:val="22"/>
              </w:rPr>
            </w:pPr>
            <w:r w:rsidRPr="7C324E05">
              <w:rPr>
                <w:color w:val="000000" w:themeColor="text1"/>
                <w:sz w:val="22"/>
                <w:szCs w:val="22"/>
              </w:rPr>
              <w:t>Cheap</w:t>
            </w:r>
          </w:p>
          <w:p w14:paraId="46D3C275" w14:textId="3E9C80B4" w:rsidR="2DE80127" w:rsidRPr="00324968" w:rsidRDefault="2DE80127" w:rsidP="2DE80127">
            <w:pPr>
              <w:pStyle w:val="ListParagraph"/>
              <w:numPr>
                <w:ilvl w:val="0"/>
                <w:numId w:val="11"/>
              </w:numPr>
              <w:rPr>
                <w:color w:val="000000" w:themeColor="text1"/>
                <w:sz w:val="22"/>
                <w:szCs w:val="22"/>
              </w:rPr>
            </w:pPr>
            <w:r w:rsidRPr="7C324E05">
              <w:rPr>
                <w:color w:val="000000" w:themeColor="text1"/>
                <w:sz w:val="22"/>
                <w:szCs w:val="22"/>
              </w:rPr>
              <w:t>No extra hardware</w:t>
            </w:r>
          </w:p>
          <w:p w14:paraId="1B8466EF" w14:textId="65340729" w:rsidR="2DE80127" w:rsidRPr="00324968" w:rsidRDefault="4666D592" w:rsidP="2DE80127">
            <w:pPr>
              <w:pStyle w:val="ListParagraph"/>
              <w:numPr>
                <w:ilvl w:val="0"/>
                <w:numId w:val="11"/>
              </w:numPr>
              <w:rPr>
                <w:color w:val="000000" w:themeColor="text1"/>
                <w:sz w:val="22"/>
                <w:szCs w:val="22"/>
              </w:rPr>
            </w:pPr>
            <w:r w:rsidRPr="7C324E05">
              <w:rPr>
                <w:color w:val="000000" w:themeColor="text1"/>
                <w:sz w:val="22"/>
                <w:szCs w:val="22"/>
              </w:rPr>
              <w:t>No</w:t>
            </w:r>
            <w:r w:rsidR="0B5FD63D" w:rsidRPr="7C324E05">
              <w:rPr>
                <w:color w:val="000000" w:themeColor="text1"/>
                <w:sz w:val="22"/>
                <w:szCs w:val="22"/>
              </w:rPr>
              <w:t xml:space="preserve"> </w:t>
            </w:r>
            <w:r w:rsidRPr="7C324E05">
              <w:rPr>
                <w:color w:val="000000" w:themeColor="text1"/>
                <w:sz w:val="22"/>
                <w:szCs w:val="22"/>
              </w:rPr>
              <w:t>additional</w:t>
            </w:r>
            <w:r w:rsidR="2DE80127" w:rsidRPr="7C324E05">
              <w:rPr>
                <w:color w:val="000000" w:themeColor="text1"/>
                <w:sz w:val="22"/>
                <w:szCs w:val="22"/>
              </w:rPr>
              <w:t xml:space="preserve"> assembly</w:t>
            </w:r>
          </w:p>
        </w:tc>
        <w:tc>
          <w:tcPr>
            <w:tcW w:w="3621" w:type="dxa"/>
            <w:tcMar>
              <w:left w:w="105" w:type="dxa"/>
              <w:right w:w="105" w:type="dxa"/>
            </w:tcMar>
          </w:tcPr>
          <w:p w14:paraId="3813DCFF" w14:textId="08ACAAAB" w:rsidR="2DE80127" w:rsidRPr="00324968" w:rsidRDefault="2DE80127" w:rsidP="2DE80127">
            <w:pPr>
              <w:pStyle w:val="ListParagraph"/>
              <w:numPr>
                <w:ilvl w:val="0"/>
                <w:numId w:val="10"/>
              </w:numPr>
              <w:rPr>
                <w:color w:val="000000" w:themeColor="text1"/>
                <w:sz w:val="22"/>
                <w:szCs w:val="22"/>
              </w:rPr>
            </w:pPr>
            <w:r w:rsidRPr="7C324E05">
              <w:rPr>
                <w:color w:val="000000" w:themeColor="text1"/>
                <w:sz w:val="22"/>
                <w:szCs w:val="22"/>
              </w:rPr>
              <w:t>Low strength</w:t>
            </w:r>
          </w:p>
          <w:p w14:paraId="5FEE89CA" w14:textId="51967182" w:rsidR="2DE80127" w:rsidRPr="00324968" w:rsidRDefault="2DE80127" w:rsidP="2DE80127">
            <w:pPr>
              <w:pStyle w:val="ListParagraph"/>
              <w:numPr>
                <w:ilvl w:val="0"/>
                <w:numId w:val="10"/>
              </w:numPr>
              <w:rPr>
                <w:color w:val="000000" w:themeColor="text1"/>
                <w:sz w:val="22"/>
                <w:szCs w:val="22"/>
              </w:rPr>
            </w:pPr>
            <w:r w:rsidRPr="7C324E05">
              <w:rPr>
                <w:color w:val="000000" w:themeColor="text1"/>
                <w:sz w:val="22"/>
                <w:szCs w:val="22"/>
              </w:rPr>
              <w:t>Wears quickly</w:t>
            </w:r>
          </w:p>
          <w:p w14:paraId="28A12530" w14:textId="1CF01321" w:rsidR="2DE80127" w:rsidRPr="00324968" w:rsidRDefault="2DE80127" w:rsidP="2DE80127">
            <w:pPr>
              <w:pStyle w:val="ListParagraph"/>
              <w:numPr>
                <w:ilvl w:val="0"/>
                <w:numId w:val="10"/>
              </w:numPr>
              <w:rPr>
                <w:color w:val="000000" w:themeColor="text1"/>
                <w:sz w:val="22"/>
                <w:szCs w:val="22"/>
              </w:rPr>
            </w:pPr>
            <w:r w:rsidRPr="7C324E05">
              <w:rPr>
                <w:color w:val="000000" w:themeColor="text1"/>
                <w:sz w:val="22"/>
                <w:szCs w:val="22"/>
              </w:rPr>
              <w:t>Additional design and printing complexity</w:t>
            </w:r>
          </w:p>
          <w:p w14:paraId="5F2E2974" w14:textId="7B0AA75C" w:rsidR="2DE80127" w:rsidRPr="00324968" w:rsidRDefault="2DE80127" w:rsidP="2DE80127">
            <w:pPr>
              <w:pStyle w:val="ListParagraph"/>
              <w:numPr>
                <w:ilvl w:val="0"/>
                <w:numId w:val="10"/>
              </w:numPr>
              <w:rPr>
                <w:color w:val="000000" w:themeColor="text1"/>
                <w:sz w:val="22"/>
                <w:szCs w:val="22"/>
              </w:rPr>
            </w:pPr>
            <w:r w:rsidRPr="7C324E05">
              <w:rPr>
                <w:color w:val="000000" w:themeColor="text1"/>
                <w:sz w:val="22"/>
                <w:szCs w:val="22"/>
              </w:rPr>
              <w:t>Requires fine print settings</w:t>
            </w:r>
          </w:p>
        </w:tc>
      </w:tr>
      <w:tr w:rsidR="2DE80127" w14:paraId="3A392E38" w14:textId="77777777" w:rsidTr="00324968">
        <w:trPr>
          <w:trHeight w:val="285"/>
        </w:trPr>
        <w:tc>
          <w:tcPr>
            <w:tcW w:w="2260" w:type="dxa"/>
            <w:tcMar>
              <w:left w:w="105" w:type="dxa"/>
              <w:right w:w="105" w:type="dxa"/>
            </w:tcMar>
          </w:tcPr>
          <w:p w14:paraId="085EA5E0" w14:textId="5F13BEC4" w:rsidR="2DE80127" w:rsidRPr="00324968" w:rsidRDefault="2DE80127" w:rsidP="2DE80127">
            <w:pPr>
              <w:rPr>
                <w:color w:val="000000" w:themeColor="text1"/>
                <w:sz w:val="22"/>
                <w:szCs w:val="22"/>
              </w:rPr>
            </w:pPr>
            <w:r w:rsidRPr="7C324E05">
              <w:rPr>
                <w:color w:val="000000" w:themeColor="text1"/>
                <w:sz w:val="22"/>
                <w:szCs w:val="22"/>
              </w:rPr>
              <w:t>Heat-Set Threaded Inserts</w:t>
            </w:r>
          </w:p>
        </w:tc>
        <w:tc>
          <w:tcPr>
            <w:tcW w:w="3119" w:type="dxa"/>
            <w:tcMar>
              <w:left w:w="105" w:type="dxa"/>
              <w:right w:w="105" w:type="dxa"/>
            </w:tcMar>
          </w:tcPr>
          <w:p w14:paraId="1ABD75AC" w14:textId="0B21FD14" w:rsidR="2DE80127" w:rsidRPr="00324968" w:rsidRDefault="2DE80127" w:rsidP="2DE80127">
            <w:pPr>
              <w:pStyle w:val="ListParagraph"/>
              <w:numPr>
                <w:ilvl w:val="0"/>
                <w:numId w:val="9"/>
              </w:numPr>
              <w:rPr>
                <w:color w:val="000000" w:themeColor="text1"/>
                <w:sz w:val="22"/>
                <w:szCs w:val="22"/>
              </w:rPr>
            </w:pPr>
            <w:r w:rsidRPr="7C324E05">
              <w:rPr>
                <w:color w:val="000000" w:themeColor="text1"/>
                <w:sz w:val="22"/>
                <w:szCs w:val="22"/>
              </w:rPr>
              <w:t>Very strong</w:t>
            </w:r>
          </w:p>
          <w:p w14:paraId="00DAA129" w14:textId="5B35A938" w:rsidR="2DE80127" w:rsidRPr="00324968" w:rsidRDefault="2DE80127" w:rsidP="2DE80127">
            <w:pPr>
              <w:pStyle w:val="ListParagraph"/>
              <w:numPr>
                <w:ilvl w:val="0"/>
                <w:numId w:val="9"/>
              </w:numPr>
              <w:rPr>
                <w:color w:val="000000" w:themeColor="text1"/>
                <w:sz w:val="22"/>
                <w:szCs w:val="22"/>
              </w:rPr>
            </w:pPr>
            <w:r w:rsidRPr="7C324E05">
              <w:rPr>
                <w:color w:val="000000" w:themeColor="text1"/>
                <w:sz w:val="22"/>
                <w:szCs w:val="22"/>
              </w:rPr>
              <w:t>Safe to disassemble often</w:t>
            </w:r>
          </w:p>
          <w:p w14:paraId="0FC73329" w14:textId="1E81A09C" w:rsidR="2DE80127" w:rsidRPr="00324968" w:rsidRDefault="2DE80127" w:rsidP="2DE80127">
            <w:pPr>
              <w:pStyle w:val="ListParagraph"/>
              <w:numPr>
                <w:ilvl w:val="0"/>
                <w:numId w:val="9"/>
              </w:numPr>
              <w:rPr>
                <w:color w:val="000000" w:themeColor="text1"/>
                <w:sz w:val="22"/>
                <w:szCs w:val="22"/>
              </w:rPr>
            </w:pPr>
            <w:r w:rsidRPr="7C324E05">
              <w:rPr>
                <w:color w:val="000000" w:themeColor="text1"/>
                <w:sz w:val="22"/>
                <w:szCs w:val="22"/>
              </w:rPr>
              <w:t>Good pull-out resistance</w:t>
            </w:r>
          </w:p>
        </w:tc>
        <w:tc>
          <w:tcPr>
            <w:tcW w:w="3621" w:type="dxa"/>
            <w:tcMar>
              <w:left w:w="105" w:type="dxa"/>
              <w:right w:w="105" w:type="dxa"/>
            </w:tcMar>
          </w:tcPr>
          <w:p w14:paraId="31F2F0C9" w14:textId="402A588E" w:rsidR="2DE80127" w:rsidRPr="00324968" w:rsidRDefault="2DE80127" w:rsidP="2DE80127">
            <w:pPr>
              <w:pStyle w:val="ListParagraph"/>
              <w:numPr>
                <w:ilvl w:val="0"/>
                <w:numId w:val="8"/>
              </w:numPr>
              <w:rPr>
                <w:color w:val="000000" w:themeColor="text1"/>
                <w:sz w:val="22"/>
                <w:szCs w:val="22"/>
              </w:rPr>
            </w:pPr>
            <w:r w:rsidRPr="7C324E05">
              <w:rPr>
                <w:color w:val="000000" w:themeColor="text1"/>
                <w:sz w:val="22"/>
                <w:szCs w:val="22"/>
              </w:rPr>
              <w:t>Requires inserts</w:t>
            </w:r>
          </w:p>
          <w:p w14:paraId="527A83E6" w14:textId="32C77D4F" w:rsidR="2DE80127" w:rsidRPr="00324968" w:rsidRDefault="2DE80127" w:rsidP="2DE80127">
            <w:pPr>
              <w:pStyle w:val="ListParagraph"/>
              <w:numPr>
                <w:ilvl w:val="0"/>
                <w:numId w:val="8"/>
              </w:numPr>
              <w:rPr>
                <w:color w:val="000000" w:themeColor="text1"/>
                <w:sz w:val="22"/>
                <w:szCs w:val="22"/>
              </w:rPr>
            </w:pPr>
            <w:r w:rsidRPr="7C324E05">
              <w:rPr>
                <w:color w:val="000000" w:themeColor="text1"/>
                <w:sz w:val="22"/>
                <w:szCs w:val="22"/>
              </w:rPr>
              <w:t>Significantly more expensive</w:t>
            </w:r>
          </w:p>
          <w:p w14:paraId="33955DFA" w14:textId="792CBCF1" w:rsidR="2DE80127" w:rsidRPr="00324968" w:rsidRDefault="2DE80127" w:rsidP="2DE80127">
            <w:pPr>
              <w:pStyle w:val="ListParagraph"/>
              <w:numPr>
                <w:ilvl w:val="0"/>
                <w:numId w:val="8"/>
              </w:numPr>
              <w:rPr>
                <w:color w:val="000000" w:themeColor="text1"/>
                <w:sz w:val="22"/>
                <w:szCs w:val="22"/>
              </w:rPr>
            </w:pPr>
            <w:r w:rsidRPr="7C324E05">
              <w:rPr>
                <w:color w:val="000000" w:themeColor="text1"/>
                <w:sz w:val="22"/>
                <w:szCs w:val="22"/>
              </w:rPr>
              <w:t>Can be misaligned</w:t>
            </w:r>
          </w:p>
        </w:tc>
      </w:tr>
      <w:tr w:rsidR="2DE80127" w14:paraId="3D6CAA5E" w14:textId="77777777" w:rsidTr="00324968">
        <w:trPr>
          <w:trHeight w:val="285"/>
        </w:trPr>
        <w:tc>
          <w:tcPr>
            <w:tcW w:w="2260" w:type="dxa"/>
            <w:tcMar>
              <w:left w:w="105" w:type="dxa"/>
              <w:right w:w="105" w:type="dxa"/>
            </w:tcMar>
          </w:tcPr>
          <w:p w14:paraId="49A28D05" w14:textId="0F7DFE5B" w:rsidR="2DE80127" w:rsidRPr="00324968" w:rsidRDefault="2DE80127" w:rsidP="2DE80127">
            <w:pPr>
              <w:rPr>
                <w:color w:val="000000" w:themeColor="text1"/>
                <w:sz w:val="22"/>
                <w:szCs w:val="22"/>
              </w:rPr>
            </w:pPr>
            <w:r w:rsidRPr="7C324E05">
              <w:rPr>
                <w:color w:val="000000" w:themeColor="text1"/>
                <w:sz w:val="22"/>
                <w:szCs w:val="22"/>
              </w:rPr>
              <w:t>Captive Nuts</w:t>
            </w:r>
          </w:p>
        </w:tc>
        <w:tc>
          <w:tcPr>
            <w:tcW w:w="3119" w:type="dxa"/>
            <w:tcMar>
              <w:left w:w="105" w:type="dxa"/>
              <w:right w:w="105" w:type="dxa"/>
            </w:tcMar>
          </w:tcPr>
          <w:p w14:paraId="0033813D" w14:textId="2D047DC4" w:rsidR="2DE80127" w:rsidRPr="00324968" w:rsidRDefault="2DE80127" w:rsidP="2DE80127">
            <w:pPr>
              <w:pStyle w:val="ListParagraph"/>
              <w:numPr>
                <w:ilvl w:val="0"/>
                <w:numId w:val="7"/>
              </w:numPr>
              <w:rPr>
                <w:color w:val="000000" w:themeColor="text1"/>
                <w:sz w:val="22"/>
                <w:szCs w:val="22"/>
              </w:rPr>
            </w:pPr>
            <w:r w:rsidRPr="7C324E05">
              <w:rPr>
                <w:color w:val="000000" w:themeColor="text1"/>
                <w:sz w:val="22"/>
                <w:szCs w:val="22"/>
              </w:rPr>
              <w:t>Very strong</w:t>
            </w:r>
          </w:p>
          <w:p w14:paraId="07DA5E84" w14:textId="6B67DA8F" w:rsidR="2DE80127" w:rsidRPr="00324968" w:rsidRDefault="2DE80127" w:rsidP="2DE80127">
            <w:pPr>
              <w:pStyle w:val="ListParagraph"/>
              <w:numPr>
                <w:ilvl w:val="0"/>
                <w:numId w:val="7"/>
              </w:numPr>
              <w:rPr>
                <w:color w:val="000000" w:themeColor="text1"/>
                <w:sz w:val="22"/>
                <w:szCs w:val="22"/>
              </w:rPr>
            </w:pPr>
            <w:r w:rsidRPr="7C324E05">
              <w:rPr>
                <w:color w:val="000000" w:themeColor="text1"/>
                <w:sz w:val="22"/>
                <w:szCs w:val="22"/>
              </w:rPr>
              <w:t>No additional tools required</w:t>
            </w:r>
          </w:p>
        </w:tc>
        <w:tc>
          <w:tcPr>
            <w:tcW w:w="3621" w:type="dxa"/>
            <w:tcMar>
              <w:left w:w="105" w:type="dxa"/>
              <w:right w:w="105" w:type="dxa"/>
            </w:tcMar>
          </w:tcPr>
          <w:p w14:paraId="331096FB" w14:textId="02D037FF" w:rsidR="2DE80127" w:rsidRPr="00324968" w:rsidRDefault="2DE80127" w:rsidP="2DE80127">
            <w:pPr>
              <w:pStyle w:val="ListParagraph"/>
              <w:numPr>
                <w:ilvl w:val="0"/>
                <w:numId w:val="6"/>
              </w:numPr>
              <w:rPr>
                <w:color w:val="000000" w:themeColor="text1"/>
                <w:sz w:val="22"/>
                <w:szCs w:val="22"/>
              </w:rPr>
            </w:pPr>
            <w:r w:rsidRPr="7C324E05">
              <w:rPr>
                <w:color w:val="000000" w:themeColor="text1"/>
                <w:sz w:val="22"/>
                <w:szCs w:val="22"/>
              </w:rPr>
              <w:t>Takes up more space</w:t>
            </w:r>
          </w:p>
          <w:p w14:paraId="59F4B4AC" w14:textId="3768ACDE" w:rsidR="2DE80127" w:rsidRPr="00324968" w:rsidRDefault="2DE80127" w:rsidP="2DE80127">
            <w:pPr>
              <w:pStyle w:val="ListParagraph"/>
              <w:numPr>
                <w:ilvl w:val="0"/>
                <w:numId w:val="6"/>
              </w:numPr>
              <w:rPr>
                <w:color w:val="000000" w:themeColor="text1"/>
                <w:sz w:val="22"/>
                <w:szCs w:val="22"/>
              </w:rPr>
            </w:pPr>
            <w:r w:rsidRPr="7C324E05">
              <w:rPr>
                <w:color w:val="000000" w:themeColor="text1"/>
                <w:sz w:val="22"/>
                <w:szCs w:val="22"/>
              </w:rPr>
              <w:t>More design consideration</w:t>
            </w:r>
          </w:p>
          <w:p w14:paraId="47835EAD" w14:textId="49BEAF96" w:rsidR="2DE80127" w:rsidRPr="00324968" w:rsidRDefault="2DE80127" w:rsidP="2DE80127">
            <w:pPr>
              <w:pStyle w:val="ListParagraph"/>
              <w:numPr>
                <w:ilvl w:val="0"/>
                <w:numId w:val="6"/>
              </w:numPr>
              <w:rPr>
                <w:color w:val="000000" w:themeColor="text1"/>
                <w:sz w:val="22"/>
                <w:szCs w:val="22"/>
              </w:rPr>
            </w:pPr>
            <w:r w:rsidRPr="7C324E05">
              <w:rPr>
                <w:color w:val="000000" w:themeColor="text1"/>
                <w:sz w:val="22"/>
                <w:szCs w:val="22"/>
              </w:rPr>
              <w:t>Can be hard to insert</w:t>
            </w:r>
          </w:p>
        </w:tc>
      </w:tr>
      <w:tr w:rsidR="2DE80127" w14:paraId="4C5B928E" w14:textId="77777777" w:rsidTr="00324968">
        <w:trPr>
          <w:trHeight w:val="285"/>
        </w:trPr>
        <w:tc>
          <w:tcPr>
            <w:tcW w:w="2260" w:type="dxa"/>
            <w:tcMar>
              <w:left w:w="105" w:type="dxa"/>
              <w:right w:w="105" w:type="dxa"/>
            </w:tcMar>
          </w:tcPr>
          <w:p w14:paraId="68EE28A7" w14:textId="62A78512" w:rsidR="2DE80127" w:rsidRPr="00324968" w:rsidRDefault="2DE80127" w:rsidP="2DE80127">
            <w:pPr>
              <w:rPr>
                <w:color w:val="000000" w:themeColor="text1"/>
                <w:sz w:val="22"/>
                <w:szCs w:val="22"/>
              </w:rPr>
            </w:pPr>
            <w:r w:rsidRPr="7C324E05">
              <w:rPr>
                <w:color w:val="000000" w:themeColor="text1"/>
                <w:sz w:val="22"/>
                <w:szCs w:val="22"/>
              </w:rPr>
              <w:t>Screwing into the Plastic</w:t>
            </w:r>
          </w:p>
        </w:tc>
        <w:tc>
          <w:tcPr>
            <w:tcW w:w="3119" w:type="dxa"/>
            <w:tcMar>
              <w:left w:w="105" w:type="dxa"/>
              <w:right w:w="105" w:type="dxa"/>
            </w:tcMar>
          </w:tcPr>
          <w:p w14:paraId="3E541287" w14:textId="7D545522" w:rsidR="2DE80127" w:rsidRPr="00324968" w:rsidRDefault="2DE80127" w:rsidP="2DE80127">
            <w:pPr>
              <w:pStyle w:val="ListParagraph"/>
              <w:numPr>
                <w:ilvl w:val="0"/>
                <w:numId w:val="6"/>
              </w:numPr>
              <w:rPr>
                <w:color w:val="000000" w:themeColor="text1"/>
                <w:sz w:val="22"/>
                <w:szCs w:val="22"/>
              </w:rPr>
            </w:pPr>
            <w:r w:rsidRPr="7C324E05">
              <w:rPr>
                <w:color w:val="000000" w:themeColor="text1"/>
                <w:sz w:val="22"/>
                <w:szCs w:val="22"/>
              </w:rPr>
              <w:t>Cheap</w:t>
            </w:r>
          </w:p>
          <w:p w14:paraId="589D5503" w14:textId="1D7D8419" w:rsidR="2DE80127" w:rsidRPr="00324968" w:rsidRDefault="2DE80127" w:rsidP="2DE80127">
            <w:pPr>
              <w:pStyle w:val="ListParagraph"/>
              <w:numPr>
                <w:ilvl w:val="0"/>
                <w:numId w:val="6"/>
              </w:numPr>
              <w:rPr>
                <w:color w:val="000000" w:themeColor="text1"/>
                <w:sz w:val="22"/>
                <w:szCs w:val="22"/>
              </w:rPr>
            </w:pPr>
            <w:r w:rsidRPr="7C324E05">
              <w:rPr>
                <w:color w:val="000000" w:themeColor="text1"/>
                <w:sz w:val="22"/>
                <w:szCs w:val="22"/>
              </w:rPr>
              <w:t>No extra parts</w:t>
            </w:r>
          </w:p>
          <w:p w14:paraId="3D257541" w14:textId="2089473B" w:rsidR="2DE80127" w:rsidRPr="00324968" w:rsidRDefault="2DE80127" w:rsidP="2DE80127">
            <w:pPr>
              <w:pStyle w:val="ListParagraph"/>
              <w:numPr>
                <w:ilvl w:val="0"/>
                <w:numId w:val="6"/>
              </w:numPr>
              <w:rPr>
                <w:color w:val="000000" w:themeColor="text1"/>
                <w:sz w:val="22"/>
                <w:szCs w:val="22"/>
              </w:rPr>
            </w:pPr>
            <w:r w:rsidRPr="7C324E05">
              <w:rPr>
                <w:color w:val="000000" w:themeColor="text1"/>
                <w:sz w:val="22"/>
                <w:szCs w:val="22"/>
              </w:rPr>
              <w:t>No additional assembly</w:t>
            </w:r>
          </w:p>
        </w:tc>
        <w:tc>
          <w:tcPr>
            <w:tcW w:w="3621" w:type="dxa"/>
            <w:tcMar>
              <w:left w:w="105" w:type="dxa"/>
              <w:right w:w="105" w:type="dxa"/>
            </w:tcMar>
          </w:tcPr>
          <w:p w14:paraId="39F65832" w14:textId="5E8A86AB" w:rsidR="2DE80127" w:rsidRPr="00324968" w:rsidRDefault="2DE80127" w:rsidP="2DE80127">
            <w:pPr>
              <w:pStyle w:val="ListParagraph"/>
              <w:numPr>
                <w:ilvl w:val="0"/>
                <w:numId w:val="6"/>
              </w:numPr>
              <w:rPr>
                <w:color w:val="000000" w:themeColor="text1"/>
                <w:sz w:val="22"/>
                <w:szCs w:val="22"/>
              </w:rPr>
            </w:pPr>
            <w:r w:rsidRPr="7C324E05">
              <w:rPr>
                <w:color w:val="000000" w:themeColor="text1"/>
                <w:sz w:val="22"/>
                <w:szCs w:val="22"/>
              </w:rPr>
              <w:t>Threads can wear out</w:t>
            </w:r>
          </w:p>
          <w:p w14:paraId="4DD74A89" w14:textId="0C13DD7F" w:rsidR="2DE80127" w:rsidRPr="00324968" w:rsidRDefault="2DE80127" w:rsidP="2DE80127">
            <w:pPr>
              <w:pStyle w:val="ListParagraph"/>
              <w:numPr>
                <w:ilvl w:val="0"/>
                <w:numId w:val="6"/>
              </w:numPr>
              <w:rPr>
                <w:color w:val="000000" w:themeColor="text1"/>
                <w:sz w:val="22"/>
                <w:szCs w:val="22"/>
              </w:rPr>
            </w:pPr>
            <w:r w:rsidRPr="7C324E05">
              <w:rPr>
                <w:color w:val="000000" w:themeColor="text1"/>
                <w:sz w:val="22"/>
                <w:szCs w:val="22"/>
              </w:rPr>
              <w:t>Can crack layers</w:t>
            </w:r>
          </w:p>
          <w:p w14:paraId="5D960E18" w14:textId="3254E1DB" w:rsidR="2DE80127" w:rsidRPr="00324968" w:rsidRDefault="2DE80127" w:rsidP="2DE80127">
            <w:pPr>
              <w:pStyle w:val="ListParagraph"/>
              <w:numPr>
                <w:ilvl w:val="0"/>
                <w:numId w:val="6"/>
              </w:numPr>
              <w:rPr>
                <w:color w:val="000000" w:themeColor="text1"/>
                <w:sz w:val="22"/>
                <w:szCs w:val="22"/>
              </w:rPr>
            </w:pPr>
            <w:r w:rsidRPr="7C324E05">
              <w:rPr>
                <w:color w:val="000000" w:themeColor="text1"/>
                <w:sz w:val="22"/>
                <w:szCs w:val="22"/>
              </w:rPr>
              <w:t>Lower strength</w:t>
            </w:r>
          </w:p>
        </w:tc>
      </w:tr>
    </w:tbl>
    <w:p w14:paraId="56C71062" w14:textId="09BFE3C0" w:rsidR="2DE80127" w:rsidRDefault="2DE80127" w:rsidP="2DE80127">
      <w:pPr>
        <w:rPr>
          <w:color w:val="000000" w:themeColor="text1"/>
          <w:sz w:val="22"/>
          <w:szCs w:val="22"/>
        </w:rPr>
      </w:pPr>
    </w:p>
    <w:p w14:paraId="52184C6D" w14:textId="5BDF6E2A" w:rsidR="4260138D" w:rsidRPr="00324968" w:rsidRDefault="4260138D" w:rsidP="2DE80127">
      <w:pPr>
        <w:rPr>
          <w:color w:val="000000" w:themeColor="text1"/>
          <w:sz w:val="22"/>
          <w:szCs w:val="22"/>
        </w:rPr>
      </w:pPr>
      <w:r w:rsidRPr="7C324E05">
        <w:rPr>
          <w:color w:val="000000" w:themeColor="text1"/>
          <w:sz w:val="22"/>
          <w:szCs w:val="22"/>
        </w:rPr>
        <w:t xml:space="preserve">The method needed to be strong and </w:t>
      </w:r>
      <w:r w:rsidR="0016361D" w:rsidRPr="7C324E05">
        <w:rPr>
          <w:color w:val="000000" w:themeColor="text1"/>
          <w:sz w:val="22"/>
          <w:szCs w:val="22"/>
        </w:rPr>
        <w:t>vibration-resistant</w:t>
      </w:r>
      <w:r w:rsidRPr="7C324E05">
        <w:rPr>
          <w:color w:val="000000" w:themeColor="text1"/>
          <w:sz w:val="22"/>
          <w:szCs w:val="22"/>
        </w:rPr>
        <w:t>, while still being inexpensive. As we have access to a soldering iron, we decided to go with heat-set threaded inserts, as they are extremely strong and durable and will allow us to remove the lid to access the components without the threads wearing out. Six M3 screws will be used, providing a balance between securely fastening the lid and allowing easy access to the internal components. In addition, 8 mm diameter screw bosses with filleted edges will be used to prevent cracking while allowing the walls to remain thin.</w:t>
      </w:r>
    </w:p>
    <w:p w14:paraId="11B50C02" w14:textId="32439401" w:rsidR="2DE80127" w:rsidRDefault="2DE80127" w:rsidP="2DE80127">
      <w:pPr>
        <w:rPr>
          <w:color w:val="000000" w:themeColor="text1"/>
          <w:sz w:val="22"/>
          <w:szCs w:val="22"/>
        </w:rPr>
      </w:pPr>
    </w:p>
    <w:p w14:paraId="7D75C405" w14:textId="6C5CE162" w:rsidR="4260138D" w:rsidRDefault="4260138D" w:rsidP="00E36A23">
      <w:pPr>
        <w:pStyle w:val="Heading3"/>
        <w:rPr>
          <w:rFonts w:ascii="Poppins" w:eastAsia="Poppins" w:hAnsi="Poppins" w:cs="Poppins"/>
          <w:sz w:val="22"/>
          <w:szCs w:val="22"/>
        </w:rPr>
      </w:pPr>
      <w:bookmarkStart w:id="18" w:name="_Toc223975957"/>
      <w:r w:rsidRPr="2DE80127">
        <w:t>3.2.</w:t>
      </w:r>
      <w:r w:rsidR="671F8BF9" w:rsidRPr="2DE80127">
        <w:t>3</w:t>
      </w:r>
      <w:r w:rsidRPr="2DE80127">
        <w:t xml:space="preserve"> </w:t>
      </w:r>
      <w:r w:rsidR="7B39ADEE" w:rsidRPr="2DE80127">
        <w:t xml:space="preserve">Vibration Table </w:t>
      </w:r>
      <w:r w:rsidRPr="2DE80127">
        <w:t>Interface</w:t>
      </w:r>
      <w:bookmarkEnd w:id="18"/>
    </w:p>
    <w:p w14:paraId="3CEEAD81" w14:textId="013B57A9" w:rsidR="2DE80127" w:rsidRDefault="00324968" w:rsidP="63192089">
      <w:pPr>
        <w:jc w:val="center"/>
        <w:rPr>
          <w:b/>
          <w:color w:val="000000" w:themeColor="text1"/>
          <w:sz w:val="22"/>
          <w:szCs w:val="22"/>
        </w:rPr>
      </w:pPr>
      <w:r>
        <w:rPr>
          <w:noProof/>
        </w:rPr>
        <w:drawing>
          <wp:inline distT="0" distB="0" distL="0" distR="0" wp14:anchorId="1CA080FC" wp14:editId="68F21480">
            <wp:extent cx="4689826" cy="4002405"/>
            <wp:effectExtent l="0" t="0" r="0" b="0"/>
            <wp:docPr id="20353594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59422" name=""/>
                    <pic:cNvPicPr/>
                  </pic:nvPicPr>
                  <pic:blipFill>
                    <a:blip r:embed="rId47">
                      <a:extLst>
                        <a:ext uri="{28A0092B-C50C-407E-A947-70E740481C1C}">
                          <a14:useLocalDpi xmlns:a14="http://schemas.microsoft.com/office/drawing/2010/main"/>
                        </a:ext>
                      </a:extLst>
                    </a:blip>
                    <a:srcRect t="4500" r="13727" b="7000"/>
                    <a:stretch>
                      <a:fillRect/>
                    </a:stretch>
                  </pic:blipFill>
                  <pic:spPr>
                    <a:xfrm>
                      <a:off x="0" y="0"/>
                      <a:ext cx="4696302" cy="4007932"/>
                    </a:xfrm>
                    <a:prstGeom prst="rect">
                      <a:avLst/>
                    </a:prstGeom>
                  </pic:spPr>
                </pic:pic>
              </a:graphicData>
            </a:graphic>
          </wp:inline>
        </w:drawing>
      </w:r>
    </w:p>
    <w:p w14:paraId="2021788C" w14:textId="4399E211" w:rsidR="54F8010E" w:rsidRDefault="54F8010E" w:rsidP="00A71701">
      <w:pPr>
        <w:jc w:val="center"/>
        <w:rPr>
          <w:b/>
          <w:color w:val="000000" w:themeColor="text1"/>
          <w:sz w:val="22"/>
          <w:szCs w:val="22"/>
        </w:rPr>
      </w:pPr>
      <w:r w:rsidRPr="7C324E05">
        <w:rPr>
          <w:b/>
          <w:color w:val="000000" w:themeColor="text1"/>
          <w:sz w:val="22"/>
          <w:szCs w:val="22"/>
        </w:rPr>
        <w:t xml:space="preserve">Figure </w:t>
      </w:r>
      <w:r w:rsidR="575A7A10" w:rsidRPr="49C2B86E">
        <w:rPr>
          <w:b/>
          <w:bCs/>
          <w:color w:val="000000" w:themeColor="text1"/>
          <w:sz w:val="22"/>
          <w:szCs w:val="22"/>
        </w:rPr>
        <w:t>12</w:t>
      </w:r>
      <w:r w:rsidRPr="7C324E05">
        <w:rPr>
          <w:b/>
          <w:color w:val="000000" w:themeColor="text1"/>
          <w:sz w:val="22"/>
          <w:szCs w:val="22"/>
        </w:rPr>
        <w:t>: Top View of Chassis Showing Vibration Table Interface</w:t>
      </w:r>
    </w:p>
    <w:p w14:paraId="0898128F" w14:textId="77777777" w:rsidR="00A71701" w:rsidRDefault="00A71701" w:rsidP="00A71701">
      <w:pPr>
        <w:spacing w:after="0"/>
        <w:jc w:val="center"/>
        <w:rPr>
          <w:b/>
          <w:color w:val="000000" w:themeColor="text1"/>
          <w:sz w:val="22"/>
          <w:szCs w:val="22"/>
        </w:rPr>
      </w:pPr>
    </w:p>
    <w:p w14:paraId="7058038E" w14:textId="6DAA3EA1" w:rsidR="01E6BABA" w:rsidRDefault="01E6BABA" w:rsidP="31011A2C">
      <w:pPr>
        <w:spacing w:before="240" w:after="240"/>
        <w:rPr>
          <w:sz w:val="22"/>
          <w:szCs w:val="22"/>
        </w:rPr>
      </w:pPr>
      <w:r w:rsidRPr="7C324E05">
        <w:rPr>
          <w:sz w:val="22"/>
          <w:szCs w:val="22"/>
        </w:rPr>
        <w:t>After confirming that the vibration table mounting interface must remain attached to the rover at all times, the design was refined accordingly.</w:t>
      </w:r>
    </w:p>
    <w:p w14:paraId="7334C21C" w14:textId="710719A1" w:rsidR="01E6BABA" w:rsidRDefault="01E6BABA" w:rsidP="31011A2C">
      <w:pPr>
        <w:spacing w:before="240" w:after="240"/>
        <w:rPr>
          <w:sz w:val="22"/>
          <w:szCs w:val="22"/>
        </w:rPr>
      </w:pPr>
      <w:r w:rsidRPr="7C324E05">
        <w:rPr>
          <w:sz w:val="22"/>
          <w:szCs w:val="22"/>
        </w:rPr>
        <w:t>During testing, the rover will be mounted upside down on the vibration table, with the top surface facing downward. Two rectangular flanges extend from either side of the chassis, each containing three M5 mounting holes, providing a total of six attachment points. This configuration exceeds the minimum</w:t>
      </w:r>
      <w:r w:rsidR="00324968" w:rsidRPr="7C324E05">
        <w:rPr>
          <w:sz w:val="22"/>
          <w:szCs w:val="22"/>
        </w:rPr>
        <w:t xml:space="preserve"> </w:t>
      </w:r>
      <w:r w:rsidRPr="7C324E05">
        <w:rPr>
          <w:sz w:val="22"/>
          <w:szCs w:val="22"/>
        </w:rPr>
        <w:t>requirement of three attachment points and ensures secure, evenly distributed support to maintain stability during testing.</w:t>
      </w:r>
    </w:p>
    <w:p w14:paraId="29F99770" w14:textId="1A2C7BD4" w:rsidR="31011A2C" w:rsidRDefault="01E6BABA" w:rsidP="735CA652">
      <w:pPr>
        <w:spacing w:before="240" w:after="240"/>
        <w:rPr>
          <w:sz w:val="22"/>
          <w:szCs w:val="22"/>
        </w:rPr>
      </w:pPr>
      <w:r w:rsidRPr="7C324E05">
        <w:rPr>
          <w:sz w:val="22"/>
          <w:szCs w:val="22"/>
        </w:rPr>
        <w:t>M5 × 20 mm screws will be used for mounting. This results in approximately 10 mm of thread engagement within the vibration table, remaining below the maximum allowable depth of 12.7 mm. Additionally, 15 mm washers will be used with the screws to distribute the load and reduce the risk of cracking in the printed components.</w:t>
      </w:r>
    </w:p>
    <w:p w14:paraId="1F30C394" w14:textId="41AC4AE9" w:rsidR="2DE80127" w:rsidRPr="00A71701" w:rsidRDefault="4260138D" w:rsidP="00A71701">
      <w:pPr>
        <w:pStyle w:val="Heading3"/>
        <w:rPr>
          <w:rFonts w:ascii="Poppins" w:eastAsia="Poppins" w:hAnsi="Poppins" w:cs="Poppins"/>
          <w:sz w:val="22"/>
          <w:szCs w:val="22"/>
        </w:rPr>
      </w:pPr>
      <w:bookmarkStart w:id="19" w:name="_Toc223975958"/>
      <w:r>
        <w:t>3.2.</w:t>
      </w:r>
      <w:r w:rsidR="1C789EE1">
        <w:t>4</w:t>
      </w:r>
      <w:r>
        <w:t xml:space="preserve"> Motor Housing and Suspension</w:t>
      </w:r>
      <w:bookmarkEnd w:id="19"/>
    </w:p>
    <w:p w14:paraId="543B48E3" w14:textId="4698ABDE" w:rsidR="7D516FF6" w:rsidRPr="00324968" w:rsidRDefault="58E17F7D" w:rsidP="00A71701">
      <w:pPr>
        <w:spacing w:after="160" w:line="276" w:lineRule="auto"/>
        <w:jc w:val="center"/>
        <w:rPr>
          <w:b/>
          <w:color w:val="000000" w:themeColor="text1"/>
          <w:sz w:val="22"/>
          <w:szCs w:val="22"/>
        </w:rPr>
      </w:pPr>
      <w:r>
        <w:rPr>
          <w:noProof/>
        </w:rPr>
        <w:drawing>
          <wp:inline distT="0" distB="0" distL="0" distR="0" wp14:anchorId="3177F656" wp14:editId="22529DC3">
            <wp:extent cx="5919521" cy="4048125"/>
            <wp:effectExtent l="0" t="0" r="0" b="3175"/>
            <wp:docPr id="1532494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94674" name="Picture 1532494674"/>
                    <pic:cNvPicPr/>
                  </pic:nvPicPr>
                  <pic:blipFill>
                    <a:blip r:embed="rId48">
                      <a:extLst>
                        <a:ext uri="{28A0092B-C50C-407E-A947-70E740481C1C}">
                          <a14:useLocalDpi xmlns:a14="http://schemas.microsoft.com/office/drawing/2010/main"/>
                        </a:ext>
                      </a:extLst>
                    </a:blip>
                    <a:stretch>
                      <a:fillRect/>
                    </a:stretch>
                  </pic:blipFill>
                  <pic:spPr>
                    <a:xfrm>
                      <a:off x="0" y="0"/>
                      <a:ext cx="5922085" cy="4049878"/>
                    </a:xfrm>
                    <a:prstGeom prst="rect">
                      <a:avLst/>
                    </a:prstGeom>
                  </pic:spPr>
                </pic:pic>
              </a:graphicData>
            </a:graphic>
          </wp:inline>
        </w:drawing>
      </w:r>
      <w:r w:rsidR="7D516FF6" w:rsidRPr="7C324E05">
        <w:rPr>
          <w:b/>
          <w:color w:val="000000" w:themeColor="text1"/>
          <w:sz w:val="22"/>
          <w:szCs w:val="22"/>
        </w:rPr>
        <w:t xml:space="preserve">Figure </w:t>
      </w:r>
      <w:r w:rsidR="78065AAC" w:rsidRPr="49C2B86E">
        <w:rPr>
          <w:b/>
          <w:bCs/>
          <w:color w:val="000000" w:themeColor="text1"/>
          <w:sz w:val="22"/>
          <w:szCs w:val="22"/>
        </w:rPr>
        <w:t>13</w:t>
      </w:r>
      <w:r w:rsidR="7D516FF6" w:rsidRPr="7C324E05">
        <w:rPr>
          <w:b/>
          <w:color w:val="000000" w:themeColor="text1"/>
          <w:sz w:val="22"/>
          <w:szCs w:val="22"/>
        </w:rPr>
        <w:t xml:space="preserve">: Motor </w:t>
      </w:r>
      <w:r w:rsidR="00324968" w:rsidRPr="7C324E05">
        <w:rPr>
          <w:b/>
          <w:color w:val="000000" w:themeColor="text1"/>
          <w:sz w:val="22"/>
          <w:szCs w:val="22"/>
        </w:rPr>
        <w:t>M</w:t>
      </w:r>
      <w:r w:rsidR="7D516FF6" w:rsidRPr="7C324E05">
        <w:rPr>
          <w:b/>
          <w:color w:val="000000" w:themeColor="text1"/>
          <w:sz w:val="22"/>
          <w:szCs w:val="22"/>
        </w:rPr>
        <w:t xml:space="preserve">ount </w:t>
      </w:r>
      <w:r w:rsidR="00324968" w:rsidRPr="7C324E05">
        <w:rPr>
          <w:b/>
          <w:color w:val="000000" w:themeColor="text1"/>
          <w:sz w:val="22"/>
          <w:szCs w:val="22"/>
        </w:rPr>
        <w:t>Annotated CAD Model</w:t>
      </w:r>
    </w:p>
    <w:p w14:paraId="04C6368A" w14:textId="3DF98221" w:rsidR="7FE1E412" w:rsidRDefault="7FE1E412" w:rsidP="7FE1E412">
      <w:pPr>
        <w:rPr>
          <w:color w:val="000000" w:themeColor="text1"/>
          <w:sz w:val="22"/>
          <w:szCs w:val="22"/>
        </w:rPr>
      </w:pPr>
    </w:p>
    <w:p w14:paraId="2D095076" w14:textId="5F46D317" w:rsidR="7D516FF6" w:rsidRDefault="7D516FF6" w:rsidP="48858401">
      <w:pPr>
        <w:spacing w:after="160" w:line="276" w:lineRule="auto"/>
        <w:rPr>
          <w:sz w:val="22"/>
          <w:szCs w:val="22"/>
        </w:rPr>
      </w:pPr>
      <w:r w:rsidRPr="7C324E05">
        <w:rPr>
          <w:sz w:val="22"/>
          <w:szCs w:val="22"/>
        </w:rPr>
        <w:t>Our motor mount will be 3D printed from P</w:t>
      </w:r>
      <w:r w:rsidR="136D69EE" w:rsidRPr="7C324E05">
        <w:rPr>
          <w:sz w:val="22"/>
          <w:szCs w:val="22"/>
        </w:rPr>
        <w:t>ETG</w:t>
      </w:r>
      <w:r w:rsidRPr="7C324E05">
        <w:rPr>
          <w:sz w:val="22"/>
          <w:szCs w:val="22"/>
        </w:rPr>
        <w:t xml:space="preserve">. </w:t>
      </w:r>
      <w:r w:rsidR="17A1A8AF" w:rsidRPr="7C324E05">
        <w:rPr>
          <w:sz w:val="22"/>
          <w:szCs w:val="22"/>
        </w:rPr>
        <w:t>We used</w:t>
      </w:r>
      <w:r w:rsidRPr="7C324E05">
        <w:rPr>
          <w:sz w:val="22"/>
          <w:szCs w:val="22"/>
        </w:rPr>
        <w:t xml:space="preserve"> extruded cuts for the screws that fix the motors in place, as well as the driveshaft.</w:t>
      </w:r>
      <w:r w:rsidR="613FF743" w:rsidRPr="7C324E05">
        <w:rPr>
          <w:sz w:val="22"/>
          <w:szCs w:val="22"/>
        </w:rPr>
        <w:t xml:space="preserve"> </w:t>
      </w:r>
      <w:r w:rsidRPr="7C324E05">
        <w:rPr>
          <w:sz w:val="22"/>
          <w:szCs w:val="22"/>
        </w:rPr>
        <w:t>The motor is enclosed using a simple hatch that will be superglued. This hatch is slightly bolstered by surrounding material.</w:t>
      </w:r>
      <w:r w:rsidR="0509B067" w:rsidRPr="7C324E05">
        <w:rPr>
          <w:sz w:val="22"/>
          <w:szCs w:val="22"/>
        </w:rPr>
        <w:t xml:space="preserve"> </w:t>
      </w:r>
      <w:r w:rsidRPr="7C324E05">
        <w:rPr>
          <w:sz w:val="22"/>
          <w:szCs w:val="22"/>
        </w:rPr>
        <w:t xml:space="preserve">Once the motor </w:t>
      </w:r>
      <w:r w:rsidR="00AE1E7F" w:rsidRPr="7C324E05">
        <w:rPr>
          <w:sz w:val="22"/>
          <w:szCs w:val="22"/>
        </w:rPr>
        <w:t>enclosure</w:t>
      </w:r>
      <w:r w:rsidRPr="7C324E05">
        <w:rPr>
          <w:sz w:val="22"/>
          <w:szCs w:val="22"/>
        </w:rPr>
        <w:t xml:space="preserve"> is cleared, the structure becomes thinner to sit closer to the body</w:t>
      </w:r>
      <w:r w:rsidR="00AE1E7F" w:rsidRPr="7C324E05">
        <w:rPr>
          <w:sz w:val="22"/>
          <w:szCs w:val="22"/>
        </w:rPr>
        <w:t>, thereby reducing</w:t>
      </w:r>
      <w:r w:rsidRPr="7C324E05">
        <w:rPr>
          <w:sz w:val="22"/>
          <w:szCs w:val="22"/>
        </w:rPr>
        <w:t xml:space="preserve"> the overall package volume.</w:t>
      </w:r>
      <w:r w:rsidR="53014551" w:rsidRPr="7C324E05">
        <w:rPr>
          <w:sz w:val="22"/>
          <w:szCs w:val="22"/>
        </w:rPr>
        <w:t xml:space="preserve"> </w:t>
      </w:r>
      <w:r w:rsidRPr="7C324E05">
        <w:rPr>
          <w:sz w:val="22"/>
          <w:szCs w:val="22"/>
        </w:rPr>
        <w:t xml:space="preserve">The three smaller holes are for the screws that fix the motor mount to the chassis, and two larger holes are wire </w:t>
      </w:r>
      <w:r w:rsidR="00AE1E7F" w:rsidRPr="7C324E05">
        <w:rPr>
          <w:sz w:val="22"/>
          <w:szCs w:val="22"/>
        </w:rPr>
        <w:t>pass-throughs</w:t>
      </w:r>
      <w:r w:rsidRPr="7C324E05">
        <w:rPr>
          <w:sz w:val="22"/>
          <w:szCs w:val="22"/>
        </w:rPr>
        <w:t xml:space="preserve"> for the motor’s wires. The motor mount is mainly hollow, with a wall thickness of 8 mm. </w:t>
      </w:r>
      <w:r w:rsidR="00AE1E7F" w:rsidRPr="7C324E05">
        <w:rPr>
          <w:sz w:val="22"/>
          <w:szCs w:val="22"/>
        </w:rPr>
        <w:t xml:space="preserve">A </w:t>
      </w:r>
      <w:r w:rsidRPr="7C324E05">
        <w:rPr>
          <w:sz w:val="22"/>
          <w:szCs w:val="22"/>
        </w:rPr>
        <w:t>1 mm annular radius of bolstering material was placed around the screw holes to guide the screws and improve structural rigidity.</w:t>
      </w:r>
      <w:r w:rsidR="44E3D479" w:rsidRPr="7C324E05">
        <w:rPr>
          <w:sz w:val="22"/>
          <w:szCs w:val="22"/>
        </w:rPr>
        <w:t xml:space="preserve"> </w:t>
      </w:r>
      <w:r w:rsidRPr="7C324E05">
        <w:rPr>
          <w:sz w:val="22"/>
          <w:szCs w:val="22"/>
        </w:rPr>
        <w:t>The motors have a designated enclosing designed to be as compact as possible, although not a perfect fit as some space is needed for wires to sit in.</w:t>
      </w:r>
    </w:p>
    <w:p w14:paraId="3B2D000A" w14:textId="72FC47F1" w:rsidR="4B174FF1" w:rsidRDefault="4B174FF1" w:rsidP="4B174FF1">
      <w:pPr>
        <w:spacing w:after="0" w:line="276" w:lineRule="auto"/>
        <w:rPr>
          <w:sz w:val="22"/>
          <w:szCs w:val="22"/>
        </w:rPr>
      </w:pPr>
    </w:p>
    <w:p w14:paraId="16A94DCB" w14:textId="29D7F628" w:rsidR="4DE79E99" w:rsidRDefault="4DE79E99" w:rsidP="4B174FF1">
      <w:pPr>
        <w:spacing w:after="0" w:line="276" w:lineRule="auto"/>
        <w:jc w:val="center"/>
        <w:rPr>
          <w:b/>
          <w:sz w:val="22"/>
          <w:szCs w:val="22"/>
        </w:rPr>
      </w:pPr>
      <w:r>
        <w:rPr>
          <w:noProof/>
        </w:rPr>
        <w:drawing>
          <wp:inline distT="0" distB="0" distL="0" distR="0" wp14:anchorId="5BF03827" wp14:editId="62DBEDBE">
            <wp:extent cx="4100465" cy="3390900"/>
            <wp:effectExtent l="0" t="0" r="1905" b="0"/>
            <wp:docPr id="1746766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66686" name=""/>
                    <pic:cNvPicPr/>
                  </pic:nvPicPr>
                  <pic:blipFill>
                    <a:blip r:embed="rId49">
                      <a:extLst>
                        <a:ext uri="{28A0092B-C50C-407E-A947-70E740481C1C}">
                          <a14:useLocalDpi xmlns:a14="http://schemas.microsoft.com/office/drawing/2010/main"/>
                        </a:ext>
                      </a:extLst>
                    </a:blip>
                    <a:stretch>
                      <a:fillRect/>
                    </a:stretch>
                  </pic:blipFill>
                  <pic:spPr>
                    <a:xfrm>
                      <a:off x="0" y="0"/>
                      <a:ext cx="4101168" cy="3391481"/>
                    </a:xfrm>
                    <a:prstGeom prst="rect">
                      <a:avLst/>
                    </a:prstGeom>
                  </pic:spPr>
                </pic:pic>
              </a:graphicData>
            </a:graphic>
          </wp:inline>
        </w:drawing>
      </w:r>
    </w:p>
    <w:p w14:paraId="0BAB795C" w14:textId="4DE9CCA1" w:rsidR="7FE1E412" w:rsidRDefault="4DE79E99" w:rsidP="4B174FF1">
      <w:pPr>
        <w:jc w:val="center"/>
        <w:rPr>
          <w:b/>
          <w:color w:val="000000" w:themeColor="text1"/>
          <w:sz w:val="22"/>
          <w:szCs w:val="22"/>
        </w:rPr>
      </w:pPr>
      <w:r w:rsidRPr="7C324E05">
        <w:rPr>
          <w:b/>
          <w:color w:val="000000" w:themeColor="text1"/>
          <w:sz w:val="22"/>
          <w:szCs w:val="22"/>
        </w:rPr>
        <w:t xml:space="preserve">Figure </w:t>
      </w:r>
      <w:r w:rsidR="4F8B5722" w:rsidRPr="49C2B86E">
        <w:rPr>
          <w:b/>
          <w:bCs/>
          <w:color w:val="000000" w:themeColor="text1"/>
          <w:sz w:val="22"/>
          <w:szCs w:val="22"/>
        </w:rPr>
        <w:t>14</w:t>
      </w:r>
      <w:r w:rsidRPr="7C324E05">
        <w:rPr>
          <w:b/>
          <w:color w:val="000000" w:themeColor="text1"/>
          <w:sz w:val="22"/>
          <w:szCs w:val="22"/>
        </w:rPr>
        <w:t>: Suspension to Chassis Attachment Diagram</w:t>
      </w:r>
    </w:p>
    <w:p w14:paraId="7049D22C" w14:textId="77777777" w:rsidR="00A71701" w:rsidRDefault="00A71701" w:rsidP="00A71701">
      <w:pPr>
        <w:spacing w:after="0"/>
        <w:jc w:val="center"/>
        <w:rPr>
          <w:b/>
          <w:color w:val="000000" w:themeColor="text1"/>
          <w:sz w:val="22"/>
          <w:szCs w:val="22"/>
        </w:rPr>
      </w:pPr>
    </w:p>
    <w:p w14:paraId="6ABBA6C9" w14:textId="3CDE9E18" w:rsidR="4DE79E99" w:rsidRDefault="4DE79E99" w:rsidP="4B174FF1">
      <w:pPr>
        <w:pStyle w:val="ListParagraph"/>
        <w:numPr>
          <w:ilvl w:val="0"/>
          <w:numId w:val="1"/>
        </w:numPr>
        <w:jc w:val="left"/>
        <w:rPr>
          <w:b/>
          <w:color w:val="000000" w:themeColor="text1"/>
          <w:sz w:val="22"/>
          <w:szCs w:val="22"/>
        </w:rPr>
      </w:pPr>
      <w:r w:rsidRPr="7C324E05">
        <w:rPr>
          <w:b/>
          <w:color w:val="000000" w:themeColor="text1"/>
          <w:sz w:val="22"/>
          <w:szCs w:val="22"/>
        </w:rPr>
        <w:t>M5 x 65 mm Socket Head Screws</w:t>
      </w:r>
    </w:p>
    <w:p w14:paraId="1405BD4C" w14:textId="3C25AA09" w:rsidR="4DE79E99" w:rsidRDefault="4DE79E99" w:rsidP="4B174FF1">
      <w:pPr>
        <w:pStyle w:val="ListParagraph"/>
        <w:numPr>
          <w:ilvl w:val="0"/>
          <w:numId w:val="1"/>
        </w:numPr>
        <w:jc w:val="left"/>
        <w:rPr>
          <w:b/>
          <w:color w:val="000000" w:themeColor="text1"/>
          <w:sz w:val="22"/>
          <w:szCs w:val="22"/>
        </w:rPr>
      </w:pPr>
      <w:r w:rsidRPr="7C324E05">
        <w:rPr>
          <w:b/>
          <w:color w:val="000000" w:themeColor="text1"/>
          <w:sz w:val="22"/>
          <w:szCs w:val="22"/>
        </w:rPr>
        <w:t>M3 15 mm Flat Penny Washers</w:t>
      </w:r>
    </w:p>
    <w:p w14:paraId="42A6C6A5" w14:textId="6B03C9A7" w:rsidR="4DE79E99" w:rsidRDefault="4DE79E99" w:rsidP="4B174FF1">
      <w:pPr>
        <w:pStyle w:val="ListParagraph"/>
        <w:numPr>
          <w:ilvl w:val="0"/>
          <w:numId w:val="1"/>
        </w:numPr>
        <w:jc w:val="left"/>
        <w:rPr>
          <w:b/>
          <w:color w:val="000000" w:themeColor="text1"/>
          <w:sz w:val="22"/>
          <w:szCs w:val="22"/>
        </w:rPr>
      </w:pPr>
      <w:r w:rsidRPr="7C324E05">
        <w:rPr>
          <w:b/>
          <w:color w:val="000000" w:themeColor="text1"/>
          <w:sz w:val="22"/>
          <w:szCs w:val="22"/>
        </w:rPr>
        <w:t xml:space="preserve">M5 </w:t>
      </w:r>
      <w:proofErr w:type="spellStart"/>
      <w:r w:rsidRPr="7C324E05">
        <w:rPr>
          <w:b/>
          <w:color w:val="000000" w:themeColor="text1"/>
          <w:sz w:val="22"/>
          <w:szCs w:val="22"/>
        </w:rPr>
        <w:t>Nyloc</w:t>
      </w:r>
      <w:proofErr w:type="spellEnd"/>
      <w:r w:rsidRPr="7C324E05">
        <w:rPr>
          <w:b/>
          <w:color w:val="000000" w:themeColor="text1"/>
          <w:sz w:val="22"/>
          <w:szCs w:val="22"/>
        </w:rPr>
        <w:t xml:space="preserve"> Nuts</w:t>
      </w:r>
    </w:p>
    <w:p w14:paraId="513B8C69" w14:textId="77777777" w:rsidR="00A71701" w:rsidRPr="00A71701" w:rsidRDefault="00A71701" w:rsidP="00A71701">
      <w:pPr>
        <w:spacing w:after="0"/>
        <w:jc w:val="left"/>
        <w:rPr>
          <w:b/>
          <w:color w:val="000000" w:themeColor="text1"/>
          <w:sz w:val="22"/>
          <w:szCs w:val="22"/>
        </w:rPr>
      </w:pPr>
    </w:p>
    <w:p w14:paraId="76105D5C" w14:textId="3EFB5C74" w:rsidR="4260138D" w:rsidRDefault="4260138D" w:rsidP="4B174FF1">
      <w:pPr>
        <w:rPr>
          <w:color w:val="000000" w:themeColor="text1"/>
          <w:sz w:val="22"/>
          <w:szCs w:val="22"/>
        </w:rPr>
      </w:pPr>
      <w:r w:rsidRPr="7C324E05">
        <w:rPr>
          <w:color w:val="000000" w:themeColor="text1"/>
          <w:sz w:val="22"/>
          <w:szCs w:val="22"/>
        </w:rPr>
        <w:t>The motor housings will be attached to the chassis using three M</w:t>
      </w:r>
      <w:r w:rsidR="66BB9B06" w:rsidRPr="7C324E05">
        <w:rPr>
          <w:color w:val="000000" w:themeColor="text1"/>
          <w:sz w:val="22"/>
          <w:szCs w:val="22"/>
        </w:rPr>
        <w:t>5</w:t>
      </w:r>
      <w:r w:rsidRPr="7C324E05">
        <w:rPr>
          <w:color w:val="000000" w:themeColor="text1"/>
          <w:sz w:val="22"/>
          <w:szCs w:val="22"/>
        </w:rPr>
        <w:t xml:space="preserve"> </w:t>
      </w:r>
      <w:r w:rsidR="00AE1E7F" w:rsidRPr="7C324E05">
        <w:rPr>
          <w:color w:val="000000" w:themeColor="text1"/>
          <w:sz w:val="22"/>
          <w:szCs w:val="22"/>
        </w:rPr>
        <w:t>socket-head screws, nuts,</w:t>
      </w:r>
      <w:r w:rsidRPr="7C324E05">
        <w:rPr>
          <w:color w:val="000000" w:themeColor="text1"/>
          <w:sz w:val="22"/>
          <w:szCs w:val="22"/>
        </w:rPr>
        <w:t xml:space="preserve"> and washers. </w:t>
      </w:r>
      <w:r w:rsidR="6A77D8B9" w:rsidRPr="7C324E05">
        <w:rPr>
          <w:color w:val="000000" w:themeColor="text1"/>
          <w:sz w:val="22"/>
          <w:szCs w:val="22"/>
        </w:rPr>
        <w:t xml:space="preserve">Nuts will be used instead of </w:t>
      </w:r>
      <w:r w:rsidR="00AE1E7F" w:rsidRPr="7C324E05">
        <w:rPr>
          <w:color w:val="000000" w:themeColor="text1"/>
          <w:sz w:val="22"/>
          <w:szCs w:val="22"/>
        </w:rPr>
        <w:t>heat-threaded inserts, as they ensure</w:t>
      </w:r>
      <w:r w:rsidR="6A77D8B9" w:rsidRPr="7C324E05">
        <w:rPr>
          <w:color w:val="000000" w:themeColor="text1"/>
          <w:sz w:val="22"/>
          <w:szCs w:val="22"/>
        </w:rPr>
        <w:t xml:space="preserve"> the force goes through the entire chassis side wall</w:t>
      </w:r>
      <w:r w:rsidR="00AE1E7F" w:rsidRPr="7C324E05">
        <w:rPr>
          <w:color w:val="000000" w:themeColor="text1"/>
          <w:sz w:val="22"/>
          <w:szCs w:val="22"/>
        </w:rPr>
        <w:t xml:space="preserve"> and remove the risk of cracking and </w:t>
      </w:r>
      <w:r w:rsidR="6A77D8B9" w:rsidRPr="7C324E05">
        <w:rPr>
          <w:color w:val="000000" w:themeColor="text1"/>
          <w:sz w:val="22"/>
          <w:szCs w:val="22"/>
        </w:rPr>
        <w:t xml:space="preserve">inserts being pulled out of the material. Nyloc nuts will be used to prevent </w:t>
      </w:r>
      <w:r w:rsidR="00AE1E7F" w:rsidRPr="7C324E05">
        <w:rPr>
          <w:color w:val="000000" w:themeColor="text1"/>
          <w:sz w:val="22"/>
          <w:szCs w:val="22"/>
        </w:rPr>
        <w:t xml:space="preserve">loosening due to </w:t>
      </w:r>
      <w:r w:rsidR="6A77D8B9" w:rsidRPr="7C324E05">
        <w:rPr>
          <w:color w:val="000000" w:themeColor="text1"/>
          <w:sz w:val="22"/>
          <w:szCs w:val="22"/>
        </w:rPr>
        <w:t xml:space="preserve">vibration. Two </w:t>
      </w:r>
      <w:r w:rsidR="45B08C4D" w:rsidRPr="7C324E05">
        <w:rPr>
          <w:color w:val="000000" w:themeColor="text1"/>
          <w:sz w:val="22"/>
          <w:szCs w:val="22"/>
        </w:rPr>
        <w:t>15 mm</w:t>
      </w:r>
      <w:r w:rsidR="6A77D8B9" w:rsidRPr="7C324E05">
        <w:rPr>
          <w:color w:val="FF0000"/>
          <w:sz w:val="22"/>
          <w:szCs w:val="22"/>
        </w:rPr>
        <w:t xml:space="preserve"> </w:t>
      </w:r>
      <w:r w:rsidR="6A77D8B9" w:rsidRPr="7C324E05">
        <w:rPr>
          <w:color w:val="000000" w:themeColor="text1"/>
          <w:sz w:val="22"/>
          <w:szCs w:val="22"/>
        </w:rPr>
        <w:t xml:space="preserve">penny washers will be used per screw (one under the </w:t>
      </w:r>
      <w:r w:rsidR="1A94BE9F" w:rsidRPr="7C324E05">
        <w:rPr>
          <w:color w:val="000000" w:themeColor="text1"/>
          <w:sz w:val="22"/>
          <w:szCs w:val="22"/>
        </w:rPr>
        <w:t xml:space="preserve">screw </w:t>
      </w:r>
      <w:r w:rsidR="6A77D8B9" w:rsidRPr="7C324E05">
        <w:rPr>
          <w:color w:val="000000" w:themeColor="text1"/>
          <w:sz w:val="22"/>
          <w:szCs w:val="22"/>
        </w:rPr>
        <w:t xml:space="preserve">head and one above the nut) to spread the load over a wider area and </w:t>
      </w:r>
      <w:r w:rsidR="00AE1E7F" w:rsidRPr="7C324E05">
        <w:rPr>
          <w:color w:val="000000" w:themeColor="text1"/>
          <w:sz w:val="22"/>
          <w:szCs w:val="22"/>
        </w:rPr>
        <w:t>prevent</w:t>
      </w:r>
      <w:r w:rsidR="6A77D8B9" w:rsidRPr="7C324E05">
        <w:rPr>
          <w:color w:val="000000" w:themeColor="text1"/>
          <w:sz w:val="22"/>
          <w:szCs w:val="22"/>
        </w:rPr>
        <w:t xml:space="preserve"> the nut from cutting into the PLA.</w:t>
      </w:r>
    </w:p>
    <w:p w14:paraId="79628B89" w14:textId="1BD9B430" w:rsidR="00A71701" w:rsidRDefault="5887AEE2" w:rsidP="00A71701">
      <w:pPr>
        <w:jc w:val="center"/>
        <w:rPr>
          <w:b/>
          <w:color w:val="000000" w:themeColor="text1"/>
          <w:sz w:val="22"/>
          <w:szCs w:val="22"/>
        </w:rPr>
      </w:pPr>
      <w:r>
        <w:rPr>
          <w:noProof/>
        </w:rPr>
        <w:drawing>
          <wp:inline distT="0" distB="0" distL="0" distR="0" wp14:anchorId="2CF40C89" wp14:editId="196272E5">
            <wp:extent cx="5783743" cy="2066925"/>
            <wp:effectExtent l="0" t="0" r="0" b="3175"/>
            <wp:docPr id="873985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85503" name=""/>
                    <pic:cNvPicPr/>
                  </pic:nvPicPr>
                  <pic:blipFill>
                    <a:blip r:embed="rId50">
                      <a:extLst>
                        <a:ext uri="{28A0092B-C50C-407E-A947-70E740481C1C}">
                          <a14:useLocalDpi xmlns:a14="http://schemas.microsoft.com/office/drawing/2010/main"/>
                        </a:ext>
                      </a:extLst>
                    </a:blip>
                    <a:srcRect t="5384"/>
                    <a:stretch>
                      <a:fillRect/>
                    </a:stretch>
                  </pic:blipFill>
                  <pic:spPr>
                    <a:xfrm>
                      <a:off x="0" y="0"/>
                      <a:ext cx="5790990" cy="2069515"/>
                    </a:xfrm>
                    <a:prstGeom prst="rect">
                      <a:avLst/>
                    </a:prstGeom>
                  </pic:spPr>
                </pic:pic>
              </a:graphicData>
            </a:graphic>
          </wp:inline>
        </w:drawing>
      </w:r>
      <w:r w:rsidRPr="7C324E05">
        <w:rPr>
          <w:b/>
          <w:color w:val="000000" w:themeColor="text1"/>
          <w:sz w:val="22"/>
          <w:szCs w:val="22"/>
        </w:rPr>
        <w:t xml:space="preserve">Figure </w:t>
      </w:r>
      <w:r w:rsidR="3BB1FAC1" w:rsidRPr="22307177">
        <w:rPr>
          <w:b/>
          <w:bCs/>
          <w:color w:val="000000" w:themeColor="text1"/>
          <w:sz w:val="22"/>
          <w:szCs w:val="22"/>
        </w:rPr>
        <w:t>15</w:t>
      </w:r>
      <w:r w:rsidRPr="7C324E05">
        <w:rPr>
          <w:b/>
          <w:color w:val="000000" w:themeColor="text1"/>
          <w:sz w:val="22"/>
          <w:szCs w:val="22"/>
        </w:rPr>
        <w:t>: Screw Boss Inside Chassis</w:t>
      </w:r>
    </w:p>
    <w:p w14:paraId="499284FD" w14:textId="77777777" w:rsidR="00A71701" w:rsidRPr="00A71701" w:rsidRDefault="00A71701" w:rsidP="00A71701">
      <w:pPr>
        <w:spacing w:after="0"/>
        <w:jc w:val="center"/>
        <w:rPr>
          <w:b/>
          <w:color w:val="000000" w:themeColor="text1"/>
          <w:sz w:val="22"/>
          <w:szCs w:val="22"/>
        </w:rPr>
      </w:pPr>
    </w:p>
    <w:p w14:paraId="01580496" w14:textId="2EC21CE2" w:rsidR="4260138D" w:rsidRDefault="4260138D" w:rsidP="2DE80127">
      <w:pPr>
        <w:rPr>
          <w:color w:val="000000" w:themeColor="text1"/>
          <w:sz w:val="22"/>
          <w:szCs w:val="22"/>
        </w:rPr>
      </w:pPr>
      <w:r w:rsidRPr="7C324E05">
        <w:rPr>
          <w:color w:val="000000" w:themeColor="text1"/>
          <w:sz w:val="22"/>
          <w:szCs w:val="22"/>
        </w:rPr>
        <w:t xml:space="preserve">Inside the </w:t>
      </w:r>
      <w:r w:rsidR="00A71701">
        <w:rPr>
          <w:color w:val="000000" w:themeColor="text1"/>
          <w:sz w:val="22"/>
          <w:szCs w:val="22"/>
        </w:rPr>
        <w:t>chassis</w:t>
      </w:r>
      <w:r w:rsidR="000225AF" w:rsidRPr="7C324E05">
        <w:rPr>
          <w:color w:val="000000" w:themeColor="text1"/>
          <w:sz w:val="22"/>
          <w:szCs w:val="22"/>
        </w:rPr>
        <w:t>,</w:t>
      </w:r>
      <w:r w:rsidRPr="7C324E05">
        <w:rPr>
          <w:color w:val="000000" w:themeColor="text1"/>
          <w:sz w:val="22"/>
          <w:szCs w:val="22"/>
        </w:rPr>
        <w:t xml:space="preserve"> there will be a solid screw boss </w:t>
      </w:r>
      <w:r w:rsidR="315F1CA5" w:rsidRPr="7C324E05">
        <w:rPr>
          <w:color w:val="000000" w:themeColor="text1"/>
          <w:sz w:val="22"/>
          <w:szCs w:val="22"/>
        </w:rPr>
        <w:t xml:space="preserve">(see </w:t>
      </w:r>
      <w:r w:rsidR="56E3EC8F" w:rsidRPr="7C324E05">
        <w:rPr>
          <w:color w:val="000000" w:themeColor="text1"/>
          <w:sz w:val="22"/>
          <w:szCs w:val="22"/>
        </w:rPr>
        <w:t>F</w:t>
      </w:r>
      <w:r w:rsidR="315F1CA5" w:rsidRPr="7C324E05">
        <w:rPr>
          <w:color w:val="000000" w:themeColor="text1"/>
          <w:sz w:val="22"/>
          <w:szCs w:val="22"/>
        </w:rPr>
        <w:t xml:space="preserve">igure </w:t>
      </w:r>
      <w:r w:rsidR="00A71701">
        <w:rPr>
          <w:color w:val="000000" w:themeColor="text1"/>
          <w:sz w:val="22"/>
          <w:szCs w:val="22"/>
        </w:rPr>
        <w:t>15</w:t>
      </w:r>
      <w:r w:rsidR="315F1CA5" w:rsidRPr="7C324E05">
        <w:rPr>
          <w:color w:val="000000" w:themeColor="text1"/>
          <w:sz w:val="22"/>
          <w:szCs w:val="22"/>
        </w:rPr>
        <w:t xml:space="preserve">) </w:t>
      </w:r>
      <w:r w:rsidRPr="7C324E05">
        <w:rPr>
          <w:color w:val="000000" w:themeColor="text1"/>
          <w:sz w:val="22"/>
          <w:szCs w:val="22"/>
        </w:rPr>
        <w:t xml:space="preserve">to prevent cracking around the screws and increase strength. There are </w:t>
      </w:r>
      <w:r w:rsidR="2B2C26FA" w:rsidRPr="7C324E05">
        <w:rPr>
          <w:color w:val="000000" w:themeColor="text1"/>
          <w:sz w:val="22"/>
          <w:szCs w:val="22"/>
        </w:rPr>
        <w:t xml:space="preserve">also larger circular </w:t>
      </w:r>
      <w:r w:rsidRPr="7C324E05">
        <w:rPr>
          <w:color w:val="000000" w:themeColor="text1"/>
          <w:sz w:val="22"/>
          <w:szCs w:val="22"/>
        </w:rPr>
        <w:t xml:space="preserve">holes in the chassis to allow the cables to be routed from the motors to the internal components without being exposed. </w:t>
      </w:r>
    </w:p>
    <w:p w14:paraId="51DAB812" w14:textId="7F0EE0B6" w:rsidR="00A71701" w:rsidRPr="00A71701" w:rsidRDefault="4260138D" w:rsidP="00A71701">
      <w:pPr>
        <w:pStyle w:val="Heading3"/>
      </w:pPr>
      <w:bookmarkStart w:id="20" w:name="_Toc223975959"/>
      <w:r w:rsidRPr="2DE80127">
        <w:t>3.2.</w:t>
      </w:r>
      <w:r w:rsidR="0EEDEB7A" w:rsidRPr="2DE80127">
        <w:t>5</w:t>
      </w:r>
      <w:r w:rsidRPr="2DE80127">
        <w:t xml:space="preserve"> Wheels</w:t>
      </w:r>
      <w:bookmarkEnd w:id="20"/>
    </w:p>
    <w:p w14:paraId="5FEF1E0A" w14:textId="3A5593D9" w:rsidR="00610D97" w:rsidRPr="00610D97" w:rsidRDefault="00610D97" w:rsidP="00610D97">
      <w:pPr>
        <w:jc w:val="center"/>
      </w:pPr>
      <w:r w:rsidRPr="7C324E05">
        <w:rPr>
          <w:b/>
          <w:color w:val="000000" w:themeColor="text1"/>
          <w:sz w:val="22"/>
          <w:szCs w:val="22"/>
        </w:rPr>
        <w:t xml:space="preserve">Table </w:t>
      </w:r>
      <w:r>
        <w:rPr>
          <w:b/>
          <w:color w:val="000000" w:themeColor="text1"/>
          <w:sz w:val="22"/>
          <w:szCs w:val="22"/>
        </w:rPr>
        <w:t>8</w:t>
      </w:r>
      <w:r w:rsidRPr="7C324E05">
        <w:rPr>
          <w:b/>
          <w:color w:val="000000" w:themeColor="text1"/>
          <w:sz w:val="22"/>
          <w:szCs w:val="22"/>
        </w:rPr>
        <w:t>:</w:t>
      </w:r>
      <w:r w:rsidR="003302E6">
        <w:rPr>
          <w:b/>
          <w:color w:val="000000" w:themeColor="text1"/>
          <w:sz w:val="22"/>
          <w:szCs w:val="22"/>
        </w:rPr>
        <w:t xml:space="preserve"> </w:t>
      </w:r>
      <w:r w:rsidR="003302E6" w:rsidRPr="003302E6">
        <w:rPr>
          <w:b/>
          <w:color w:val="000000" w:themeColor="text1"/>
          <w:sz w:val="22"/>
          <w:szCs w:val="22"/>
        </w:rPr>
        <w:t>Mobility System Evaluation Matrix</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53"/>
        <w:gridCol w:w="1013"/>
        <w:gridCol w:w="837"/>
        <w:gridCol w:w="774"/>
        <w:gridCol w:w="838"/>
        <w:gridCol w:w="774"/>
        <w:gridCol w:w="838"/>
        <w:gridCol w:w="774"/>
        <w:gridCol w:w="838"/>
        <w:gridCol w:w="774"/>
      </w:tblGrid>
      <w:tr w:rsidR="2DE80127" w14:paraId="0DE50A2F" w14:textId="77777777" w:rsidTr="2DE80127">
        <w:trPr>
          <w:trHeight w:val="285"/>
        </w:trPr>
        <w:tc>
          <w:tcPr>
            <w:tcW w:w="1500" w:type="dxa"/>
            <w:tcMar>
              <w:left w:w="105" w:type="dxa"/>
              <w:right w:w="105" w:type="dxa"/>
            </w:tcMar>
          </w:tcPr>
          <w:p w14:paraId="257D0D19" w14:textId="569C8020" w:rsidR="2DE80127" w:rsidRPr="00324968" w:rsidRDefault="2DE80127" w:rsidP="2DE80127">
            <w:pPr>
              <w:rPr>
                <w:sz w:val="22"/>
                <w:szCs w:val="22"/>
              </w:rPr>
            </w:pPr>
            <w:r w:rsidRPr="7C324E05">
              <w:rPr>
                <w:b/>
                <w:sz w:val="22"/>
                <w:szCs w:val="22"/>
              </w:rPr>
              <w:t>Parameter</w:t>
            </w:r>
          </w:p>
        </w:tc>
        <w:tc>
          <w:tcPr>
            <w:tcW w:w="1005" w:type="dxa"/>
            <w:tcMar>
              <w:left w:w="105" w:type="dxa"/>
              <w:right w:w="105" w:type="dxa"/>
            </w:tcMar>
          </w:tcPr>
          <w:p w14:paraId="6C47F153" w14:textId="15292350" w:rsidR="2DE80127" w:rsidRPr="00324968" w:rsidRDefault="2DE80127" w:rsidP="2DE80127">
            <w:pPr>
              <w:rPr>
                <w:sz w:val="22"/>
                <w:szCs w:val="22"/>
              </w:rPr>
            </w:pPr>
            <w:r w:rsidRPr="7C324E05">
              <w:rPr>
                <w:b/>
                <w:sz w:val="22"/>
                <w:szCs w:val="22"/>
              </w:rPr>
              <w:t>Weight</w:t>
            </w:r>
          </w:p>
        </w:tc>
        <w:tc>
          <w:tcPr>
            <w:tcW w:w="1604" w:type="dxa"/>
            <w:gridSpan w:val="2"/>
            <w:tcMar>
              <w:left w:w="105" w:type="dxa"/>
              <w:right w:w="105" w:type="dxa"/>
            </w:tcMar>
          </w:tcPr>
          <w:p w14:paraId="21F58D2E" w14:textId="6205FA1F" w:rsidR="2DE80127" w:rsidRPr="00324968" w:rsidRDefault="2DE80127" w:rsidP="2DE80127">
            <w:pPr>
              <w:rPr>
                <w:sz w:val="22"/>
                <w:szCs w:val="22"/>
              </w:rPr>
            </w:pPr>
            <w:r w:rsidRPr="7C324E05">
              <w:rPr>
                <w:b/>
                <w:sz w:val="22"/>
                <w:szCs w:val="22"/>
              </w:rPr>
              <w:t>Dual Track Config.</w:t>
            </w:r>
          </w:p>
        </w:tc>
        <w:tc>
          <w:tcPr>
            <w:tcW w:w="1590" w:type="dxa"/>
            <w:gridSpan w:val="2"/>
            <w:tcMar>
              <w:left w:w="105" w:type="dxa"/>
              <w:right w:w="105" w:type="dxa"/>
            </w:tcMar>
          </w:tcPr>
          <w:p w14:paraId="6C575B97" w14:textId="0C9D9CEE" w:rsidR="2DE80127" w:rsidRPr="00324968" w:rsidRDefault="2DE80127" w:rsidP="2DE80127">
            <w:pPr>
              <w:rPr>
                <w:sz w:val="22"/>
                <w:szCs w:val="22"/>
              </w:rPr>
            </w:pPr>
            <w:r w:rsidRPr="7C324E05">
              <w:rPr>
                <w:b/>
                <w:sz w:val="22"/>
                <w:szCs w:val="22"/>
              </w:rPr>
              <w:t>Quad Track Config.</w:t>
            </w:r>
          </w:p>
        </w:tc>
        <w:tc>
          <w:tcPr>
            <w:tcW w:w="1604" w:type="dxa"/>
            <w:gridSpan w:val="2"/>
            <w:tcMar>
              <w:left w:w="105" w:type="dxa"/>
              <w:right w:w="105" w:type="dxa"/>
            </w:tcMar>
          </w:tcPr>
          <w:p w14:paraId="74F6D64B" w14:textId="5823EB39" w:rsidR="2DE80127" w:rsidRPr="00324968" w:rsidRDefault="2DE80127" w:rsidP="2DE80127">
            <w:pPr>
              <w:rPr>
                <w:sz w:val="22"/>
                <w:szCs w:val="22"/>
              </w:rPr>
            </w:pPr>
            <w:r w:rsidRPr="7C324E05">
              <w:rPr>
                <w:b/>
                <w:sz w:val="22"/>
                <w:szCs w:val="22"/>
              </w:rPr>
              <w:t>4 Wheels</w:t>
            </w:r>
          </w:p>
        </w:tc>
        <w:tc>
          <w:tcPr>
            <w:tcW w:w="1604" w:type="dxa"/>
            <w:gridSpan w:val="2"/>
            <w:tcMar>
              <w:left w:w="105" w:type="dxa"/>
              <w:right w:w="105" w:type="dxa"/>
            </w:tcMar>
          </w:tcPr>
          <w:p w14:paraId="47BE29B1" w14:textId="0FEF0B20" w:rsidR="2DE80127" w:rsidRPr="00324968" w:rsidRDefault="2DE80127" w:rsidP="2DE80127">
            <w:pPr>
              <w:rPr>
                <w:sz w:val="22"/>
                <w:szCs w:val="22"/>
              </w:rPr>
            </w:pPr>
            <w:r w:rsidRPr="7C324E05">
              <w:rPr>
                <w:b/>
                <w:sz w:val="22"/>
                <w:szCs w:val="22"/>
              </w:rPr>
              <w:t>6 Wheels</w:t>
            </w:r>
          </w:p>
        </w:tc>
      </w:tr>
      <w:tr w:rsidR="2DE80127" w14:paraId="3352AD7A" w14:textId="77777777" w:rsidTr="2DE80127">
        <w:trPr>
          <w:trHeight w:val="285"/>
        </w:trPr>
        <w:tc>
          <w:tcPr>
            <w:tcW w:w="1500" w:type="dxa"/>
            <w:tcMar>
              <w:left w:w="105" w:type="dxa"/>
              <w:right w:w="105" w:type="dxa"/>
            </w:tcMar>
          </w:tcPr>
          <w:p w14:paraId="196D2077" w14:textId="350B72E8" w:rsidR="2DE80127" w:rsidRPr="00324968" w:rsidRDefault="2DE80127" w:rsidP="2DE80127">
            <w:pPr>
              <w:rPr>
                <w:sz w:val="22"/>
                <w:szCs w:val="22"/>
              </w:rPr>
            </w:pPr>
          </w:p>
        </w:tc>
        <w:tc>
          <w:tcPr>
            <w:tcW w:w="1005" w:type="dxa"/>
            <w:tcMar>
              <w:left w:w="105" w:type="dxa"/>
              <w:right w:w="105" w:type="dxa"/>
            </w:tcMar>
          </w:tcPr>
          <w:p w14:paraId="47C4B7E8" w14:textId="51C45251" w:rsidR="2DE80127" w:rsidRPr="00324968" w:rsidRDefault="2DE80127" w:rsidP="2DE80127">
            <w:pPr>
              <w:rPr>
                <w:sz w:val="22"/>
                <w:szCs w:val="22"/>
              </w:rPr>
            </w:pPr>
          </w:p>
        </w:tc>
        <w:tc>
          <w:tcPr>
            <w:tcW w:w="802" w:type="dxa"/>
            <w:tcMar>
              <w:left w:w="105" w:type="dxa"/>
              <w:right w:w="105" w:type="dxa"/>
            </w:tcMar>
          </w:tcPr>
          <w:p w14:paraId="2F3E3907" w14:textId="478802A3" w:rsidR="2DE80127" w:rsidRPr="00324968" w:rsidRDefault="2DE80127" w:rsidP="2DE80127">
            <w:pPr>
              <w:rPr>
                <w:sz w:val="22"/>
                <w:szCs w:val="22"/>
              </w:rPr>
            </w:pPr>
            <w:r w:rsidRPr="7C324E05">
              <w:rPr>
                <w:b/>
                <w:sz w:val="22"/>
                <w:szCs w:val="22"/>
              </w:rPr>
              <w:t>Score</w:t>
            </w:r>
          </w:p>
        </w:tc>
        <w:tc>
          <w:tcPr>
            <w:tcW w:w="802" w:type="dxa"/>
            <w:tcMar>
              <w:left w:w="105" w:type="dxa"/>
              <w:right w:w="105" w:type="dxa"/>
            </w:tcMar>
          </w:tcPr>
          <w:p w14:paraId="4CE31DAA" w14:textId="72569C0A" w:rsidR="2DE80127" w:rsidRPr="00324968" w:rsidRDefault="2DE80127" w:rsidP="2DE80127">
            <w:pPr>
              <w:rPr>
                <w:sz w:val="22"/>
                <w:szCs w:val="22"/>
              </w:rPr>
            </w:pPr>
            <w:r w:rsidRPr="7C324E05">
              <w:rPr>
                <w:b/>
                <w:sz w:val="22"/>
                <w:szCs w:val="22"/>
              </w:rPr>
              <w:t>Total</w:t>
            </w:r>
          </w:p>
        </w:tc>
        <w:tc>
          <w:tcPr>
            <w:tcW w:w="795" w:type="dxa"/>
            <w:tcMar>
              <w:left w:w="105" w:type="dxa"/>
              <w:right w:w="105" w:type="dxa"/>
            </w:tcMar>
          </w:tcPr>
          <w:p w14:paraId="5FD271A5" w14:textId="12813572" w:rsidR="2DE80127" w:rsidRPr="00324968" w:rsidRDefault="2DE80127" w:rsidP="2DE80127">
            <w:pPr>
              <w:rPr>
                <w:sz w:val="22"/>
                <w:szCs w:val="22"/>
              </w:rPr>
            </w:pPr>
            <w:r w:rsidRPr="7C324E05">
              <w:rPr>
                <w:b/>
                <w:sz w:val="22"/>
                <w:szCs w:val="22"/>
              </w:rPr>
              <w:t>Score</w:t>
            </w:r>
          </w:p>
        </w:tc>
        <w:tc>
          <w:tcPr>
            <w:tcW w:w="795" w:type="dxa"/>
            <w:tcMar>
              <w:left w:w="105" w:type="dxa"/>
              <w:right w:w="105" w:type="dxa"/>
            </w:tcMar>
          </w:tcPr>
          <w:p w14:paraId="7230BF13" w14:textId="1A40D7DC" w:rsidR="2DE80127" w:rsidRPr="00324968" w:rsidRDefault="2DE80127" w:rsidP="2DE80127">
            <w:pPr>
              <w:rPr>
                <w:sz w:val="22"/>
                <w:szCs w:val="22"/>
              </w:rPr>
            </w:pPr>
            <w:r w:rsidRPr="7C324E05">
              <w:rPr>
                <w:b/>
                <w:sz w:val="22"/>
                <w:szCs w:val="22"/>
              </w:rPr>
              <w:t>Total</w:t>
            </w:r>
          </w:p>
        </w:tc>
        <w:tc>
          <w:tcPr>
            <w:tcW w:w="802" w:type="dxa"/>
            <w:tcMar>
              <w:left w:w="105" w:type="dxa"/>
              <w:right w:w="105" w:type="dxa"/>
            </w:tcMar>
          </w:tcPr>
          <w:p w14:paraId="340D3AF4" w14:textId="1C6F57C3" w:rsidR="2DE80127" w:rsidRPr="00324968" w:rsidRDefault="2DE80127" w:rsidP="2DE80127">
            <w:pPr>
              <w:rPr>
                <w:sz w:val="22"/>
                <w:szCs w:val="22"/>
              </w:rPr>
            </w:pPr>
            <w:r w:rsidRPr="7C324E05">
              <w:rPr>
                <w:b/>
                <w:sz w:val="22"/>
                <w:szCs w:val="22"/>
              </w:rPr>
              <w:t>Score</w:t>
            </w:r>
          </w:p>
        </w:tc>
        <w:tc>
          <w:tcPr>
            <w:tcW w:w="802" w:type="dxa"/>
            <w:tcMar>
              <w:left w:w="105" w:type="dxa"/>
              <w:right w:w="105" w:type="dxa"/>
            </w:tcMar>
          </w:tcPr>
          <w:p w14:paraId="380E7B60" w14:textId="0013BD90" w:rsidR="2DE80127" w:rsidRPr="00324968" w:rsidRDefault="2DE80127" w:rsidP="2DE80127">
            <w:pPr>
              <w:rPr>
                <w:sz w:val="22"/>
                <w:szCs w:val="22"/>
              </w:rPr>
            </w:pPr>
            <w:r w:rsidRPr="7C324E05">
              <w:rPr>
                <w:b/>
                <w:sz w:val="22"/>
                <w:szCs w:val="22"/>
              </w:rPr>
              <w:t>Total</w:t>
            </w:r>
          </w:p>
        </w:tc>
        <w:tc>
          <w:tcPr>
            <w:tcW w:w="802" w:type="dxa"/>
            <w:tcMar>
              <w:left w:w="105" w:type="dxa"/>
              <w:right w:w="105" w:type="dxa"/>
            </w:tcMar>
          </w:tcPr>
          <w:p w14:paraId="1D8335A6" w14:textId="3EC15052" w:rsidR="2DE80127" w:rsidRPr="00324968" w:rsidRDefault="2DE80127" w:rsidP="2DE80127">
            <w:pPr>
              <w:rPr>
                <w:color w:val="000000" w:themeColor="text1"/>
                <w:sz w:val="22"/>
                <w:szCs w:val="22"/>
              </w:rPr>
            </w:pPr>
            <w:r w:rsidRPr="7C324E05">
              <w:rPr>
                <w:b/>
                <w:color w:val="000000" w:themeColor="text1"/>
                <w:sz w:val="22"/>
                <w:szCs w:val="22"/>
              </w:rPr>
              <w:t>Score</w:t>
            </w:r>
          </w:p>
        </w:tc>
        <w:tc>
          <w:tcPr>
            <w:tcW w:w="802" w:type="dxa"/>
            <w:tcMar>
              <w:left w:w="105" w:type="dxa"/>
              <w:right w:w="105" w:type="dxa"/>
            </w:tcMar>
          </w:tcPr>
          <w:p w14:paraId="0FAEA4C0" w14:textId="6BBE53EB" w:rsidR="2DE80127" w:rsidRPr="00324968" w:rsidRDefault="2DE80127" w:rsidP="2DE80127">
            <w:pPr>
              <w:rPr>
                <w:color w:val="000000" w:themeColor="text1"/>
                <w:sz w:val="22"/>
                <w:szCs w:val="22"/>
              </w:rPr>
            </w:pPr>
            <w:r w:rsidRPr="7C324E05">
              <w:rPr>
                <w:b/>
                <w:color w:val="000000" w:themeColor="text1"/>
                <w:sz w:val="22"/>
                <w:szCs w:val="22"/>
              </w:rPr>
              <w:t>Total</w:t>
            </w:r>
          </w:p>
        </w:tc>
      </w:tr>
      <w:tr w:rsidR="2DE80127" w14:paraId="6B113787" w14:textId="77777777" w:rsidTr="2DE80127">
        <w:trPr>
          <w:trHeight w:val="285"/>
        </w:trPr>
        <w:tc>
          <w:tcPr>
            <w:tcW w:w="1500" w:type="dxa"/>
            <w:tcMar>
              <w:left w:w="105" w:type="dxa"/>
              <w:right w:w="105" w:type="dxa"/>
            </w:tcMar>
          </w:tcPr>
          <w:p w14:paraId="594DDDDC" w14:textId="612655A1" w:rsidR="2DE80127" w:rsidRPr="00324968" w:rsidRDefault="2DE80127" w:rsidP="2DE80127">
            <w:pPr>
              <w:rPr>
                <w:sz w:val="22"/>
                <w:szCs w:val="22"/>
              </w:rPr>
            </w:pPr>
            <w:r w:rsidRPr="7C324E05">
              <w:rPr>
                <w:sz w:val="22"/>
                <w:szCs w:val="22"/>
              </w:rPr>
              <w:t>Weight</w:t>
            </w:r>
          </w:p>
        </w:tc>
        <w:tc>
          <w:tcPr>
            <w:tcW w:w="1005" w:type="dxa"/>
            <w:tcMar>
              <w:left w:w="105" w:type="dxa"/>
              <w:right w:w="105" w:type="dxa"/>
            </w:tcMar>
          </w:tcPr>
          <w:p w14:paraId="44850585" w14:textId="1535E419" w:rsidR="2DE80127" w:rsidRPr="00324968" w:rsidRDefault="2DE80127" w:rsidP="2DE80127">
            <w:pPr>
              <w:rPr>
                <w:sz w:val="22"/>
                <w:szCs w:val="22"/>
              </w:rPr>
            </w:pPr>
            <w:r w:rsidRPr="7C324E05">
              <w:rPr>
                <w:sz w:val="22"/>
                <w:szCs w:val="22"/>
              </w:rPr>
              <w:t>7</w:t>
            </w:r>
          </w:p>
        </w:tc>
        <w:tc>
          <w:tcPr>
            <w:tcW w:w="802" w:type="dxa"/>
            <w:tcMar>
              <w:left w:w="105" w:type="dxa"/>
              <w:right w:w="105" w:type="dxa"/>
            </w:tcMar>
          </w:tcPr>
          <w:p w14:paraId="72D6CE72" w14:textId="67D5D90C" w:rsidR="2DE80127" w:rsidRPr="00324968" w:rsidRDefault="2DE80127" w:rsidP="2DE80127">
            <w:pPr>
              <w:rPr>
                <w:sz w:val="22"/>
                <w:szCs w:val="22"/>
              </w:rPr>
            </w:pPr>
            <w:r w:rsidRPr="7C324E05">
              <w:rPr>
                <w:sz w:val="22"/>
                <w:szCs w:val="22"/>
              </w:rPr>
              <w:t>4</w:t>
            </w:r>
          </w:p>
        </w:tc>
        <w:tc>
          <w:tcPr>
            <w:tcW w:w="802" w:type="dxa"/>
            <w:tcMar>
              <w:left w:w="105" w:type="dxa"/>
              <w:right w:w="105" w:type="dxa"/>
            </w:tcMar>
          </w:tcPr>
          <w:p w14:paraId="55164A28" w14:textId="41BB6D7F" w:rsidR="2DE80127" w:rsidRPr="00324968" w:rsidRDefault="2DE80127" w:rsidP="2DE80127">
            <w:pPr>
              <w:rPr>
                <w:sz w:val="22"/>
                <w:szCs w:val="22"/>
              </w:rPr>
            </w:pPr>
            <w:r w:rsidRPr="7C324E05">
              <w:rPr>
                <w:sz w:val="22"/>
                <w:szCs w:val="22"/>
              </w:rPr>
              <w:t>28</w:t>
            </w:r>
          </w:p>
        </w:tc>
        <w:tc>
          <w:tcPr>
            <w:tcW w:w="795" w:type="dxa"/>
            <w:tcMar>
              <w:left w:w="105" w:type="dxa"/>
              <w:right w:w="105" w:type="dxa"/>
            </w:tcMar>
          </w:tcPr>
          <w:p w14:paraId="74D5197E" w14:textId="29A94C69" w:rsidR="2DE80127" w:rsidRPr="00324968" w:rsidRDefault="2DE80127" w:rsidP="2DE80127">
            <w:pPr>
              <w:rPr>
                <w:sz w:val="22"/>
                <w:szCs w:val="22"/>
              </w:rPr>
            </w:pPr>
            <w:r w:rsidRPr="7C324E05">
              <w:rPr>
                <w:sz w:val="22"/>
                <w:szCs w:val="22"/>
              </w:rPr>
              <w:t>2</w:t>
            </w:r>
          </w:p>
        </w:tc>
        <w:tc>
          <w:tcPr>
            <w:tcW w:w="795" w:type="dxa"/>
            <w:tcMar>
              <w:left w:w="105" w:type="dxa"/>
              <w:right w:w="105" w:type="dxa"/>
            </w:tcMar>
          </w:tcPr>
          <w:p w14:paraId="1AB25710" w14:textId="33C7E66C" w:rsidR="2DE80127" w:rsidRPr="00324968" w:rsidRDefault="2DE80127" w:rsidP="2DE80127">
            <w:pPr>
              <w:rPr>
                <w:sz w:val="22"/>
                <w:szCs w:val="22"/>
              </w:rPr>
            </w:pPr>
            <w:r w:rsidRPr="7C324E05">
              <w:rPr>
                <w:sz w:val="22"/>
                <w:szCs w:val="22"/>
              </w:rPr>
              <w:t>14</w:t>
            </w:r>
          </w:p>
        </w:tc>
        <w:tc>
          <w:tcPr>
            <w:tcW w:w="802" w:type="dxa"/>
            <w:tcMar>
              <w:left w:w="105" w:type="dxa"/>
              <w:right w:w="105" w:type="dxa"/>
            </w:tcMar>
          </w:tcPr>
          <w:p w14:paraId="40B51D32" w14:textId="3A1B601D" w:rsidR="2DE80127" w:rsidRPr="00324968" w:rsidRDefault="2DE80127" w:rsidP="2DE80127">
            <w:pPr>
              <w:rPr>
                <w:sz w:val="22"/>
                <w:szCs w:val="22"/>
              </w:rPr>
            </w:pPr>
            <w:r w:rsidRPr="7C324E05">
              <w:rPr>
                <w:sz w:val="22"/>
                <w:szCs w:val="22"/>
              </w:rPr>
              <w:t>9</w:t>
            </w:r>
          </w:p>
        </w:tc>
        <w:tc>
          <w:tcPr>
            <w:tcW w:w="802" w:type="dxa"/>
            <w:tcMar>
              <w:left w:w="105" w:type="dxa"/>
              <w:right w:w="105" w:type="dxa"/>
            </w:tcMar>
          </w:tcPr>
          <w:p w14:paraId="63083B30" w14:textId="4F2C0A49" w:rsidR="2DE80127" w:rsidRPr="00324968" w:rsidRDefault="2DE80127" w:rsidP="2DE80127">
            <w:pPr>
              <w:rPr>
                <w:sz w:val="22"/>
                <w:szCs w:val="22"/>
              </w:rPr>
            </w:pPr>
            <w:r w:rsidRPr="7C324E05">
              <w:rPr>
                <w:sz w:val="22"/>
                <w:szCs w:val="22"/>
              </w:rPr>
              <w:t>63</w:t>
            </w:r>
          </w:p>
        </w:tc>
        <w:tc>
          <w:tcPr>
            <w:tcW w:w="802" w:type="dxa"/>
            <w:tcMar>
              <w:left w:w="105" w:type="dxa"/>
              <w:right w:w="105" w:type="dxa"/>
            </w:tcMar>
          </w:tcPr>
          <w:p w14:paraId="47CAA194" w14:textId="799046D6" w:rsidR="2DE80127" w:rsidRPr="00324968" w:rsidRDefault="2DE80127" w:rsidP="2DE80127">
            <w:pPr>
              <w:rPr>
                <w:sz w:val="22"/>
                <w:szCs w:val="22"/>
              </w:rPr>
            </w:pPr>
            <w:r w:rsidRPr="7C324E05">
              <w:rPr>
                <w:sz w:val="22"/>
                <w:szCs w:val="22"/>
              </w:rPr>
              <w:t>6</w:t>
            </w:r>
          </w:p>
        </w:tc>
        <w:tc>
          <w:tcPr>
            <w:tcW w:w="802" w:type="dxa"/>
            <w:tcMar>
              <w:left w:w="105" w:type="dxa"/>
              <w:right w:w="105" w:type="dxa"/>
            </w:tcMar>
          </w:tcPr>
          <w:p w14:paraId="46E806C2" w14:textId="64D4D53B" w:rsidR="2DE80127" w:rsidRPr="00324968" w:rsidRDefault="2DE80127" w:rsidP="2DE80127">
            <w:pPr>
              <w:rPr>
                <w:sz w:val="22"/>
                <w:szCs w:val="22"/>
              </w:rPr>
            </w:pPr>
            <w:r w:rsidRPr="7C324E05">
              <w:rPr>
                <w:sz w:val="22"/>
                <w:szCs w:val="22"/>
              </w:rPr>
              <w:t>42</w:t>
            </w:r>
          </w:p>
        </w:tc>
      </w:tr>
      <w:tr w:rsidR="2DE80127" w14:paraId="23A4F1D8" w14:textId="77777777" w:rsidTr="2DE80127">
        <w:trPr>
          <w:trHeight w:val="285"/>
        </w:trPr>
        <w:tc>
          <w:tcPr>
            <w:tcW w:w="1500" w:type="dxa"/>
            <w:tcMar>
              <w:left w:w="105" w:type="dxa"/>
              <w:right w:w="105" w:type="dxa"/>
            </w:tcMar>
          </w:tcPr>
          <w:p w14:paraId="0E63A410" w14:textId="209B8E3D" w:rsidR="2DE80127" w:rsidRPr="00324968" w:rsidRDefault="2DE80127" w:rsidP="2DE80127">
            <w:pPr>
              <w:rPr>
                <w:sz w:val="22"/>
                <w:szCs w:val="22"/>
              </w:rPr>
            </w:pPr>
            <w:r w:rsidRPr="7C324E05">
              <w:rPr>
                <w:sz w:val="22"/>
                <w:szCs w:val="22"/>
              </w:rPr>
              <w:t>Cost</w:t>
            </w:r>
          </w:p>
        </w:tc>
        <w:tc>
          <w:tcPr>
            <w:tcW w:w="1005" w:type="dxa"/>
            <w:tcMar>
              <w:left w:w="105" w:type="dxa"/>
              <w:right w:w="105" w:type="dxa"/>
            </w:tcMar>
          </w:tcPr>
          <w:p w14:paraId="2D79886F" w14:textId="47A33B4D" w:rsidR="2DE80127" w:rsidRPr="00324968" w:rsidRDefault="2DE80127" w:rsidP="2DE80127">
            <w:pPr>
              <w:rPr>
                <w:sz w:val="22"/>
                <w:szCs w:val="22"/>
              </w:rPr>
            </w:pPr>
            <w:r w:rsidRPr="7C324E05">
              <w:rPr>
                <w:sz w:val="22"/>
                <w:szCs w:val="22"/>
              </w:rPr>
              <w:t>8</w:t>
            </w:r>
          </w:p>
        </w:tc>
        <w:tc>
          <w:tcPr>
            <w:tcW w:w="802" w:type="dxa"/>
            <w:tcMar>
              <w:left w:w="105" w:type="dxa"/>
              <w:right w:w="105" w:type="dxa"/>
            </w:tcMar>
          </w:tcPr>
          <w:p w14:paraId="0FEA45D3" w14:textId="02E7167A" w:rsidR="2DE80127" w:rsidRPr="00324968" w:rsidRDefault="2DE80127" w:rsidP="2DE80127">
            <w:pPr>
              <w:rPr>
                <w:sz w:val="22"/>
                <w:szCs w:val="22"/>
              </w:rPr>
            </w:pPr>
            <w:r w:rsidRPr="7C324E05">
              <w:rPr>
                <w:sz w:val="22"/>
                <w:szCs w:val="22"/>
              </w:rPr>
              <w:t>4</w:t>
            </w:r>
          </w:p>
        </w:tc>
        <w:tc>
          <w:tcPr>
            <w:tcW w:w="802" w:type="dxa"/>
            <w:tcMar>
              <w:left w:w="105" w:type="dxa"/>
              <w:right w:w="105" w:type="dxa"/>
            </w:tcMar>
          </w:tcPr>
          <w:p w14:paraId="203E015F" w14:textId="39247D33" w:rsidR="2DE80127" w:rsidRPr="00324968" w:rsidRDefault="2DE80127" w:rsidP="2DE80127">
            <w:pPr>
              <w:rPr>
                <w:sz w:val="22"/>
                <w:szCs w:val="22"/>
              </w:rPr>
            </w:pPr>
            <w:r w:rsidRPr="7C324E05">
              <w:rPr>
                <w:sz w:val="22"/>
                <w:szCs w:val="22"/>
              </w:rPr>
              <w:t>32</w:t>
            </w:r>
          </w:p>
        </w:tc>
        <w:tc>
          <w:tcPr>
            <w:tcW w:w="795" w:type="dxa"/>
            <w:tcMar>
              <w:left w:w="105" w:type="dxa"/>
              <w:right w:w="105" w:type="dxa"/>
            </w:tcMar>
          </w:tcPr>
          <w:p w14:paraId="31211A73" w14:textId="632F59EB" w:rsidR="2DE80127" w:rsidRPr="00324968" w:rsidRDefault="2DE80127" w:rsidP="2DE80127">
            <w:pPr>
              <w:rPr>
                <w:sz w:val="22"/>
                <w:szCs w:val="22"/>
              </w:rPr>
            </w:pPr>
            <w:r w:rsidRPr="7C324E05">
              <w:rPr>
                <w:sz w:val="22"/>
                <w:szCs w:val="22"/>
              </w:rPr>
              <w:t>1</w:t>
            </w:r>
          </w:p>
        </w:tc>
        <w:tc>
          <w:tcPr>
            <w:tcW w:w="795" w:type="dxa"/>
            <w:tcMar>
              <w:left w:w="105" w:type="dxa"/>
              <w:right w:w="105" w:type="dxa"/>
            </w:tcMar>
          </w:tcPr>
          <w:p w14:paraId="305334C9" w14:textId="4057CF25" w:rsidR="2DE80127" w:rsidRPr="00324968" w:rsidRDefault="2DE80127" w:rsidP="2DE80127">
            <w:pPr>
              <w:rPr>
                <w:sz w:val="22"/>
                <w:szCs w:val="22"/>
              </w:rPr>
            </w:pPr>
            <w:r w:rsidRPr="7C324E05">
              <w:rPr>
                <w:sz w:val="22"/>
                <w:szCs w:val="22"/>
              </w:rPr>
              <w:t>8</w:t>
            </w:r>
          </w:p>
        </w:tc>
        <w:tc>
          <w:tcPr>
            <w:tcW w:w="802" w:type="dxa"/>
            <w:tcMar>
              <w:left w:w="105" w:type="dxa"/>
              <w:right w:w="105" w:type="dxa"/>
            </w:tcMar>
          </w:tcPr>
          <w:p w14:paraId="1E4307E0" w14:textId="2C40F34A" w:rsidR="2DE80127" w:rsidRPr="00324968" w:rsidRDefault="2DE80127" w:rsidP="2DE80127">
            <w:pPr>
              <w:rPr>
                <w:sz w:val="22"/>
                <w:szCs w:val="22"/>
              </w:rPr>
            </w:pPr>
            <w:r w:rsidRPr="7C324E05">
              <w:rPr>
                <w:sz w:val="22"/>
                <w:szCs w:val="22"/>
              </w:rPr>
              <w:t>9</w:t>
            </w:r>
          </w:p>
        </w:tc>
        <w:tc>
          <w:tcPr>
            <w:tcW w:w="802" w:type="dxa"/>
            <w:tcMar>
              <w:left w:w="105" w:type="dxa"/>
              <w:right w:w="105" w:type="dxa"/>
            </w:tcMar>
          </w:tcPr>
          <w:p w14:paraId="1B2A469F" w14:textId="098483B6" w:rsidR="2DE80127" w:rsidRPr="00324968" w:rsidRDefault="2DE80127" w:rsidP="2DE80127">
            <w:pPr>
              <w:rPr>
                <w:sz w:val="22"/>
                <w:szCs w:val="22"/>
              </w:rPr>
            </w:pPr>
            <w:r w:rsidRPr="7C324E05">
              <w:rPr>
                <w:sz w:val="22"/>
                <w:szCs w:val="22"/>
              </w:rPr>
              <w:t>72</w:t>
            </w:r>
          </w:p>
        </w:tc>
        <w:tc>
          <w:tcPr>
            <w:tcW w:w="802" w:type="dxa"/>
            <w:tcMar>
              <w:left w:w="105" w:type="dxa"/>
              <w:right w:w="105" w:type="dxa"/>
            </w:tcMar>
          </w:tcPr>
          <w:p w14:paraId="59BC75E3" w14:textId="30663D3D" w:rsidR="2DE80127" w:rsidRPr="00324968" w:rsidRDefault="2DE80127" w:rsidP="2DE80127">
            <w:pPr>
              <w:rPr>
                <w:sz w:val="22"/>
                <w:szCs w:val="22"/>
              </w:rPr>
            </w:pPr>
            <w:r w:rsidRPr="7C324E05">
              <w:rPr>
                <w:sz w:val="22"/>
                <w:szCs w:val="22"/>
              </w:rPr>
              <w:t>2</w:t>
            </w:r>
          </w:p>
        </w:tc>
        <w:tc>
          <w:tcPr>
            <w:tcW w:w="802" w:type="dxa"/>
            <w:tcMar>
              <w:left w:w="105" w:type="dxa"/>
              <w:right w:w="105" w:type="dxa"/>
            </w:tcMar>
          </w:tcPr>
          <w:p w14:paraId="0DFDCFE5" w14:textId="46A72FC1" w:rsidR="2DE80127" w:rsidRPr="00324968" w:rsidRDefault="2DE80127" w:rsidP="2DE80127">
            <w:pPr>
              <w:rPr>
                <w:sz w:val="22"/>
                <w:szCs w:val="22"/>
              </w:rPr>
            </w:pPr>
            <w:r w:rsidRPr="7C324E05">
              <w:rPr>
                <w:sz w:val="22"/>
                <w:szCs w:val="22"/>
              </w:rPr>
              <w:t>16</w:t>
            </w:r>
          </w:p>
        </w:tc>
      </w:tr>
      <w:tr w:rsidR="2DE80127" w14:paraId="7A28744A" w14:textId="77777777" w:rsidTr="2DE80127">
        <w:trPr>
          <w:trHeight w:val="285"/>
        </w:trPr>
        <w:tc>
          <w:tcPr>
            <w:tcW w:w="1500" w:type="dxa"/>
            <w:tcMar>
              <w:left w:w="105" w:type="dxa"/>
              <w:right w:w="105" w:type="dxa"/>
            </w:tcMar>
          </w:tcPr>
          <w:p w14:paraId="092CA65F" w14:textId="73408087" w:rsidR="2DE80127" w:rsidRPr="00324968" w:rsidRDefault="2DE80127" w:rsidP="2DE80127">
            <w:pPr>
              <w:rPr>
                <w:sz w:val="22"/>
                <w:szCs w:val="22"/>
              </w:rPr>
            </w:pPr>
            <w:r w:rsidRPr="7C324E05">
              <w:rPr>
                <w:sz w:val="22"/>
                <w:szCs w:val="22"/>
              </w:rPr>
              <w:t>Complexity</w:t>
            </w:r>
          </w:p>
        </w:tc>
        <w:tc>
          <w:tcPr>
            <w:tcW w:w="1005" w:type="dxa"/>
            <w:tcMar>
              <w:left w:w="105" w:type="dxa"/>
              <w:right w:w="105" w:type="dxa"/>
            </w:tcMar>
          </w:tcPr>
          <w:p w14:paraId="1BB73417" w14:textId="3A40FC8C" w:rsidR="2DE80127" w:rsidRPr="00324968" w:rsidRDefault="2DE80127" w:rsidP="2DE80127">
            <w:pPr>
              <w:rPr>
                <w:sz w:val="22"/>
                <w:szCs w:val="22"/>
              </w:rPr>
            </w:pPr>
            <w:r w:rsidRPr="7C324E05">
              <w:rPr>
                <w:sz w:val="22"/>
                <w:szCs w:val="22"/>
              </w:rPr>
              <w:t>7</w:t>
            </w:r>
          </w:p>
        </w:tc>
        <w:tc>
          <w:tcPr>
            <w:tcW w:w="802" w:type="dxa"/>
            <w:tcMar>
              <w:left w:w="105" w:type="dxa"/>
              <w:right w:w="105" w:type="dxa"/>
            </w:tcMar>
          </w:tcPr>
          <w:p w14:paraId="0D756CD8" w14:textId="68E528E2" w:rsidR="2DE80127" w:rsidRPr="00324968" w:rsidRDefault="2DE80127" w:rsidP="2DE80127">
            <w:pPr>
              <w:rPr>
                <w:sz w:val="22"/>
                <w:szCs w:val="22"/>
              </w:rPr>
            </w:pPr>
            <w:r w:rsidRPr="7C324E05">
              <w:rPr>
                <w:sz w:val="22"/>
                <w:szCs w:val="22"/>
              </w:rPr>
              <w:t>3</w:t>
            </w:r>
          </w:p>
        </w:tc>
        <w:tc>
          <w:tcPr>
            <w:tcW w:w="802" w:type="dxa"/>
            <w:tcMar>
              <w:left w:w="105" w:type="dxa"/>
              <w:right w:w="105" w:type="dxa"/>
            </w:tcMar>
          </w:tcPr>
          <w:p w14:paraId="68A4CD70" w14:textId="60D6952E" w:rsidR="2DE80127" w:rsidRPr="00324968" w:rsidRDefault="2DE80127" w:rsidP="2DE80127">
            <w:pPr>
              <w:rPr>
                <w:sz w:val="22"/>
                <w:szCs w:val="22"/>
              </w:rPr>
            </w:pPr>
            <w:r w:rsidRPr="7C324E05">
              <w:rPr>
                <w:sz w:val="22"/>
                <w:szCs w:val="22"/>
              </w:rPr>
              <w:t>21</w:t>
            </w:r>
          </w:p>
        </w:tc>
        <w:tc>
          <w:tcPr>
            <w:tcW w:w="795" w:type="dxa"/>
            <w:tcMar>
              <w:left w:w="105" w:type="dxa"/>
              <w:right w:w="105" w:type="dxa"/>
            </w:tcMar>
          </w:tcPr>
          <w:p w14:paraId="1887B0AE" w14:textId="2F181A53" w:rsidR="2DE80127" w:rsidRPr="00324968" w:rsidRDefault="2DE80127" w:rsidP="2DE80127">
            <w:pPr>
              <w:rPr>
                <w:sz w:val="22"/>
                <w:szCs w:val="22"/>
              </w:rPr>
            </w:pPr>
            <w:r w:rsidRPr="7C324E05">
              <w:rPr>
                <w:sz w:val="22"/>
                <w:szCs w:val="22"/>
              </w:rPr>
              <w:t>1</w:t>
            </w:r>
          </w:p>
        </w:tc>
        <w:tc>
          <w:tcPr>
            <w:tcW w:w="795" w:type="dxa"/>
            <w:tcMar>
              <w:left w:w="105" w:type="dxa"/>
              <w:right w:w="105" w:type="dxa"/>
            </w:tcMar>
          </w:tcPr>
          <w:p w14:paraId="307123CD" w14:textId="4D486612" w:rsidR="2DE80127" w:rsidRPr="00324968" w:rsidRDefault="2DE80127" w:rsidP="2DE80127">
            <w:pPr>
              <w:rPr>
                <w:sz w:val="22"/>
                <w:szCs w:val="22"/>
              </w:rPr>
            </w:pPr>
            <w:r w:rsidRPr="7C324E05">
              <w:rPr>
                <w:sz w:val="22"/>
                <w:szCs w:val="22"/>
              </w:rPr>
              <w:t>7</w:t>
            </w:r>
          </w:p>
        </w:tc>
        <w:tc>
          <w:tcPr>
            <w:tcW w:w="802" w:type="dxa"/>
            <w:tcMar>
              <w:left w:w="105" w:type="dxa"/>
              <w:right w:w="105" w:type="dxa"/>
            </w:tcMar>
          </w:tcPr>
          <w:p w14:paraId="6F5E45F7" w14:textId="167E5ED8" w:rsidR="2DE80127" w:rsidRPr="00324968" w:rsidRDefault="2DE80127" w:rsidP="2DE80127">
            <w:pPr>
              <w:rPr>
                <w:sz w:val="22"/>
                <w:szCs w:val="22"/>
              </w:rPr>
            </w:pPr>
            <w:r w:rsidRPr="7C324E05">
              <w:rPr>
                <w:sz w:val="22"/>
                <w:szCs w:val="22"/>
              </w:rPr>
              <w:t>9</w:t>
            </w:r>
          </w:p>
        </w:tc>
        <w:tc>
          <w:tcPr>
            <w:tcW w:w="802" w:type="dxa"/>
            <w:tcMar>
              <w:left w:w="105" w:type="dxa"/>
              <w:right w:w="105" w:type="dxa"/>
            </w:tcMar>
          </w:tcPr>
          <w:p w14:paraId="24AB8285" w14:textId="5129A7B4" w:rsidR="2DE80127" w:rsidRPr="00324968" w:rsidRDefault="2DE80127" w:rsidP="2DE80127">
            <w:pPr>
              <w:rPr>
                <w:sz w:val="22"/>
                <w:szCs w:val="22"/>
              </w:rPr>
            </w:pPr>
            <w:r w:rsidRPr="7C324E05">
              <w:rPr>
                <w:sz w:val="22"/>
                <w:szCs w:val="22"/>
              </w:rPr>
              <w:t>63</w:t>
            </w:r>
          </w:p>
        </w:tc>
        <w:tc>
          <w:tcPr>
            <w:tcW w:w="802" w:type="dxa"/>
            <w:tcMar>
              <w:left w:w="105" w:type="dxa"/>
              <w:right w:w="105" w:type="dxa"/>
            </w:tcMar>
          </w:tcPr>
          <w:p w14:paraId="360D347C" w14:textId="763B41CF" w:rsidR="2DE80127" w:rsidRPr="00324968" w:rsidRDefault="2DE80127" w:rsidP="2DE80127">
            <w:pPr>
              <w:rPr>
                <w:sz w:val="22"/>
                <w:szCs w:val="22"/>
              </w:rPr>
            </w:pPr>
            <w:r w:rsidRPr="7C324E05">
              <w:rPr>
                <w:sz w:val="22"/>
                <w:szCs w:val="22"/>
              </w:rPr>
              <w:t>5</w:t>
            </w:r>
          </w:p>
        </w:tc>
        <w:tc>
          <w:tcPr>
            <w:tcW w:w="802" w:type="dxa"/>
            <w:tcMar>
              <w:left w:w="105" w:type="dxa"/>
              <w:right w:w="105" w:type="dxa"/>
            </w:tcMar>
          </w:tcPr>
          <w:p w14:paraId="7CAAF629" w14:textId="6FAA8A9F" w:rsidR="2DE80127" w:rsidRPr="00324968" w:rsidRDefault="2DE80127" w:rsidP="2DE80127">
            <w:pPr>
              <w:rPr>
                <w:sz w:val="22"/>
                <w:szCs w:val="22"/>
              </w:rPr>
            </w:pPr>
            <w:r w:rsidRPr="7C324E05">
              <w:rPr>
                <w:sz w:val="22"/>
                <w:szCs w:val="22"/>
              </w:rPr>
              <w:t>35</w:t>
            </w:r>
          </w:p>
        </w:tc>
      </w:tr>
      <w:tr w:rsidR="2DE80127" w14:paraId="5DBDEEF2" w14:textId="77777777" w:rsidTr="2DE80127">
        <w:trPr>
          <w:trHeight w:val="285"/>
        </w:trPr>
        <w:tc>
          <w:tcPr>
            <w:tcW w:w="1500" w:type="dxa"/>
            <w:tcMar>
              <w:left w:w="105" w:type="dxa"/>
              <w:right w:w="105" w:type="dxa"/>
            </w:tcMar>
          </w:tcPr>
          <w:p w14:paraId="58E820AF" w14:textId="4D3AEFFF" w:rsidR="2DE80127" w:rsidRPr="00324968" w:rsidRDefault="2DE80127" w:rsidP="2DE80127">
            <w:pPr>
              <w:rPr>
                <w:sz w:val="22"/>
                <w:szCs w:val="22"/>
              </w:rPr>
            </w:pPr>
            <w:r w:rsidRPr="7C324E05">
              <w:rPr>
                <w:sz w:val="22"/>
                <w:szCs w:val="22"/>
              </w:rPr>
              <w:t>Assembly Complexity</w:t>
            </w:r>
          </w:p>
        </w:tc>
        <w:tc>
          <w:tcPr>
            <w:tcW w:w="1005" w:type="dxa"/>
            <w:tcMar>
              <w:left w:w="105" w:type="dxa"/>
              <w:right w:w="105" w:type="dxa"/>
            </w:tcMar>
          </w:tcPr>
          <w:p w14:paraId="20CEC492" w14:textId="5A6C850D" w:rsidR="2DE80127" w:rsidRPr="00324968" w:rsidRDefault="2DE80127" w:rsidP="2DE80127">
            <w:pPr>
              <w:rPr>
                <w:sz w:val="22"/>
                <w:szCs w:val="22"/>
              </w:rPr>
            </w:pPr>
            <w:r w:rsidRPr="7C324E05">
              <w:rPr>
                <w:sz w:val="22"/>
                <w:szCs w:val="22"/>
              </w:rPr>
              <w:t>3</w:t>
            </w:r>
          </w:p>
        </w:tc>
        <w:tc>
          <w:tcPr>
            <w:tcW w:w="802" w:type="dxa"/>
            <w:tcMar>
              <w:left w:w="105" w:type="dxa"/>
              <w:right w:w="105" w:type="dxa"/>
            </w:tcMar>
          </w:tcPr>
          <w:p w14:paraId="2563CA06" w14:textId="5AAC7F32" w:rsidR="2DE80127" w:rsidRPr="00324968" w:rsidRDefault="2DE80127" w:rsidP="2DE80127">
            <w:pPr>
              <w:rPr>
                <w:sz w:val="22"/>
                <w:szCs w:val="22"/>
              </w:rPr>
            </w:pPr>
            <w:r w:rsidRPr="7C324E05">
              <w:rPr>
                <w:sz w:val="22"/>
                <w:szCs w:val="22"/>
              </w:rPr>
              <w:t>3</w:t>
            </w:r>
          </w:p>
        </w:tc>
        <w:tc>
          <w:tcPr>
            <w:tcW w:w="802" w:type="dxa"/>
            <w:tcMar>
              <w:left w:w="105" w:type="dxa"/>
              <w:right w:w="105" w:type="dxa"/>
            </w:tcMar>
          </w:tcPr>
          <w:p w14:paraId="30DF568C" w14:textId="46E37049" w:rsidR="2DE80127" w:rsidRPr="00324968" w:rsidRDefault="2DE80127" w:rsidP="2DE80127">
            <w:pPr>
              <w:rPr>
                <w:sz w:val="22"/>
                <w:szCs w:val="22"/>
              </w:rPr>
            </w:pPr>
            <w:r w:rsidRPr="7C324E05">
              <w:rPr>
                <w:sz w:val="22"/>
                <w:szCs w:val="22"/>
              </w:rPr>
              <w:t>9</w:t>
            </w:r>
          </w:p>
        </w:tc>
        <w:tc>
          <w:tcPr>
            <w:tcW w:w="795" w:type="dxa"/>
            <w:tcMar>
              <w:left w:w="105" w:type="dxa"/>
              <w:right w:w="105" w:type="dxa"/>
            </w:tcMar>
          </w:tcPr>
          <w:p w14:paraId="39E3955E" w14:textId="0FF71936" w:rsidR="2DE80127" w:rsidRPr="00324968" w:rsidRDefault="2DE80127" w:rsidP="2DE80127">
            <w:pPr>
              <w:rPr>
                <w:sz w:val="22"/>
                <w:szCs w:val="22"/>
              </w:rPr>
            </w:pPr>
            <w:r w:rsidRPr="7C324E05">
              <w:rPr>
                <w:sz w:val="22"/>
                <w:szCs w:val="22"/>
              </w:rPr>
              <w:t>2</w:t>
            </w:r>
          </w:p>
        </w:tc>
        <w:tc>
          <w:tcPr>
            <w:tcW w:w="795" w:type="dxa"/>
            <w:tcMar>
              <w:left w:w="105" w:type="dxa"/>
              <w:right w:w="105" w:type="dxa"/>
            </w:tcMar>
          </w:tcPr>
          <w:p w14:paraId="5DE19F6E" w14:textId="25961D86" w:rsidR="2DE80127" w:rsidRPr="00324968" w:rsidRDefault="2DE80127" w:rsidP="2DE80127">
            <w:pPr>
              <w:rPr>
                <w:sz w:val="22"/>
                <w:szCs w:val="22"/>
              </w:rPr>
            </w:pPr>
            <w:r w:rsidRPr="7C324E05">
              <w:rPr>
                <w:sz w:val="22"/>
                <w:szCs w:val="22"/>
              </w:rPr>
              <w:t>6</w:t>
            </w:r>
          </w:p>
        </w:tc>
        <w:tc>
          <w:tcPr>
            <w:tcW w:w="802" w:type="dxa"/>
            <w:tcMar>
              <w:left w:w="105" w:type="dxa"/>
              <w:right w:w="105" w:type="dxa"/>
            </w:tcMar>
          </w:tcPr>
          <w:p w14:paraId="2E65F3E1" w14:textId="2CE4F1A9" w:rsidR="2DE80127" w:rsidRPr="00324968" w:rsidRDefault="2DE80127" w:rsidP="2DE80127">
            <w:pPr>
              <w:rPr>
                <w:sz w:val="22"/>
                <w:szCs w:val="22"/>
              </w:rPr>
            </w:pPr>
            <w:r w:rsidRPr="7C324E05">
              <w:rPr>
                <w:sz w:val="22"/>
                <w:szCs w:val="22"/>
              </w:rPr>
              <w:t>8</w:t>
            </w:r>
          </w:p>
        </w:tc>
        <w:tc>
          <w:tcPr>
            <w:tcW w:w="802" w:type="dxa"/>
            <w:tcMar>
              <w:left w:w="105" w:type="dxa"/>
              <w:right w:w="105" w:type="dxa"/>
            </w:tcMar>
          </w:tcPr>
          <w:p w14:paraId="238A5A85" w14:textId="583DCDDF" w:rsidR="2DE80127" w:rsidRPr="00324968" w:rsidRDefault="2DE80127" w:rsidP="2DE80127">
            <w:pPr>
              <w:rPr>
                <w:sz w:val="22"/>
                <w:szCs w:val="22"/>
              </w:rPr>
            </w:pPr>
            <w:r w:rsidRPr="7C324E05">
              <w:rPr>
                <w:sz w:val="22"/>
                <w:szCs w:val="22"/>
              </w:rPr>
              <w:t>24</w:t>
            </w:r>
          </w:p>
        </w:tc>
        <w:tc>
          <w:tcPr>
            <w:tcW w:w="802" w:type="dxa"/>
            <w:tcMar>
              <w:left w:w="105" w:type="dxa"/>
              <w:right w:w="105" w:type="dxa"/>
            </w:tcMar>
          </w:tcPr>
          <w:p w14:paraId="720FDAB8" w14:textId="0DF33F04" w:rsidR="2DE80127" w:rsidRPr="00324968" w:rsidRDefault="2DE80127" w:rsidP="2DE80127">
            <w:pPr>
              <w:rPr>
                <w:sz w:val="22"/>
                <w:szCs w:val="22"/>
              </w:rPr>
            </w:pPr>
            <w:r w:rsidRPr="7C324E05">
              <w:rPr>
                <w:sz w:val="22"/>
                <w:szCs w:val="22"/>
              </w:rPr>
              <w:t>6</w:t>
            </w:r>
          </w:p>
        </w:tc>
        <w:tc>
          <w:tcPr>
            <w:tcW w:w="802" w:type="dxa"/>
            <w:tcMar>
              <w:left w:w="105" w:type="dxa"/>
              <w:right w:w="105" w:type="dxa"/>
            </w:tcMar>
          </w:tcPr>
          <w:p w14:paraId="3542A030" w14:textId="2E50A8D0" w:rsidR="2DE80127" w:rsidRPr="00324968" w:rsidRDefault="2DE80127" w:rsidP="2DE80127">
            <w:pPr>
              <w:rPr>
                <w:sz w:val="22"/>
                <w:szCs w:val="22"/>
              </w:rPr>
            </w:pPr>
            <w:r w:rsidRPr="7C324E05">
              <w:rPr>
                <w:sz w:val="22"/>
                <w:szCs w:val="22"/>
              </w:rPr>
              <w:t>18</w:t>
            </w:r>
          </w:p>
        </w:tc>
      </w:tr>
      <w:tr w:rsidR="2DE80127" w14:paraId="4730D1BC" w14:textId="77777777" w:rsidTr="2DE80127">
        <w:trPr>
          <w:trHeight w:val="405"/>
        </w:trPr>
        <w:tc>
          <w:tcPr>
            <w:tcW w:w="1500" w:type="dxa"/>
            <w:tcMar>
              <w:left w:w="105" w:type="dxa"/>
              <w:right w:w="105" w:type="dxa"/>
            </w:tcMar>
          </w:tcPr>
          <w:p w14:paraId="51520001" w14:textId="1D0D5DDF" w:rsidR="2DE80127" w:rsidRPr="00324968" w:rsidRDefault="2DE80127" w:rsidP="2DE80127">
            <w:pPr>
              <w:rPr>
                <w:sz w:val="22"/>
                <w:szCs w:val="22"/>
              </w:rPr>
            </w:pPr>
            <w:r w:rsidRPr="7C324E05">
              <w:rPr>
                <w:sz w:val="22"/>
                <w:szCs w:val="22"/>
              </w:rPr>
              <w:t>Repairability</w:t>
            </w:r>
          </w:p>
        </w:tc>
        <w:tc>
          <w:tcPr>
            <w:tcW w:w="1005" w:type="dxa"/>
            <w:tcMar>
              <w:left w:w="105" w:type="dxa"/>
              <w:right w:w="105" w:type="dxa"/>
            </w:tcMar>
          </w:tcPr>
          <w:p w14:paraId="5D849DC5" w14:textId="0BA171B6" w:rsidR="2DE80127" w:rsidRPr="00324968" w:rsidRDefault="2DE80127" w:rsidP="2DE80127">
            <w:pPr>
              <w:rPr>
                <w:sz w:val="22"/>
                <w:szCs w:val="22"/>
              </w:rPr>
            </w:pPr>
            <w:r w:rsidRPr="7C324E05">
              <w:rPr>
                <w:sz w:val="22"/>
                <w:szCs w:val="22"/>
              </w:rPr>
              <w:t>6</w:t>
            </w:r>
          </w:p>
        </w:tc>
        <w:tc>
          <w:tcPr>
            <w:tcW w:w="802" w:type="dxa"/>
            <w:tcMar>
              <w:left w:w="105" w:type="dxa"/>
              <w:right w:w="105" w:type="dxa"/>
            </w:tcMar>
          </w:tcPr>
          <w:p w14:paraId="2D11FEAC" w14:textId="20B075EA" w:rsidR="2DE80127" w:rsidRPr="00324968" w:rsidRDefault="2DE80127" w:rsidP="2DE80127">
            <w:pPr>
              <w:rPr>
                <w:sz w:val="22"/>
                <w:szCs w:val="22"/>
              </w:rPr>
            </w:pPr>
            <w:r w:rsidRPr="7C324E05">
              <w:rPr>
                <w:sz w:val="22"/>
                <w:szCs w:val="22"/>
              </w:rPr>
              <w:t>2</w:t>
            </w:r>
          </w:p>
        </w:tc>
        <w:tc>
          <w:tcPr>
            <w:tcW w:w="802" w:type="dxa"/>
            <w:tcMar>
              <w:left w:w="105" w:type="dxa"/>
              <w:right w:w="105" w:type="dxa"/>
            </w:tcMar>
          </w:tcPr>
          <w:p w14:paraId="23CE423B" w14:textId="47D653CF" w:rsidR="2DE80127" w:rsidRPr="00324968" w:rsidRDefault="2DE80127" w:rsidP="2DE80127">
            <w:pPr>
              <w:rPr>
                <w:sz w:val="22"/>
                <w:szCs w:val="22"/>
              </w:rPr>
            </w:pPr>
            <w:r w:rsidRPr="7C324E05">
              <w:rPr>
                <w:sz w:val="22"/>
                <w:szCs w:val="22"/>
              </w:rPr>
              <w:t>12</w:t>
            </w:r>
          </w:p>
        </w:tc>
        <w:tc>
          <w:tcPr>
            <w:tcW w:w="795" w:type="dxa"/>
            <w:tcMar>
              <w:left w:w="105" w:type="dxa"/>
              <w:right w:w="105" w:type="dxa"/>
            </w:tcMar>
          </w:tcPr>
          <w:p w14:paraId="7477B07F" w14:textId="3C055C63" w:rsidR="2DE80127" w:rsidRPr="00324968" w:rsidRDefault="2DE80127" w:rsidP="2DE80127">
            <w:pPr>
              <w:rPr>
                <w:sz w:val="22"/>
                <w:szCs w:val="22"/>
              </w:rPr>
            </w:pPr>
            <w:r w:rsidRPr="7C324E05">
              <w:rPr>
                <w:sz w:val="22"/>
                <w:szCs w:val="22"/>
              </w:rPr>
              <w:t>4</w:t>
            </w:r>
          </w:p>
        </w:tc>
        <w:tc>
          <w:tcPr>
            <w:tcW w:w="795" w:type="dxa"/>
            <w:tcMar>
              <w:left w:w="105" w:type="dxa"/>
              <w:right w:w="105" w:type="dxa"/>
            </w:tcMar>
          </w:tcPr>
          <w:p w14:paraId="19377B43" w14:textId="0CDE962C" w:rsidR="2DE80127" w:rsidRPr="00324968" w:rsidRDefault="2DE80127" w:rsidP="2DE80127">
            <w:pPr>
              <w:rPr>
                <w:sz w:val="22"/>
                <w:szCs w:val="22"/>
              </w:rPr>
            </w:pPr>
            <w:r w:rsidRPr="7C324E05">
              <w:rPr>
                <w:sz w:val="22"/>
                <w:szCs w:val="22"/>
              </w:rPr>
              <w:t>24</w:t>
            </w:r>
          </w:p>
        </w:tc>
        <w:tc>
          <w:tcPr>
            <w:tcW w:w="802" w:type="dxa"/>
            <w:tcMar>
              <w:left w:w="105" w:type="dxa"/>
              <w:right w:w="105" w:type="dxa"/>
            </w:tcMar>
          </w:tcPr>
          <w:p w14:paraId="214888F4" w14:textId="521D2D76" w:rsidR="2DE80127" w:rsidRPr="00324968" w:rsidRDefault="2DE80127" w:rsidP="2DE80127">
            <w:pPr>
              <w:rPr>
                <w:sz w:val="22"/>
                <w:szCs w:val="22"/>
              </w:rPr>
            </w:pPr>
            <w:r w:rsidRPr="7C324E05">
              <w:rPr>
                <w:sz w:val="22"/>
                <w:szCs w:val="22"/>
              </w:rPr>
              <w:t>8</w:t>
            </w:r>
          </w:p>
        </w:tc>
        <w:tc>
          <w:tcPr>
            <w:tcW w:w="802" w:type="dxa"/>
            <w:tcMar>
              <w:left w:w="105" w:type="dxa"/>
              <w:right w:w="105" w:type="dxa"/>
            </w:tcMar>
          </w:tcPr>
          <w:p w14:paraId="129BC8A1" w14:textId="29A02AD8" w:rsidR="2DE80127" w:rsidRPr="00324968" w:rsidRDefault="2DE80127" w:rsidP="2DE80127">
            <w:pPr>
              <w:rPr>
                <w:sz w:val="22"/>
                <w:szCs w:val="22"/>
              </w:rPr>
            </w:pPr>
            <w:r w:rsidRPr="7C324E05">
              <w:rPr>
                <w:sz w:val="22"/>
                <w:szCs w:val="22"/>
              </w:rPr>
              <w:t>48</w:t>
            </w:r>
          </w:p>
        </w:tc>
        <w:tc>
          <w:tcPr>
            <w:tcW w:w="802" w:type="dxa"/>
            <w:tcMar>
              <w:left w:w="105" w:type="dxa"/>
              <w:right w:w="105" w:type="dxa"/>
            </w:tcMar>
          </w:tcPr>
          <w:p w14:paraId="173B9127" w14:textId="354FC4F8" w:rsidR="2DE80127" w:rsidRPr="00324968" w:rsidRDefault="2DE80127" w:rsidP="2DE80127">
            <w:pPr>
              <w:rPr>
                <w:sz w:val="22"/>
                <w:szCs w:val="22"/>
              </w:rPr>
            </w:pPr>
            <w:r w:rsidRPr="7C324E05">
              <w:rPr>
                <w:sz w:val="22"/>
                <w:szCs w:val="22"/>
              </w:rPr>
              <w:t>7</w:t>
            </w:r>
          </w:p>
        </w:tc>
        <w:tc>
          <w:tcPr>
            <w:tcW w:w="802" w:type="dxa"/>
            <w:tcMar>
              <w:left w:w="105" w:type="dxa"/>
              <w:right w:w="105" w:type="dxa"/>
            </w:tcMar>
          </w:tcPr>
          <w:p w14:paraId="625EF060" w14:textId="42A33905" w:rsidR="2DE80127" w:rsidRPr="00324968" w:rsidRDefault="2DE80127" w:rsidP="2DE80127">
            <w:pPr>
              <w:rPr>
                <w:sz w:val="22"/>
                <w:szCs w:val="22"/>
              </w:rPr>
            </w:pPr>
            <w:r w:rsidRPr="7C324E05">
              <w:rPr>
                <w:sz w:val="22"/>
                <w:szCs w:val="22"/>
              </w:rPr>
              <w:t>42</w:t>
            </w:r>
          </w:p>
        </w:tc>
      </w:tr>
      <w:tr w:rsidR="2DE80127" w14:paraId="191425A2" w14:textId="77777777" w:rsidTr="2DE80127">
        <w:trPr>
          <w:trHeight w:val="285"/>
        </w:trPr>
        <w:tc>
          <w:tcPr>
            <w:tcW w:w="1500" w:type="dxa"/>
            <w:tcMar>
              <w:left w:w="105" w:type="dxa"/>
              <w:right w:w="105" w:type="dxa"/>
            </w:tcMar>
          </w:tcPr>
          <w:p w14:paraId="40158B28" w14:textId="7B67058C" w:rsidR="2DE80127" w:rsidRPr="00324968" w:rsidRDefault="2DE80127" w:rsidP="2DE80127">
            <w:pPr>
              <w:rPr>
                <w:sz w:val="22"/>
                <w:szCs w:val="22"/>
              </w:rPr>
            </w:pPr>
            <w:r w:rsidRPr="7C324E05">
              <w:rPr>
                <w:sz w:val="22"/>
                <w:szCs w:val="22"/>
              </w:rPr>
              <w:t>Volume</w:t>
            </w:r>
          </w:p>
        </w:tc>
        <w:tc>
          <w:tcPr>
            <w:tcW w:w="1005" w:type="dxa"/>
            <w:tcMar>
              <w:left w:w="105" w:type="dxa"/>
              <w:right w:w="105" w:type="dxa"/>
            </w:tcMar>
          </w:tcPr>
          <w:p w14:paraId="56252C7D" w14:textId="0B4A468B" w:rsidR="2DE80127" w:rsidRPr="00324968" w:rsidRDefault="2DE80127" w:rsidP="2DE80127">
            <w:pPr>
              <w:rPr>
                <w:sz w:val="22"/>
                <w:szCs w:val="22"/>
              </w:rPr>
            </w:pPr>
            <w:r w:rsidRPr="7C324E05">
              <w:rPr>
                <w:sz w:val="22"/>
                <w:szCs w:val="22"/>
              </w:rPr>
              <w:t>3</w:t>
            </w:r>
          </w:p>
        </w:tc>
        <w:tc>
          <w:tcPr>
            <w:tcW w:w="802" w:type="dxa"/>
            <w:tcMar>
              <w:left w:w="105" w:type="dxa"/>
              <w:right w:w="105" w:type="dxa"/>
            </w:tcMar>
          </w:tcPr>
          <w:p w14:paraId="6E086F1B" w14:textId="18E77329" w:rsidR="2DE80127" w:rsidRPr="00324968" w:rsidRDefault="2DE80127" w:rsidP="2DE80127">
            <w:pPr>
              <w:rPr>
                <w:sz w:val="22"/>
                <w:szCs w:val="22"/>
              </w:rPr>
            </w:pPr>
            <w:r w:rsidRPr="7C324E05">
              <w:rPr>
                <w:sz w:val="22"/>
                <w:szCs w:val="22"/>
              </w:rPr>
              <w:t>5</w:t>
            </w:r>
          </w:p>
        </w:tc>
        <w:tc>
          <w:tcPr>
            <w:tcW w:w="802" w:type="dxa"/>
            <w:tcMar>
              <w:left w:w="105" w:type="dxa"/>
              <w:right w:w="105" w:type="dxa"/>
            </w:tcMar>
          </w:tcPr>
          <w:p w14:paraId="53BDAC90" w14:textId="2A1430D6" w:rsidR="2DE80127" w:rsidRPr="00324968" w:rsidRDefault="2DE80127" w:rsidP="2DE80127">
            <w:pPr>
              <w:rPr>
                <w:sz w:val="22"/>
                <w:szCs w:val="22"/>
              </w:rPr>
            </w:pPr>
            <w:r w:rsidRPr="7C324E05">
              <w:rPr>
                <w:sz w:val="22"/>
                <w:szCs w:val="22"/>
              </w:rPr>
              <w:t>15</w:t>
            </w:r>
          </w:p>
        </w:tc>
        <w:tc>
          <w:tcPr>
            <w:tcW w:w="795" w:type="dxa"/>
            <w:tcMar>
              <w:left w:w="105" w:type="dxa"/>
              <w:right w:w="105" w:type="dxa"/>
            </w:tcMar>
          </w:tcPr>
          <w:p w14:paraId="5F54C87A" w14:textId="6BF96019" w:rsidR="2DE80127" w:rsidRPr="00324968" w:rsidRDefault="2DE80127" w:rsidP="2DE80127">
            <w:pPr>
              <w:rPr>
                <w:sz w:val="22"/>
                <w:szCs w:val="22"/>
              </w:rPr>
            </w:pPr>
            <w:r w:rsidRPr="7C324E05">
              <w:rPr>
                <w:sz w:val="22"/>
                <w:szCs w:val="22"/>
              </w:rPr>
              <w:t>1</w:t>
            </w:r>
          </w:p>
        </w:tc>
        <w:tc>
          <w:tcPr>
            <w:tcW w:w="795" w:type="dxa"/>
            <w:tcMar>
              <w:left w:w="105" w:type="dxa"/>
              <w:right w:w="105" w:type="dxa"/>
            </w:tcMar>
          </w:tcPr>
          <w:p w14:paraId="36FB4612" w14:textId="6690171E" w:rsidR="2DE80127" w:rsidRPr="00324968" w:rsidRDefault="2DE80127" w:rsidP="2DE80127">
            <w:pPr>
              <w:rPr>
                <w:sz w:val="22"/>
                <w:szCs w:val="22"/>
              </w:rPr>
            </w:pPr>
            <w:r w:rsidRPr="7C324E05">
              <w:rPr>
                <w:sz w:val="22"/>
                <w:szCs w:val="22"/>
              </w:rPr>
              <w:t>3</w:t>
            </w:r>
          </w:p>
        </w:tc>
        <w:tc>
          <w:tcPr>
            <w:tcW w:w="802" w:type="dxa"/>
            <w:tcMar>
              <w:left w:w="105" w:type="dxa"/>
              <w:right w:w="105" w:type="dxa"/>
            </w:tcMar>
          </w:tcPr>
          <w:p w14:paraId="24D638F4" w14:textId="32954654" w:rsidR="2DE80127" w:rsidRPr="00324968" w:rsidRDefault="2DE80127" w:rsidP="2DE80127">
            <w:pPr>
              <w:rPr>
                <w:sz w:val="22"/>
                <w:szCs w:val="22"/>
              </w:rPr>
            </w:pPr>
            <w:r w:rsidRPr="7C324E05">
              <w:rPr>
                <w:sz w:val="22"/>
                <w:szCs w:val="22"/>
              </w:rPr>
              <w:t>8</w:t>
            </w:r>
          </w:p>
        </w:tc>
        <w:tc>
          <w:tcPr>
            <w:tcW w:w="802" w:type="dxa"/>
            <w:tcMar>
              <w:left w:w="105" w:type="dxa"/>
              <w:right w:w="105" w:type="dxa"/>
            </w:tcMar>
          </w:tcPr>
          <w:p w14:paraId="74D9A99B" w14:textId="0949F47D" w:rsidR="2DE80127" w:rsidRPr="00324968" w:rsidRDefault="2DE80127" w:rsidP="2DE80127">
            <w:pPr>
              <w:rPr>
                <w:sz w:val="22"/>
                <w:szCs w:val="22"/>
              </w:rPr>
            </w:pPr>
            <w:r w:rsidRPr="7C324E05">
              <w:rPr>
                <w:sz w:val="22"/>
                <w:szCs w:val="22"/>
              </w:rPr>
              <w:t>24</w:t>
            </w:r>
          </w:p>
        </w:tc>
        <w:tc>
          <w:tcPr>
            <w:tcW w:w="802" w:type="dxa"/>
            <w:tcMar>
              <w:left w:w="105" w:type="dxa"/>
              <w:right w:w="105" w:type="dxa"/>
            </w:tcMar>
          </w:tcPr>
          <w:p w14:paraId="49DF6270" w14:textId="200BC290" w:rsidR="2DE80127" w:rsidRPr="00324968" w:rsidRDefault="2DE80127" w:rsidP="2DE80127">
            <w:pPr>
              <w:rPr>
                <w:sz w:val="22"/>
                <w:szCs w:val="22"/>
              </w:rPr>
            </w:pPr>
            <w:r w:rsidRPr="7C324E05">
              <w:rPr>
                <w:sz w:val="22"/>
                <w:szCs w:val="22"/>
              </w:rPr>
              <w:t>5</w:t>
            </w:r>
          </w:p>
        </w:tc>
        <w:tc>
          <w:tcPr>
            <w:tcW w:w="802" w:type="dxa"/>
            <w:tcMar>
              <w:left w:w="105" w:type="dxa"/>
              <w:right w:w="105" w:type="dxa"/>
            </w:tcMar>
          </w:tcPr>
          <w:p w14:paraId="4E537A02" w14:textId="1943C7F1" w:rsidR="2DE80127" w:rsidRPr="00324968" w:rsidRDefault="2DE80127" w:rsidP="2DE80127">
            <w:pPr>
              <w:rPr>
                <w:sz w:val="22"/>
                <w:szCs w:val="22"/>
              </w:rPr>
            </w:pPr>
            <w:r w:rsidRPr="7C324E05">
              <w:rPr>
                <w:sz w:val="22"/>
                <w:szCs w:val="22"/>
              </w:rPr>
              <w:t>15</w:t>
            </w:r>
          </w:p>
        </w:tc>
      </w:tr>
      <w:tr w:rsidR="2DE80127" w14:paraId="6813BAFF" w14:textId="77777777" w:rsidTr="2DE80127">
        <w:trPr>
          <w:trHeight w:val="285"/>
        </w:trPr>
        <w:tc>
          <w:tcPr>
            <w:tcW w:w="1500" w:type="dxa"/>
            <w:tcMar>
              <w:left w:w="105" w:type="dxa"/>
              <w:right w:w="105" w:type="dxa"/>
            </w:tcMar>
          </w:tcPr>
          <w:p w14:paraId="27DC33D6" w14:textId="380291CF" w:rsidR="2DE80127" w:rsidRPr="00324968" w:rsidRDefault="2DE80127" w:rsidP="2DE80127">
            <w:pPr>
              <w:rPr>
                <w:sz w:val="22"/>
                <w:szCs w:val="22"/>
              </w:rPr>
            </w:pPr>
            <w:r w:rsidRPr="7C324E05">
              <w:rPr>
                <w:sz w:val="22"/>
                <w:szCs w:val="22"/>
              </w:rPr>
              <w:t>Traction</w:t>
            </w:r>
          </w:p>
        </w:tc>
        <w:tc>
          <w:tcPr>
            <w:tcW w:w="1005" w:type="dxa"/>
            <w:tcMar>
              <w:left w:w="105" w:type="dxa"/>
              <w:right w:w="105" w:type="dxa"/>
            </w:tcMar>
          </w:tcPr>
          <w:p w14:paraId="6D2D3D59" w14:textId="00F0AD28" w:rsidR="2DE80127" w:rsidRPr="00324968" w:rsidRDefault="2DE80127" w:rsidP="2DE80127">
            <w:pPr>
              <w:rPr>
                <w:sz w:val="22"/>
                <w:szCs w:val="22"/>
              </w:rPr>
            </w:pPr>
            <w:r w:rsidRPr="7C324E05">
              <w:rPr>
                <w:sz w:val="22"/>
                <w:szCs w:val="22"/>
              </w:rPr>
              <w:t>7</w:t>
            </w:r>
          </w:p>
        </w:tc>
        <w:tc>
          <w:tcPr>
            <w:tcW w:w="802" w:type="dxa"/>
            <w:tcMar>
              <w:left w:w="105" w:type="dxa"/>
              <w:right w:w="105" w:type="dxa"/>
            </w:tcMar>
          </w:tcPr>
          <w:p w14:paraId="72F46F17" w14:textId="5896BE8F" w:rsidR="2DE80127" w:rsidRPr="00324968" w:rsidRDefault="2DE80127" w:rsidP="2DE80127">
            <w:pPr>
              <w:rPr>
                <w:sz w:val="22"/>
                <w:szCs w:val="22"/>
              </w:rPr>
            </w:pPr>
            <w:r w:rsidRPr="7C324E05">
              <w:rPr>
                <w:sz w:val="22"/>
                <w:szCs w:val="22"/>
              </w:rPr>
              <w:t>9</w:t>
            </w:r>
          </w:p>
        </w:tc>
        <w:tc>
          <w:tcPr>
            <w:tcW w:w="802" w:type="dxa"/>
            <w:tcMar>
              <w:left w:w="105" w:type="dxa"/>
              <w:right w:w="105" w:type="dxa"/>
            </w:tcMar>
          </w:tcPr>
          <w:p w14:paraId="34A333A5" w14:textId="3D1854A5" w:rsidR="2DE80127" w:rsidRPr="00324968" w:rsidRDefault="2DE80127" w:rsidP="2DE80127">
            <w:pPr>
              <w:rPr>
                <w:sz w:val="22"/>
                <w:szCs w:val="22"/>
              </w:rPr>
            </w:pPr>
            <w:r w:rsidRPr="7C324E05">
              <w:rPr>
                <w:sz w:val="22"/>
                <w:szCs w:val="22"/>
              </w:rPr>
              <w:t>63</w:t>
            </w:r>
          </w:p>
        </w:tc>
        <w:tc>
          <w:tcPr>
            <w:tcW w:w="795" w:type="dxa"/>
            <w:tcMar>
              <w:left w:w="105" w:type="dxa"/>
              <w:right w:w="105" w:type="dxa"/>
            </w:tcMar>
          </w:tcPr>
          <w:p w14:paraId="116E56A1" w14:textId="340A88CC" w:rsidR="2DE80127" w:rsidRPr="00324968" w:rsidRDefault="2DE80127" w:rsidP="2DE80127">
            <w:pPr>
              <w:rPr>
                <w:sz w:val="22"/>
                <w:szCs w:val="22"/>
              </w:rPr>
            </w:pPr>
            <w:r w:rsidRPr="7C324E05">
              <w:rPr>
                <w:sz w:val="22"/>
                <w:szCs w:val="22"/>
              </w:rPr>
              <w:t>8</w:t>
            </w:r>
          </w:p>
        </w:tc>
        <w:tc>
          <w:tcPr>
            <w:tcW w:w="795" w:type="dxa"/>
            <w:tcMar>
              <w:left w:w="105" w:type="dxa"/>
              <w:right w:w="105" w:type="dxa"/>
            </w:tcMar>
          </w:tcPr>
          <w:p w14:paraId="761E2AAE" w14:textId="210FD0DC" w:rsidR="2DE80127" w:rsidRPr="00324968" w:rsidRDefault="2DE80127" w:rsidP="2DE80127">
            <w:pPr>
              <w:rPr>
                <w:sz w:val="22"/>
                <w:szCs w:val="22"/>
              </w:rPr>
            </w:pPr>
            <w:r w:rsidRPr="7C324E05">
              <w:rPr>
                <w:sz w:val="22"/>
                <w:szCs w:val="22"/>
              </w:rPr>
              <w:t>56</w:t>
            </w:r>
          </w:p>
        </w:tc>
        <w:tc>
          <w:tcPr>
            <w:tcW w:w="802" w:type="dxa"/>
            <w:tcMar>
              <w:left w:w="105" w:type="dxa"/>
              <w:right w:w="105" w:type="dxa"/>
            </w:tcMar>
          </w:tcPr>
          <w:p w14:paraId="3A50F4F7" w14:textId="0E0D7972" w:rsidR="2DE80127" w:rsidRPr="00324968" w:rsidRDefault="2DE80127" w:rsidP="2DE80127">
            <w:pPr>
              <w:rPr>
                <w:sz w:val="22"/>
                <w:szCs w:val="22"/>
              </w:rPr>
            </w:pPr>
            <w:r w:rsidRPr="7C324E05">
              <w:rPr>
                <w:sz w:val="22"/>
                <w:szCs w:val="22"/>
              </w:rPr>
              <w:t>6</w:t>
            </w:r>
          </w:p>
        </w:tc>
        <w:tc>
          <w:tcPr>
            <w:tcW w:w="802" w:type="dxa"/>
            <w:tcMar>
              <w:left w:w="105" w:type="dxa"/>
              <w:right w:w="105" w:type="dxa"/>
            </w:tcMar>
          </w:tcPr>
          <w:p w14:paraId="0FD7B28E" w14:textId="0C4D06DE" w:rsidR="2DE80127" w:rsidRPr="00324968" w:rsidRDefault="2DE80127" w:rsidP="2DE80127">
            <w:pPr>
              <w:rPr>
                <w:sz w:val="22"/>
                <w:szCs w:val="22"/>
              </w:rPr>
            </w:pPr>
            <w:r w:rsidRPr="7C324E05">
              <w:rPr>
                <w:sz w:val="22"/>
                <w:szCs w:val="22"/>
              </w:rPr>
              <w:t>42</w:t>
            </w:r>
          </w:p>
        </w:tc>
        <w:tc>
          <w:tcPr>
            <w:tcW w:w="802" w:type="dxa"/>
            <w:tcMar>
              <w:left w:w="105" w:type="dxa"/>
              <w:right w:w="105" w:type="dxa"/>
            </w:tcMar>
          </w:tcPr>
          <w:p w14:paraId="52B12BF0" w14:textId="0D17311E" w:rsidR="2DE80127" w:rsidRPr="00324968" w:rsidRDefault="2DE80127" w:rsidP="2DE80127">
            <w:pPr>
              <w:rPr>
                <w:sz w:val="22"/>
                <w:szCs w:val="22"/>
              </w:rPr>
            </w:pPr>
            <w:r w:rsidRPr="7C324E05">
              <w:rPr>
                <w:sz w:val="22"/>
                <w:szCs w:val="22"/>
              </w:rPr>
              <w:t>7</w:t>
            </w:r>
          </w:p>
        </w:tc>
        <w:tc>
          <w:tcPr>
            <w:tcW w:w="802" w:type="dxa"/>
            <w:tcMar>
              <w:left w:w="105" w:type="dxa"/>
              <w:right w:w="105" w:type="dxa"/>
            </w:tcMar>
          </w:tcPr>
          <w:p w14:paraId="392C9043" w14:textId="6210335D" w:rsidR="2DE80127" w:rsidRPr="00324968" w:rsidRDefault="2DE80127" w:rsidP="2DE80127">
            <w:pPr>
              <w:rPr>
                <w:sz w:val="22"/>
                <w:szCs w:val="22"/>
              </w:rPr>
            </w:pPr>
            <w:r w:rsidRPr="7C324E05">
              <w:rPr>
                <w:sz w:val="22"/>
                <w:szCs w:val="22"/>
              </w:rPr>
              <w:t>49</w:t>
            </w:r>
          </w:p>
        </w:tc>
      </w:tr>
      <w:tr w:rsidR="2DE80127" w14:paraId="1A6E3526" w14:textId="77777777" w:rsidTr="2DE80127">
        <w:trPr>
          <w:trHeight w:val="285"/>
        </w:trPr>
        <w:tc>
          <w:tcPr>
            <w:tcW w:w="1500" w:type="dxa"/>
            <w:tcMar>
              <w:left w:w="105" w:type="dxa"/>
              <w:right w:w="105" w:type="dxa"/>
            </w:tcMar>
          </w:tcPr>
          <w:p w14:paraId="49F7493D" w14:textId="2583E5C0" w:rsidR="2DE80127" w:rsidRPr="00324968" w:rsidRDefault="2DE80127" w:rsidP="2DE80127">
            <w:pPr>
              <w:rPr>
                <w:sz w:val="22"/>
                <w:szCs w:val="22"/>
              </w:rPr>
            </w:pPr>
            <w:r w:rsidRPr="7C324E05">
              <w:rPr>
                <w:sz w:val="22"/>
                <w:szCs w:val="22"/>
              </w:rPr>
              <w:t>Stability</w:t>
            </w:r>
          </w:p>
        </w:tc>
        <w:tc>
          <w:tcPr>
            <w:tcW w:w="1005" w:type="dxa"/>
            <w:tcMar>
              <w:left w:w="105" w:type="dxa"/>
              <w:right w:w="105" w:type="dxa"/>
            </w:tcMar>
          </w:tcPr>
          <w:p w14:paraId="3C5B20A7" w14:textId="011526E2" w:rsidR="2DE80127" w:rsidRPr="00324968" w:rsidRDefault="2DE80127" w:rsidP="2DE80127">
            <w:pPr>
              <w:rPr>
                <w:sz w:val="22"/>
                <w:szCs w:val="22"/>
              </w:rPr>
            </w:pPr>
            <w:r w:rsidRPr="7C324E05">
              <w:rPr>
                <w:sz w:val="22"/>
                <w:szCs w:val="22"/>
              </w:rPr>
              <w:t>9</w:t>
            </w:r>
          </w:p>
        </w:tc>
        <w:tc>
          <w:tcPr>
            <w:tcW w:w="802" w:type="dxa"/>
            <w:tcMar>
              <w:left w:w="105" w:type="dxa"/>
              <w:right w:w="105" w:type="dxa"/>
            </w:tcMar>
          </w:tcPr>
          <w:p w14:paraId="5E9EB1B0" w14:textId="4D0BFA43" w:rsidR="2DE80127" w:rsidRPr="00324968" w:rsidRDefault="2DE80127" w:rsidP="2DE80127">
            <w:pPr>
              <w:rPr>
                <w:sz w:val="22"/>
                <w:szCs w:val="22"/>
              </w:rPr>
            </w:pPr>
            <w:r w:rsidRPr="7C324E05">
              <w:rPr>
                <w:sz w:val="22"/>
                <w:szCs w:val="22"/>
              </w:rPr>
              <w:t>9</w:t>
            </w:r>
          </w:p>
        </w:tc>
        <w:tc>
          <w:tcPr>
            <w:tcW w:w="802" w:type="dxa"/>
            <w:tcMar>
              <w:left w:w="105" w:type="dxa"/>
              <w:right w:w="105" w:type="dxa"/>
            </w:tcMar>
          </w:tcPr>
          <w:p w14:paraId="638D27B6" w14:textId="1F321868" w:rsidR="2DE80127" w:rsidRPr="00324968" w:rsidRDefault="2DE80127" w:rsidP="2DE80127">
            <w:pPr>
              <w:rPr>
                <w:sz w:val="22"/>
                <w:szCs w:val="22"/>
              </w:rPr>
            </w:pPr>
            <w:r w:rsidRPr="7C324E05">
              <w:rPr>
                <w:sz w:val="22"/>
                <w:szCs w:val="22"/>
              </w:rPr>
              <w:t>81</w:t>
            </w:r>
          </w:p>
        </w:tc>
        <w:tc>
          <w:tcPr>
            <w:tcW w:w="795" w:type="dxa"/>
            <w:tcMar>
              <w:left w:w="105" w:type="dxa"/>
              <w:right w:w="105" w:type="dxa"/>
            </w:tcMar>
          </w:tcPr>
          <w:p w14:paraId="5509C7B0" w14:textId="609ED4F6" w:rsidR="2DE80127" w:rsidRPr="00324968" w:rsidRDefault="2DE80127" w:rsidP="2DE80127">
            <w:pPr>
              <w:rPr>
                <w:sz w:val="22"/>
                <w:szCs w:val="22"/>
              </w:rPr>
            </w:pPr>
            <w:r w:rsidRPr="7C324E05">
              <w:rPr>
                <w:sz w:val="22"/>
                <w:szCs w:val="22"/>
              </w:rPr>
              <w:t>8</w:t>
            </w:r>
          </w:p>
        </w:tc>
        <w:tc>
          <w:tcPr>
            <w:tcW w:w="795" w:type="dxa"/>
            <w:tcMar>
              <w:left w:w="105" w:type="dxa"/>
              <w:right w:w="105" w:type="dxa"/>
            </w:tcMar>
          </w:tcPr>
          <w:p w14:paraId="56965500" w14:textId="156C0DBD" w:rsidR="2DE80127" w:rsidRPr="00324968" w:rsidRDefault="2DE80127" w:rsidP="2DE80127">
            <w:pPr>
              <w:rPr>
                <w:sz w:val="22"/>
                <w:szCs w:val="22"/>
              </w:rPr>
            </w:pPr>
            <w:r w:rsidRPr="7C324E05">
              <w:rPr>
                <w:sz w:val="22"/>
                <w:szCs w:val="22"/>
              </w:rPr>
              <w:t>72</w:t>
            </w:r>
          </w:p>
        </w:tc>
        <w:tc>
          <w:tcPr>
            <w:tcW w:w="802" w:type="dxa"/>
            <w:tcMar>
              <w:left w:w="105" w:type="dxa"/>
              <w:right w:w="105" w:type="dxa"/>
            </w:tcMar>
          </w:tcPr>
          <w:p w14:paraId="4C0262A8" w14:textId="0842D6C5" w:rsidR="2DE80127" w:rsidRPr="00324968" w:rsidRDefault="2DE80127" w:rsidP="2DE80127">
            <w:pPr>
              <w:rPr>
                <w:sz w:val="22"/>
                <w:szCs w:val="22"/>
              </w:rPr>
            </w:pPr>
            <w:r w:rsidRPr="7C324E05">
              <w:rPr>
                <w:sz w:val="22"/>
                <w:szCs w:val="22"/>
              </w:rPr>
              <w:t>7</w:t>
            </w:r>
          </w:p>
        </w:tc>
        <w:tc>
          <w:tcPr>
            <w:tcW w:w="802" w:type="dxa"/>
            <w:tcMar>
              <w:left w:w="105" w:type="dxa"/>
              <w:right w:w="105" w:type="dxa"/>
            </w:tcMar>
          </w:tcPr>
          <w:p w14:paraId="407E46E7" w14:textId="002F2726" w:rsidR="2DE80127" w:rsidRPr="00324968" w:rsidRDefault="2DE80127" w:rsidP="2DE80127">
            <w:pPr>
              <w:rPr>
                <w:sz w:val="22"/>
                <w:szCs w:val="22"/>
              </w:rPr>
            </w:pPr>
            <w:r w:rsidRPr="7C324E05">
              <w:rPr>
                <w:sz w:val="22"/>
                <w:szCs w:val="22"/>
              </w:rPr>
              <w:t>63</w:t>
            </w:r>
          </w:p>
        </w:tc>
        <w:tc>
          <w:tcPr>
            <w:tcW w:w="802" w:type="dxa"/>
            <w:tcMar>
              <w:left w:w="105" w:type="dxa"/>
              <w:right w:w="105" w:type="dxa"/>
            </w:tcMar>
          </w:tcPr>
          <w:p w14:paraId="7B428E9C" w14:textId="66878834" w:rsidR="2DE80127" w:rsidRPr="00324968" w:rsidRDefault="2DE80127" w:rsidP="2DE80127">
            <w:pPr>
              <w:rPr>
                <w:sz w:val="22"/>
                <w:szCs w:val="22"/>
              </w:rPr>
            </w:pPr>
            <w:r w:rsidRPr="7C324E05">
              <w:rPr>
                <w:sz w:val="22"/>
                <w:szCs w:val="22"/>
              </w:rPr>
              <w:t>8</w:t>
            </w:r>
          </w:p>
        </w:tc>
        <w:tc>
          <w:tcPr>
            <w:tcW w:w="802" w:type="dxa"/>
            <w:tcMar>
              <w:left w:w="105" w:type="dxa"/>
              <w:right w:w="105" w:type="dxa"/>
            </w:tcMar>
          </w:tcPr>
          <w:p w14:paraId="7AB8CB99" w14:textId="7F69BEAF" w:rsidR="2DE80127" w:rsidRPr="00324968" w:rsidRDefault="2DE80127" w:rsidP="2DE80127">
            <w:pPr>
              <w:rPr>
                <w:sz w:val="22"/>
                <w:szCs w:val="22"/>
              </w:rPr>
            </w:pPr>
            <w:r w:rsidRPr="7C324E05">
              <w:rPr>
                <w:sz w:val="22"/>
                <w:szCs w:val="22"/>
              </w:rPr>
              <w:t>72</w:t>
            </w:r>
          </w:p>
        </w:tc>
      </w:tr>
      <w:tr w:rsidR="2DE80127" w14:paraId="214EFD96" w14:textId="77777777" w:rsidTr="2DE80127">
        <w:trPr>
          <w:trHeight w:val="285"/>
        </w:trPr>
        <w:tc>
          <w:tcPr>
            <w:tcW w:w="1500" w:type="dxa"/>
            <w:tcMar>
              <w:left w:w="105" w:type="dxa"/>
              <w:right w:w="105" w:type="dxa"/>
            </w:tcMar>
          </w:tcPr>
          <w:p w14:paraId="66BBCD56" w14:textId="1EB772C8" w:rsidR="2DE80127" w:rsidRPr="00324968" w:rsidRDefault="2DE80127" w:rsidP="2DE80127">
            <w:pPr>
              <w:rPr>
                <w:sz w:val="22"/>
                <w:szCs w:val="22"/>
              </w:rPr>
            </w:pPr>
            <w:r w:rsidRPr="7C324E05">
              <w:rPr>
                <w:sz w:val="22"/>
                <w:szCs w:val="22"/>
              </w:rPr>
              <w:t>Efficiency</w:t>
            </w:r>
          </w:p>
        </w:tc>
        <w:tc>
          <w:tcPr>
            <w:tcW w:w="1005" w:type="dxa"/>
            <w:tcMar>
              <w:left w:w="105" w:type="dxa"/>
              <w:right w:w="105" w:type="dxa"/>
            </w:tcMar>
          </w:tcPr>
          <w:p w14:paraId="007EE387" w14:textId="4974E853" w:rsidR="2DE80127" w:rsidRPr="00324968" w:rsidRDefault="2DE80127" w:rsidP="2DE80127">
            <w:pPr>
              <w:rPr>
                <w:sz w:val="22"/>
                <w:szCs w:val="22"/>
              </w:rPr>
            </w:pPr>
            <w:r w:rsidRPr="7C324E05">
              <w:rPr>
                <w:sz w:val="22"/>
                <w:szCs w:val="22"/>
              </w:rPr>
              <w:t>5</w:t>
            </w:r>
          </w:p>
        </w:tc>
        <w:tc>
          <w:tcPr>
            <w:tcW w:w="802" w:type="dxa"/>
            <w:tcMar>
              <w:left w:w="105" w:type="dxa"/>
              <w:right w:w="105" w:type="dxa"/>
            </w:tcMar>
          </w:tcPr>
          <w:p w14:paraId="427756AD" w14:textId="2D860FC8" w:rsidR="2DE80127" w:rsidRPr="00324968" w:rsidRDefault="2DE80127" w:rsidP="2DE80127">
            <w:pPr>
              <w:rPr>
                <w:sz w:val="22"/>
                <w:szCs w:val="22"/>
              </w:rPr>
            </w:pPr>
            <w:r w:rsidRPr="7C324E05">
              <w:rPr>
                <w:sz w:val="22"/>
                <w:szCs w:val="22"/>
              </w:rPr>
              <w:t>8</w:t>
            </w:r>
          </w:p>
        </w:tc>
        <w:tc>
          <w:tcPr>
            <w:tcW w:w="802" w:type="dxa"/>
            <w:tcMar>
              <w:left w:w="105" w:type="dxa"/>
              <w:right w:w="105" w:type="dxa"/>
            </w:tcMar>
          </w:tcPr>
          <w:p w14:paraId="32828722" w14:textId="74E4CE1F" w:rsidR="2DE80127" w:rsidRPr="00324968" w:rsidRDefault="2DE80127" w:rsidP="2DE80127">
            <w:pPr>
              <w:rPr>
                <w:sz w:val="22"/>
                <w:szCs w:val="22"/>
              </w:rPr>
            </w:pPr>
            <w:r w:rsidRPr="7C324E05">
              <w:rPr>
                <w:sz w:val="22"/>
                <w:szCs w:val="22"/>
              </w:rPr>
              <w:t>40</w:t>
            </w:r>
          </w:p>
        </w:tc>
        <w:tc>
          <w:tcPr>
            <w:tcW w:w="795" w:type="dxa"/>
            <w:tcMar>
              <w:left w:w="105" w:type="dxa"/>
              <w:right w:w="105" w:type="dxa"/>
            </w:tcMar>
          </w:tcPr>
          <w:p w14:paraId="4C5DCCA4" w14:textId="3978B70C" w:rsidR="2DE80127" w:rsidRPr="00324968" w:rsidRDefault="2DE80127" w:rsidP="2DE80127">
            <w:pPr>
              <w:rPr>
                <w:sz w:val="22"/>
                <w:szCs w:val="22"/>
              </w:rPr>
            </w:pPr>
            <w:r w:rsidRPr="7C324E05">
              <w:rPr>
                <w:sz w:val="22"/>
                <w:szCs w:val="22"/>
              </w:rPr>
              <w:t>6</w:t>
            </w:r>
          </w:p>
        </w:tc>
        <w:tc>
          <w:tcPr>
            <w:tcW w:w="795" w:type="dxa"/>
            <w:tcMar>
              <w:left w:w="105" w:type="dxa"/>
              <w:right w:w="105" w:type="dxa"/>
            </w:tcMar>
          </w:tcPr>
          <w:p w14:paraId="5677F378" w14:textId="6A641FA0" w:rsidR="2DE80127" w:rsidRPr="00324968" w:rsidRDefault="2DE80127" w:rsidP="2DE80127">
            <w:pPr>
              <w:rPr>
                <w:sz w:val="22"/>
                <w:szCs w:val="22"/>
              </w:rPr>
            </w:pPr>
            <w:r w:rsidRPr="7C324E05">
              <w:rPr>
                <w:sz w:val="22"/>
                <w:szCs w:val="22"/>
              </w:rPr>
              <w:t>30</w:t>
            </w:r>
          </w:p>
        </w:tc>
        <w:tc>
          <w:tcPr>
            <w:tcW w:w="802" w:type="dxa"/>
            <w:tcMar>
              <w:left w:w="105" w:type="dxa"/>
              <w:right w:w="105" w:type="dxa"/>
            </w:tcMar>
          </w:tcPr>
          <w:p w14:paraId="489CDCDC" w14:textId="137C601E" w:rsidR="2DE80127" w:rsidRPr="00324968" w:rsidRDefault="2DE80127" w:rsidP="2DE80127">
            <w:pPr>
              <w:rPr>
                <w:sz w:val="22"/>
                <w:szCs w:val="22"/>
              </w:rPr>
            </w:pPr>
            <w:r w:rsidRPr="7C324E05">
              <w:rPr>
                <w:sz w:val="22"/>
                <w:szCs w:val="22"/>
              </w:rPr>
              <w:t>6</w:t>
            </w:r>
          </w:p>
        </w:tc>
        <w:tc>
          <w:tcPr>
            <w:tcW w:w="802" w:type="dxa"/>
            <w:tcMar>
              <w:left w:w="105" w:type="dxa"/>
              <w:right w:w="105" w:type="dxa"/>
            </w:tcMar>
          </w:tcPr>
          <w:p w14:paraId="09EC0B7D" w14:textId="156BE544" w:rsidR="2DE80127" w:rsidRPr="00324968" w:rsidRDefault="2DE80127" w:rsidP="2DE80127">
            <w:pPr>
              <w:rPr>
                <w:sz w:val="22"/>
                <w:szCs w:val="22"/>
              </w:rPr>
            </w:pPr>
            <w:r w:rsidRPr="7C324E05">
              <w:rPr>
                <w:sz w:val="22"/>
                <w:szCs w:val="22"/>
              </w:rPr>
              <w:t>30</w:t>
            </w:r>
          </w:p>
        </w:tc>
        <w:tc>
          <w:tcPr>
            <w:tcW w:w="802" w:type="dxa"/>
            <w:tcMar>
              <w:left w:w="105" w:type="dxa"/>
              <w:right w:w="105" w:type="dxa"/>
            </w:tcMar>
          </w:tcPr>
          <w:p w14:paraId="557F05CC" w14:textId="3F710D92" w:rsidR="2DE80127" w:rsidRPr="00324968" w:rsidRDefault="2DE80127" w:rsidP="2DE80127">
            <w:pPr>
              <w:rPr>
                <w:sz w:val="22"/>
                <w:szCs w:val="22"/>
              </w:rPr>
            </w:pPr>
            <w:r w:rsidRPr="7C324E05">
              <w:rPr>
                <w:sz w:val="22"/>
                <w:szCs w:val="22"/>
              </w:rPr>
              <w:t>4</w:t>
            </w:r>
          </w:p>
        </w:tc>
        <w:tc>
          <w:tcPr>
            <w:tcW w:w="802" w:type="dxa"/>
            <w:tcMar>
              <w:left w:w="105" w:type="dxa"/>
              <w:right w:w="105" w:type="dxa"/>
            </w:tcMar>
          </w:tcPr>
          <w:p w14:paraId="76870E0D" w14:textId="10949DA4" w:rsidR="2DE80127" w:rsidRPr="00324968" w:rsidRDefault="2DE80127" w:rsidP="2DE80127">
            <w:pPr>
              <w:rPr>
                <w:sz w:val="22"/>
                <w:szCs w:val="22"/>
              </w:rPr>
            </w:pPr>
            <w:r w:rsidRPr="7C324E05">
              <w:rPr>
                <w:sz w:val="22"/>
                <w:szCs w:val="22"/>
              </w:rPr>
              <w:t>20</w:t>
            </w:r>
          </w:p>
        </w:tc>
      </w:tr>
      <w:tr w:rsidR="2DE80127" w14:paraId="50AAB263" w14:textId="77777777" w:rsidTr="2DE80127">
        <w:trPr>
          <w:trHeight w:val="285"/>
        </w:trPr>
        <w:tc>
          <w:tcPr>
            <w:tcW w:w="1500" w:type="dxa"/>
            <w:tcMar>
              <w:left w:w="105" w:type="dxa"/>
              <w:right w:w="105" w:type="dxa"/>
            </w:tcMar>
          </w:tcPr>
          <w:p w14:paraId="49A81E5E" w14:textId="0600FED0" w:rsidR="2DE80127" w:rsidRPr="00324968" w:rsidRDefault="2DE80127" w:rsidP="2DE80127">
            <w:pPr>
              <w:rPr>
                <w:sz w:val="22"/>
                <w:szCs w:val="22"/>
              </w:rPr>
            </w:pPr>
            <w:r w:rsidRPr="7C324E05">
              <w:rPr>
                <w:sz w:val="22"/>
                <w:szCs w:val="22"/>
              </w:rPr>
              <w:t>Ris</w:t>
            </w:r>
            <w:r w:rsidR="00324968" w:rsidRPr="7C324E05">
              <w:rPr>
                <w:sz w:val="22"/>
                <w:szCs w:val="22"/>
              </w:rPr>
              <w:t>k of failure</w:t>
            </w:r>
          </w:p>
        </w:tc>
        <w:tc>
          <w:tcPr>
            <w:tcW w:w="1005" w:type="dxa"/>
            <w:tcMar>
              <w:left w:w="105" w:type="dxa"/>
              <w:right w:w="105" w:type="dxa"/>
            </w:tcMar>
          </w:tcPr>
          <w:p w14:paraId="3CEF7871" w14:textId="0788859C" w:rsidR="2DE80127" w:rsidRPr="00324968" w:rsidRDefault="2DE80127" w:rsidP="2DE80127">
            <w:pPr>
              <w:rPr>
                <w:sz w:val="22"/>
                <w:szCs w:val="22"/>
              </w:rPr>
            </w:pPr>
            <w:r w:rsidRPr="7C324E05">
              <w:rPr>
                <w:sz w:val="22"/>
                <w:szCs w:val="22"/>
              </w:rPr>
              <w:t>9</w:t>
            </w:r>
          </w:p>
        </w:tc>
        <w:tc>
          <w:tcPr>
            <w:tcW w:w="802" w:type="dxa"/>
            <w:tcMar>
              <w:left w:w="105" w:type="dxa"/>
              <w:right w:w="105" w:type="dxa"/>
            </w:tcMar>
          </w:tcPr>
          <w:p w14:paraId="21CC81CD" w14:textId="447464E3" w:rsidR="2DE80127" w:rsidRPr="00324968" w:rsidRDefault="2DE80127" w:rsidP="2DE80127">
            <w:pPr>
              <w:rPr>
                <w:sz w:val="22"/>
                <w:szCs w:val="22"/>
              </w:rPr>
            </w:pPr>
            <w:r w:rsidRPr="7C324E05">
              <w:rPr>
                <w:sz w:val="22"/>
                <w:szCs w:val="22"/>
              </w:rPr>
              <w:t>1</w:t>
            </w:r>
          </w:p>
        </w:tc>
        <w:tc>
          <w:tcPr>
            <w:tcW w:w="802" w:type="dxa"/>
            <w:tcMar>
              <w:left w:w="105" w:type="dxa"/>
              <w:right w:w="105" w:type="dxa"/>
            </w:tcMar>
          </w:tcPr>
          <w:p w14:paraId="3AA2626A" w14:textId="733AC091" w:rsidR="2DE80127" w:rsidRPr="00324968" w:rsidRDefault="2DE80127" w:rsidP="2DE80127">
            <w:pPr>
              <w:rPr>
                <w:sz w:val="22"/>
                <w:szCs w:val="22"/>
              </w:rPr>
            </w:pPr>
            <w:r w:rsidRPr="7C324E05">
              <w:rPr>
                <w:sz w:val="22"/>
                <w:szCs w:val="22"/>
              </w:rPr>
              <w:t>9</w:t>
            </w:r>
          </w:p>
        </w:tc>
        <w:tc>
          <w:tcPr>
            <w:tcW w:w="795" w:type="dxa"/>
            <w:tcMar>
              <w:left w:w="105" w:type="dxa"/>
              <w:right w:w="105" w:type="dxa"/>
            </w:tcMar>
          </w:tcPr>
          <w:p w14:paraId="28E6817D" w14:textId="06159F67" w:rsidR="2DE80127" w:rsidRPr="00324968" w:rsidRDefault="2DE80127" w:rsidP="2DE80127">
            <w:pPr>
              <w:rPr>
                <w:sz w:val="22"/>
                <w:szCs w:val="22"/>
              </w:rPr>
            </w:pPr>
            <w:r w:rsidRPr="7C324E05">
              <w:rPr>
                <w:sz w:val="22"/>
                <w:szCs w:val="22"/>
              </w:rPr>
              <w:t>4</w:t>
            </w:r>
          </w:p>
        </w:tc>
        <w:tc>
          <w:tcPr>
            <w:tcW w:w="795" w:type="dxa"/>
            <w:tcMar>
              <w:left w:w="105" w:type="dxa"/>
              <w:right w:w="105" w:type="dxa"/>
            </w:tcMar>
          </w:tcPr>
          <w:p w14:paraId="25E93A96" w14:textId="6DBDE00A" w:rsidR="2DE80127" w:rsidRPr="00324968" w:rsidRDefault="2DE80127" w:rsidP="2DE80127">
            <w:pPr>
              <w:rPr>
                <w:sz w:val="22"/>
                <w:szCs w:val="22"/>
              </w:rPr>
            </w:pPr>
            <w:r w:rsidRPr="7C324E05">
              <w:rPr>
                <w:sz w:val="22"/>
                <w:szCs w:val="22"/>
              </w:rPr>
              <w:t>36</w:t>
            </w:r>
          </w:p>
        </w:tc>
        <w:tc>
          <w:tcPr>
            <w:tcW w:w="802" w:type="dxa"/>
            <w:tcMar>
              <w:left w:w="105" w:type="dxa"/>
              <w:right w:w="105" w:type="dxa"/>
            </w:tcMar>
          </w:tcPr>
          <w:p w14:paraId="49148F89" w14:textId="0A2B2456" w:rsidR="2DE80127" w:rsidRPr="00324968" w:rsidRDefault="2DE80127" w:rsidP="2DE80127">
            <w:pPr>
              <w:rPr>
                <w:sz w:val="22"/>
                <w:szCs w:val="22"/>
              </w:rPr>
            </w:pPr>
            <w:r w:rsidRPr="7C324E05">
              <w:rPr>
                <w:sz w:val="22"/>
                <w:szCs w:val="22"/>
              </w:rPr>
              <w:t>9</w:t>
            </w:r>
          </w:p>
        </w:tc>
        <w:tc>
          <w:tcPr>
            <w:tcW w:w="802" w:type="dxa"/>
            <w:tcMar>
              <w:left w:w="105" w:type="dxa"/>
              <w:right w:w="105" w:type="dxa"/>
            </w:tcMar>
          </w:tcPr>
          <w:p w14:paraId="23ACACF5" w14:textId="2A73413B" w:rsidR="2DE80127" w:rsidRPr="00324968" w:rsidRDefault="2DE80127" w:rsidP="2DE80127">
            <w:pPr>
              <w:rPr>
                <w:sz w:val="22"/>
                <w:szCs w:val="22"/>
              </w:rPr>
            </w:pPr>
            <w:r w:rsidRPr="7C324E05">
              <w:rPr>
                <w:sz w:val="22"/>
                <w:szCs w:val="22"/>
              </w:rPr>
              <w:t>81</w:t>
            </w:r>
          </w:p>
        </w:tc>
        <w:tc>
          <w:tcPr>
            <w:tcW w:w="802" w:type="dxa"/>
            <w:tcMar>
              <w:left w:w="105" w:type="dxa"/>
              <w:right w:w="105" w:type="dxa"/>
            </w:tcMar>
          </w:tcPr>
          <w:p w14:paraId="1A5C6F05" w14:textId="0B40913E" w:rsidR="2DE80127" w:rsidRPr="00324968" w:rsidRDefault="2DE80127" w:rsidP="2DE80127">
            <w:pPr>
              <w:rPr>
                <w:sz w:val="22"/>
                <w:szCs w:val="22"/>
              </w:rPr>
            </w:pPr>
            <w:r w:rsidRPr="7C324E05">
              <w:rPr>
                <w:sz w:val="22"/>
                <w:szCs w:val="22"/>
              </w:rPr>
              <w:t>10</w:t>
            </w:r>
          </w:p>
        </w:tc>
        <w:tc>
          <w:tcPr>
            <w:tcW w:w="802" w:type="dxa"/>
            <w:tcMar>
              <w:left w:w="105" w:type="dxa"/>
              <w:right w:w="105" w:type="dxa"/>
            </w:tcMar>
          </w:tcPr>
          <w:p w14:paraId="2015D9C3" w14:textId="334CFB4D" w:rsidR="2DE80127" w:rsidRPr="00324968" w:rsidRDefault="2DE80127" w:rsidP="2DE80127">
            <w:pPr>
              <w:rPr>
                <w:sz w:val="22"/>
                <w:szCs w:val="22"/>
              </w:rPr>
            </w:pPr>
            <w:r w:rsidRPr="7C324E05">
              <w:rPr>
                <w:sz w:val="22"/>
                <w:szCs w:val="22"/>
              </w:rPr>
              <w:t>90</w:t>
            </w:r>
          </w:p>
        </w:tc>
      </w:tr>
      <w:tr w:rsidR="2DE80127" w14:paraId="7AA22227" w14:textId="77777777" w:rsidTr="2DE80127">
        <w:trPr>
          <w:trHeight w:val="285"/>
        </w:trPr>
        <w:tc>
          <w:tcPr>
            <w:tcW w:w="1500" w:type="dxa"/>
            <w:tcMar>
              <w:left w:w="105" w:type="dxa"/>
              <w:right w:w="105" w:type="dxa"/>
            </w:tcMar>
          </w:tcPr>
          <w:p w14:paraId="384BF222" w14:textId="04481CA0" w:rsidR="2DE80127" w:rsidRPr="00324968" w:rsidRDefault="2DE80127" w:rsidP="2DE80127">
            <w:pPr>
              <w:rPr>
                <w:sz w:val="22"/>
                <w:szCs w:val="22"/>
              </w:rPr>
            </w:pPr>
          </w:p>
        </w:tc>
        <w:tc>
          <w:tcPr>
            <w:tcW w:w="1005" w:type="dxa"/>
            <w:tcMar>
              <w:left w:w="105" w:type="dxa"/>
              <w:right w:w="105" w:type="dxa"/>
            </w:tcMar>
          </w:tcPr>
          <w:p w14:paraId="29EA8F68" w14:textId="1D8AB7B9" w:rsidR="2DE80127" w:rsidRPr="00324968" w:rsidRDefault="2DE80127" w:rsidP="2DE80127">
            <w:pPr>
              <w:rPr>
                <w:sz w:val="22"/>
                <w:szCs w:val="22"/>
              </w:rPr>
            </w:pPr>
            <w:r w:rsidRPr="7C324E05">
              <w:rPr>
                <w:b/>
                <w:sz w:val="22"/>
                <w:szCs w:val="22"/>
              </w:rPr>
              <w:t>Total</w:t>
            </w:r>
          </w:p>
        </w:tc>
        <w:tc>
          <w:tcPr>
            <w:tcW w:w="1604" w:type="dxa"/>
            <w:gridSpan w:val="2"/>
            <w:shd w:val="clear" w:color="auto" w:fill="FF0000"/>
            <w:tcMar>
              <w:left w:w="105" w:type="dxa"/>
              <w:right w:w="105" w:type="dxa"/>
            </w:tcMar>
          </w:tcPr>
          <w:p w14:paraId="7365442F" w14:textId="3E263D35" w:rsidR="2DE80127" w:rsidRPr="00324968" w:rsidRDefault="2DE80127" w:rsidP="2DE80127">
            <w:pPr>
              <w:rPr>
                <w:sz w:val="22"/>
                <w:szCs w:val="22"/>
              </w:rPr>
            </w:pPr>
            <w:r w:rsidRPr="7C324E05">
              <w:rPr>
                <w:sz w:val="22"/>
                <w:szCs w:val="22"/>
              </w:rPr>
              <w:t>310</w:t>
            </w:r>
          </w:p>
        </w:tc>
        <w:tc>
          <w:tcPr>
            <w:tcW w:w="1590" w:type="dxa"/>
            <w:gridSpan w:val="2"/>
            <w:shd w:val="clear" w:color="auto" w:fill="FF0000"/>
            <w:tcMar>
              <w:left w:w="105" w:type="dxa"/>
              <w:right w:w="105" w:type="dxa"/>
            </w:tcMar>
          </w:tcPr>
          <w:p w14:paraId="7EC92742" w14:textId="7E62A90C" w:rsidR="2DE80127" w:rsidRPr="00324968" w:rsidRDefault="2DE80127" w:rsidP="2DE80127">
            <w:pPr>
              <w:rPr>
                <w:sz w:val="22"/>
                <w:szCs w:val="22"/>
              </w:rPr>
            </w:pPr>
            <w:r w:rsidRPr="7C324E05">
              <w:rPr>
                <w:sz w:val="22"/>
                <w:szCs w:val="22"/>
              </w:rPr>
              <w:t>256</w:t>
            </w:r>
          </w:p>
        </w:tc>
        <w:tc>
          <w:tcPr>
            <w:tcW w:w="1604" w:type="dxa"/>
            <w:gridSpan w:val="2"/>
            <w:shd w:val="clear" w:color="auto" w:fill="00B050"/>
            <w:tcMar>
              <w:left w:w="105" w:type="dxa"/>
              <w:right w:w="105" w:type="dxa"/>
            </w:tcMar>
          </w:tcPr>
          <w:p w14:paraId="4225DEBD" w14:textId="71B90EC7" w:rsidR="2DE80127" w:rsidRPr="00324968" w:rsidRDefault="2DE80127" w:rsidP="2DE80127">
            <w:pPr>
              <w:rPr>
                <w:sz w:val="22"/>
                <w:szCs w:val="22"/>
              </w:rPr>
            </w:pPr>
            <w:r w:rsidRPr="7C324E05">
              <w:rPr>
                <w:sz w:val="22"/>
                <w:szCs w:val="22"/>
              </w:rPr>
              <w:t>510</w:t>
            </w:r>
          </w:p>
        </w:tc>
        <w:tc>
          <w:tcPr>
            <w:tcW w:w="1604" w:type="dxa"/>
            <w:gridSpan w:val="2"/>
            <w:shd w:val="clear" w:color="auto" w:fill="FFFF00"/>
            <w:tcMar>
              <w:left w:w="105" w:type="dxa"/>
              <w:right w:w="105" w:type="dxa"/>
            </w:tcMar>
          </w:tcPr>
          <w:p w14:paraId="43E7D064" w14:textId="14AEC070" w:rsidR="2DE80127" w:rsidRPr="00324968" w:rsidRDefault="2DE80127" w:rsidP="2DE80127">
            <w:pPr>
              <w:rPr>
                <w:sz w:val="22"/>
                <w:szCs w:val="22"/>
              </w:rPr>
            </w:pPr>
            <w:r w:rsidRPr="7C324E05">
              <w:rPr>
                <w:sz w:val="22"/>
                <w:szCs w:val="22"/>
              </w:rPr>
              <w:t>399</w:t>
            </w:r>
          </w:p>
        </w:tc>
      </w:tr>
    </w:tbl>
    <w:p w14:paraId="6F1090B4" w14:textId="780496AE" w:rsidR="2DE80127" w:rsidRDefault="2DE80127" w:rsidP="2DE80127">
      <w:pPr>
        <w:rPr>
          <w:color w:val="000000" w:themeColor="text1"/>
          <w:sz w:val="22"/>
          <w:szCs w:val="22"/>
        </w:rPr>
      </w:pPr>
    </w:p>
    <w:p w14:paraId="52A218B9" w14:textId="273879BE" w:rsidR="00A71701" w:rsidRDefault="4260138D" w:rsidP="00A71701">
      <w:pPr>
        <w:spacing w:after="240"/>
        <w:rPr>
          <w:color w:val="000000" w:themeColor="text1"/>
          <w:sz w:val="22"/>
          <w:szCs w:val="22"/>
        </w:rPr>
      </w:pPr>
      <w:r w:rsidRPr="7C324E05">
        <w:rPr>
          <w:color w:val="000000" w:themeColor="text1"/>
          <w:sz w:val="22"/>
          <w:szCs w:val="22"/>
        </w:rPr>
        <w:t xml:space="preserve">After further consideration and </w:t>
      </w:r>
      <w:r w:rsidR="000225AF" w:rsidRPr="7C324E05">
        <w:rPr>
          <w:color w:val="000000" w:themeColor="text1"/>
          <w:sz w:val="22"/>
          <w:szCs w:val="22"/>
        </w:rPr>
        <w:t>evaluation of other concepts, we have decided to switch from a dual-track setup (selected in the PDR phase) to a four-wheel setup to reduce complexity, mass,</w:t>
      </w:r>
      <w:r w:rsidRPr="7C324E05">
        <w:rPr>
          <w:color w:val="000000" w:themeColor="text1"/>
          <w:sz w:val="22"/>
          <w:szCs w:val="22"/>
        </w:rPr>
        <w:t xml:space="preserve"> and power requirements. Although a </w:t>
      </w:r>
      <w:r w:rsidR="000225AF" w:rsidRPr="7C324E05">
        <w:rPr>
          <w:color w:val="000000" w:themeColor="text1"/>
          <w:sz w:val="22"/>
          <w:szCs w:val="22"/>
        </w:rPr>
        <w:t>dual-track</w:t>
      </w:r>
      <w:r w:rsidRPr="7C324E05">
        <w:rPr>
          <w:color w:val="000000" w:themeColor="text1"/>
          <w:sz w:val="22"/>
          <w:szCs w:val="22"/>
        </w:rPr>
        <w:t xml:space="preserve"> setup would provide the best traction and stability, it </w:t>
      </w:r>
      <w:r w:rsidR="000225AF" w:rsidRPr="7C324E05">
        <w:rPr>
          <w:color w:val="000000" w:themeColor="text1"/>
          <w:sz w:val="22"/>
          <w:szCs w:val="22"/>
        </w:rPr>
        <w:t>is at high risk of failure because the track is</w:t>
      </w:r>
      <w:r w:rsidRPr="7C324E05">
        <w:rPr>
          <w:color w:val="000000" w:themeColor="text1"/>
          <w:sz w:val="22"/>
          <w:szCs w:val="22"/>
        </w:rPr>
        <w:t xml:space="preserve"> a single point of failure. In addition, it drastically increases mass and volume requirements, which would be better allocated to the chassis and arm. Four wheels </w:t>
      </w:r>
      <w:r w:rsidR="000225AF" w:rsidRPr="7C324E05">
        <w:rPr>
          <w:color w:val="000000" w:themeColor="text1"/>
          <w:sz w:val="22"/>
          <w:szCs w:val="22"/>
        </w:rPr>
        <w:t>were</w:t>
      </w:r>
      <w:r w:rsidRPr="7C324E05">
        <w:rPr>
          <w:color w:val="000000" w:themeColor="text1"/>
          <w:sz w:val="22"/>
          <w:szCs w:val="22"/>
        </w:rPr>
        <w:t xml:space="preserve"> selected as </w:t>
      </w:r>
      <w:r w:rsidR="000225AF" w:rsidRPr="7C324E05">
        <w:rPr>
          <w:color w:val="000000" w:themeColor="text1"/>
          <w:sz w:val="22"/>
          <w:szCs w:val="22"/>
        </w:rPr>
        <w:t>the least expensive and most complex solution, while offering suitable traction, stability,</w:t>
      </w:r>
      <w:r w:rsidRPr="7C324E05">
        <w:rPr>
          <w:color w:val="000000" w:themeColor="text1"/>
          <w:sz w:val="22"/>
          <w:szCs w:val="22"/>
        </w:rPr>
        <w:t xml:space="preserve"> and a reduced risk of failure.</w:t>
      </w:r>
    </w:p>
    <w:p w14:paraId="09A82091" w14:textId="34ABB46E" w:rsidR="4260138D" w:rsidRDefault="4260138D" w:rsidP="00324968">
      <w:pPr>
        <w:jc w:val="center"/>
        <w:rPr>
          <w:color w:val="000000" w:themeColor="text1"/>
          <w:sz w:val="22"/>
          <w:szCs w:val="22"/>
        </w:rPr>
      </w:pPr>
      <w:r>
        <w:rPr>
          <w:noProof/>
        </w:rPr>
        <w:drawing>
          <wp:inline distT="0" distB="0" distL="0" distR="0" wp14:anchorId="4AC5B27F" wp14:editId="3CBC849E">
            <wp:extent cx="4491217" cy="3383915"/>
            <wp:effectExtent l="0" t="0" r="5080" b="0"/>
            <wp:docPr id="906511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11397" name="Picture 906511397"/>
                    <pic:cNvPicPr/>
                  </pic:nvPicPr>
                  <pic:blipFill>
                    <a:blip r:embed="rId51">
                      <a:extLst>
                        <a:ext uri="{28A0092B-C50C-407E-A947-70E740481C1C}">
                          <a14:useLocalDpi xmlns:a14="http://schemas.microsoft.com/office/drawing/2010/main"/>
                        </a:ext>
                      </a:extLst>
                    </a:blip>
                    <a:stretch>
                      <a:fillRect/>
                    </a:stretch>
                  </pic:blipFill>
                  <pic:spPr>
                    <a:xfrm>
                      <a:off x="0" y="0"/>
                      <a:ext cx="4519662" cy="3405347"/>
                    </a:xfrm>
                    <a:prstGeom prst="rect">
                      <a:avLst/>
                    </a:prstGeom>
                  </pic:spPr>
                </pic:pic>
              </a:graphicData>
            </a:graphic>
          </wp:inline>
        </w:drawing>
      </w:r>
    </w:p>
    <w:p w14:paraId="20A3B789" w14:textId="2721FFDE" w:rsidR="4260138D" w:rsidRDefault="4260138D" w:rsidP="00324968">
      <w:pPr>
        <w:jc w:val="center"/>
        <w:rPr>
          <w:b/>
          <w:color w:val="000000" w:themeColor="text1"/>
          <w:sz w:val="22"/>
          <w:szCs w:val="22"/>
        </w:rPr>
      </w:pPr>
      <w:r w:rsidRPr="7C324E05">
        <w:rPr>
          <w:b/>
          <w:color w:val="000000" w:themeColor="text1"/>
          <w:sz w:val="22"/>
          <w:szCs w:val="22"/>
        </w:rPr>
        <w:t xml:space="preserve">Figure </w:t>
      </w:r>
      <w:r w:rsidR="3613611C" w:rsidRPr="2FA0B356">
        <w:rPr>
          <w:b/>
          <w:bCs/>
          <w:color w:val="000000" w:themeColor="text1"/>
          <w:sz w:val="22"/>
          <w:szCs w:val="22"/>
        </w:rPr>
        <w:t>16</w:t>
      </w:r>
      <w:r w:rsidRPr="7C324E05">
        <w:rPr>
          <w:b/>
          <w:color w:val="000000" w:themeColor="text1"/>
          <w:sz w:val="22"/>
          <w:szCs w:val="22"/>
        </w:rPr>
        <w:t>: Wheel and mount annotated diagram</w:t>
      </w:r>
    </w:p>
    <w:p w14:paraId="78D03C08" w14:textId="77777777" w:rsidR="00A71701" w:rsidRPr="00324968" w:rsidRDefault="00A71701" w:rsidP="00A71701">
      <w:pPr>
        <w:spacing w:after="0"/>
        <w:jc w:val="center"/>
        <w:rPr>
          <w:b/>
          <w:color w:val="000000" w:themeColor="text1"/>
          <w:sz w:val="22"/>
          <w:szCs w:val="22"/>
        </w:rPr>
      </w:pPr>
    </w:p>
    <w:p w14:paraId="0D8CB027" w14:textId="33405B19" w:rsidR="4260138D" w:rsidRPr="00324968" w:rsidRDefault="4260138D" w:rsidP="4B174FF1">
      <w:pPr>
        <w:rPr>
          <w:b/>
          <w:color w:val="000000" w:themeColor="text1"/>
          <w:sz w:val="22"/>
          <w:szCs w:val="22"/>
        </w:rPr>
      </w:pPr>
      <w:r w:rsidRPr="7C324E05">
        <w:rPr>
          <w:b/>
          <w:color w:val="000000" w:themeColor="text1"/>
          <w:sz w:val="22"/>
          <w:szCs w:val="22"/>
        </w:rPr>
        <w:t xml:space="preserve">1. Metal Mounting Hub </w:t>
      </w:r>
    </w:p>
    <w:p w14:paraId="04731E06" w14:textId="3BA33777" w:rsidR="4260138D" w:rsidRPr="00324968" w:rsidRDefault="4260138D" w:rsidP="2DE80127">
      <w:pPr>
        <w:rPr>
          <w:b/>
          <w:color w:val="000000" w:themeColor="text1"/>
          <w:sz w:val="22"/>
          <w:szCs w:val="22"/>
        </w:rPr>
      </w:pPr>
      <w:r w:rsidRPr="7C324E05">
        <w:rPr>
          <w:b/>
          <w:color w:val="000000" w:themeColor="text1"/>
          <w:sz w:val="22"/>
          <w:szCs w:val="22"/>
        </w:rPr>
        <w:t>2. 3D printed PETG wheel</w:t>
      </w:r>
    </w:p>
    <w:p w14:paraId="5FAAE2C8" w14:textId="7049C7BE" w:rsidR="00324968" w:rsidRPr="00324968" w:rsidRDefault="4260138D" w:rsidP="2DE80127">
      <w:pPr>
        <w:rPr>
          <w:b/>
          <w:color w:val="000000" w:themeColor="text1"/>
          <w:sz w:val="22"/>
          <w:szCs w:val="22"/>
        </w:rPr>
      </w:pPr>
      <w:r w:rsidRPr="7C324E05">
        <w:rPr>
          <w:b/>
          <w:color w:val="000000" w:themeColor="text1"/>
          <w:sz w:val="22"/>
          <w:szCs w:val="22"/>
        </w:rPr>
        <w:t>3. 6 x M3 Socket Head Screws 25 mm length</w:t>
      </w:r>
    </w:p>
    <w:p w14:paraId="02928BC6" w14:textId="50A49A92" w:rsidR="7C324E05" w:rsidRDefault="7C324E05" w:rsidP="00A71701">
      <w:pPr>
        <w:spacing w:after="0"/>
        <w:rPr>
          <w:b/>
          <w:bCs/>
          <w:color w:val="000000" w:themeColor="text1"/>
          <w:sz w:val="22"/>
          <w:szCs w:val="22"/>
        </w:rPr>
      </w:pPr>
    </w:p>
    <w:p w14:paraId="05963795" w14:textId="4E91F71A" w:rsidR="4260138D" w:rsidRDefault="4260138D" w:rsidP="2DE80127">
      <w:pPr>
        <w:rPr>
          <w:color w:val="000000" w:themeColor="text1"/>
          <w:sz w:val="22"/>
          <w:szCs w:val="22"/>
        </w:rPr>
      </w:pPr>
      <w:r w:rsidRPr="7C324E05">
        <w:rPr>
          <w:color w:val="000000" w:themeColor="text1"/>
          <w:sz w:val="22"/>
          <w:szCs w:val="22"/>
        </w:rPr>
        <w:t xml:space="preserve">The wheels will be 3D-printed in PETG, as it is much tougher than PLA and more resistant to cracking and fatigue. This is essential for the wheels to pass over rocks multiple times without damage. In addition, PETG is less heat-sensitive, ensuring the wheels remain strong even when sitting in the sun or heated by the motors. The wheels will have chevron-shaped grousers to generate traction and prevent slipping on </w:t>
      </w:r>
      <w:r w:rsidR="006D1542" w:rsidRPr="7C324E05">
        <w:rPr>
          <w:color w:val="000000" w:themeColor="text1"/>
          <w:sz w:val="22"/>
          <w:szCs w:val="22"/>
        </w:rPr>
        <w:t>gravel, as well as rounded edges to prevent them</w:t>
      </w:r>
      <w:r w:rsidRPr="7C324E05">
        <w:rPr>
          <w:color w:val="000000" w:themeColor="text1"/>
          <w:sz w:val="22"/>
          <w:szCs w:val="22"/>
        </w:rPr>
        <w:t xml:space="preserve"> from catching on rocks. There will be reinforced spokes from the edge to the central hub to strengthen the wheels.</w:t>
      </w:r>
    </w:p>
    <w:p w14:paraId="5E77116D" w14:textId="793E6340" w:rsidR="482BE4D6" w:rsidRDefault="482BE4D6" w:rsidP="00324968">
      <w:pPr>
        <w:jc w:val="center"/>
        <w:rPr>
          <w:rFonts w:ascii="Aptos" w:eastAsia="Aptos" w:hAnsi="Aptos" w:cs="Aptos"/>
          <w:color w:val="000000" w:themeColor="text1"/>
          <w:sz w:val="22"/>
          <w:szCs w:val="22"/>
        </w:rPr>
      </w:pPr>
      <w:r>
        <w:rPr>
          <w:noProof/>
        </w:rPr>
        <w:drawing>
          <wp:inline distT="0" distB="0" distL="0" distR="0" wp14:anchorId="59C1BC4C" wp14:editId="49FE9AB9">
            <wp:extent cx="3324860" cy="2803016"/>
            <wp:effectExtent l="0" t="0" r="2540" b="3810"/>
            <wp:docPr id="1726094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94393" name=""/>
                    <pic:cNvPicPr/>
                  </pic:nvPicPr>
                  <pic:blipFill rotWithShape="1">
                    <a:blip r:embed="rId52">
                      <a:extLst>
                        <a:ext uri="{28A0092B-C50C-407E-A947-70E740481C1C}">
                          <a14:useLocalDpi xmlns:a14="http://schemas.microsoft.com/office/drawing/2010/main"/>
                        </a:ext>
                      </a:extLst>
                    </a:blip>
                    <a:srcRect l="16344" t="7070" r="19273" b="10761"/>
                    <a:stretch>
                      <a:fillRect/>
                    </a:stretch>
                  </pic:blipFill>
                  <pic:spPr bwMode="auto">
                    <a:xfrm>
                      <a:off x="0" y="0"/>
                      <a:ext cx="3337822" cy="2813944"/>
                    </a:xfrm>
                    <a:prstGeom prst="rect">
                      <a:avLst/>
                    </a:prstGeom>
                    <a:ln>
                      <a:noFill/>
                    </a:ln>
                    <a:extLst>
                      <a:ext uri="{53640926-AAD7-44D8-BBD7-CCE9431645EC}">
                        <a14:shadowObscured xmlns:a14="http://schemas.microsoft.com/office/drawing/2010/main"/>
                      </a:ext>
                    </a:extLst>
                  </pic:spPr>
                </pic:pic>
              </a:graphicData>
            </a:graphic>
          </wp:inline>
        </w:drawing>
      </w:r>
    </w:p>
    <w:p w14:paraId="5EE97428" w14:textId="58F94EB6" w:rsidR="482BE4D6" w:rsidRDefault="482BE4D6" w:rsidP="00324968">
      <w:pPr>
        <w:jc w:val="center"/>
        <w:rPr>
          <w:b/>
          <w:color w:val="000000" w:themeColor="text1"/>
          <w:sz w:val="22"/>
          <w:szCs w:val="22"/>
        </w:rPr>
      </w:pPr>
      <w:r w:rsidRPr="7C324E05">
        <w:rPr>
          <w:b/>
          <w:color w:val="000000" w:themeColor="text1"/>
          <w:sz w:val="22"/>
          <w:szCs w:val="22"/>
        </w:rPr>
        <w:t xml:space="preserve">Figure </w:t>
      </w:r>
      <w:r w:rsidR="00A71701">
        <w:rPr>
          <w:b/>
          <w:color w:val="000000" w:themeColor="text1"/>
          <w:sz w:val="22"/>
          <w:szCs w:val="22"/>
        </w:rPr>
        <w:t>17</w:t>
      </w:r>
      <w:r w:rsidRPr="7C324E05">
        <w:rPr>
          <w:b/>
          <w:color w:val="000000" w:themeColor="text1"/>
          <w:sz w:val="22"/>
          <w:szCs w:val="22"/>
        </w:rPr>
        <w:t>: Motor to wheel mounting hub connection</w:t>
      </w:r>
    </w:p>
    <w:p w14:paraId="7598AAA2" w14:textId="77777777" w:rsidR="00324968" w:rsidRPr="00324968" w:rsidRDefault="00324968" w:rsidP="00A71701">
      <w:pPr>
        <w:spacing w:after="0"/>
        <w:jc w:val="center"/>
        <w:rPr>
          <w:b/>
          <w:color w:val="000000" w:themeColor="text1"/>
          <w:sz w:val="22"/>
          <w:szCs w:val="22"/>
        </w:rPr>
      </w:pPr>
    </w:p>
    <w:p w14:paraId="4D20B4DA" w14:textId="666927AE" w:rsidR="4260138D" w:rsidRDefault="4260138D" w:rsidP="2DE80127">
      <w:pPr>
        <w:rPr>
          <w:color w:val="000000" w:themeColor="text1"/>
          <w:sz w:val="22"/>
          <w:szCs w:val="22"/>
        </w:rPr>
      </w:pPr>
      <w:r w:rsidRPr="7C324E05">
        <w:rPr>
          <w:color w:val="000000" w:themeColor="text1"/>
          <w:sz w:val="22"/>
          <w:szCs w:val="22"/>
        </w:rPr>
        <w:t xml:space="preserve">Metal mounting hubs will be used to attach the motor to the wheels, as they prevent the wheels from slipping on the motor shaft and from cracking over time. There will be six M3 </w:t>
      </w:r>
      <w:r w:rsidR="00610D97">
        <w:rPr>
          <w:color w:val="000000" w:themeColor="text1"/>
          <w:sz w:val="22"/>
          <w:szCs w:val="22"/>
        </w:rPr>
        <w:t>socket-head screws, 25 mm long, that screw into the mounting hub from the wheel</w:t>
      </w:r>
      <w:r w:rsidRPr="7C324E05">
        <w:rPr>
          <w:color w:val="000000" w:themeColor="text1"/>
          <w:sz w:val="22"/>
          <w:szCs w:val="22"/>
        </w:rPr>
        <w:t>. This also allows the wheels to be easily swapped in case of damage.</w:t>
      </w:r>
    </w:p>
    <w:p w14:paraId="5FCB9EFA" w14:textId="53CBACD0" w:rsidR="2FA0B356" w:rsidRDefault="2FA0B356" w:rsidP="00A71701">
      <w:pPr>
        <w:spacing w:after="0"/>
        <w:rPr>
          <w:color w:val="000000" w:themeColor="text1"/>
          <w:sz w:val="22"/>
          <w:szCs w:val="22"/>
        </w:rPr>
      </w:pPr>
    </w:p>
    <w:p w14:paraId="12FD0DB4" w14:textId="404FB1E5" w:rsidR="39AB1277" w:rsidRDefault="39AB1277" w:rsidP="00E36A23">
      <w:pPr>
        <w:pStyle w:val="Heading3"/>
        <w:rPr>
          <w:rFonts w:ascii="Poppins" w:eastAsia="Poppins" w:hAnsi="Poppins" w:cs="Poppins"/>
          <w:sz w:val="22"/>
          <w:szCs w:val="22"/>
        </w:rPr>
      </w:pPr>
      <w:bookmarkStart w:id="21" w:name="_Toc223975960"/>
      <w:r w:rsidRPr="3FDD9581">
        <w:t>3.2.</w:t>
      </w:r>
      <w:r w:rsidR="1B13742B">
        <w:t>6</w:t>
      </w:r>
      <w:r w:rsidRPr="3FDD9581">
        <w:t xml:space="preserve"> Material Selection</w:t>
      </w:r>
      <w:bookmarkEnd w:id="21"/>
    </w:p>
    <w:p w14:paraId="77606B00" w14:textId="7E2A406C" w:rsidR="00324968" w:rsidRPr="00324968" w:rsidRDefault="00324968" w:rsidP="00324968">
      <w:pPr>
        <w:jc w:val="center"/>
        <w:rPr>
          <w:b/>
          <w:sz w:val="22"/>
          <w:szCs w:val="22"/>
        </w:rPr>
      </w:pPr>
      <w:r w:rsidRPr="7C324E05">
        <w:rPr>
          <w:b/>
          <w:sz w:val="22"/>
          <w:szCs w:val="22"/>
        </w:rPr>
        <w:t xml:space="preserve">Table </w:t>
      </w:r>
      <w:r w:rsidR="00516619">
        <w:rPr>
          <w:b/>
          <w:sz w:val="22"/>
          <w:szCs w:val="22"/>
        </w:rPr>
        <w:t>9</w:t>
      </w:r>
      <w:r w:rsidRPr="7C324E05">
        <w:rPr>
          <w:b/>
          <w:sz w:val="22"/>
          <w:szCs w:val="22"/>
        </w:rPr>
        <w:t>: Comparison of Different 3D Printer Filaments.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000"/>
        <w:gridCol w:w="3000"/>
        <w:gridCol w:w="3000"/>
      </w:tblGrid>
      <w:tr w:rsidR="3FDD9581" w14:paraId="64C3E48B" w14:textId="77777777" w:rsidTr="3FDD9581">
        <w:trPr>
          <w:trHeight w:val="285"/>
        </w:trPr>
        <w:tc>
          <w:tcPr>
            <w:tcW w:w="3000" w:type="dxa"/>
            <w:tcMar>
              <w:left w:w="105" w:type="dxa"/>
              <w:right w:w="105" w:type="dxa"/>
            </w:tcMar>
          </w:tcPr>
          <w:p w14:paraId="78495BF2" w14:textId="4A9365F7" w:rsidR="3FDD9581" w:rsidRPr="00324968" w:rsidRDefault="3FDD9581" w:rsidP="3FDD9581">
            <w:pPr>
              <w:rPr>
                <w:sz w:val="22"/>
                <w:szCs w:val="22"/>
              </w:rPr>
            </w:pPr>
            <w:r w:rsidRPr="7C324E05">
              <w:rPr>
                <w:b/>
                <w:sz w:val="22"/>
                <w:szCs w:val="22"/>
              </w:rPr>
              <w:t>3D Printing Filament</w:t>
            </w:r>
          </w:p>
        </w:tc>
        <w:tc>
          <w:tcPr>
            <w:tcW w:w="3000" w:type="dxa"/>
            <w:tcMar>
              <w:left w:w="105" w:type="dxa"/>
              <w:right w:w="105" w:type="dxa"/>
            </w:tcMar>
          </w:tcPr>
          <w:p w14:paraId="2E7D30FB" w14:textId="3628765F" w:rsidR="3FDD9581" w:rsidRPr="00324968" w:rsidRDefault="3FDD9581" w:rsidP="3FDD9581">
            <w:pPr>
              <w:rPr>
                <w:sz w:val="22"/>
                <w:szCs w:val="22"/>
              </w:rPr>
            </w:pPr>
            <w:r w:rsidRPr="7C324E05">
              <w:rPr>
                <w:b/>
                <w:sz w:val="22"/>
                <w:szCs w:val="22"/>
              </w:rPr>
              <w:t>Advantages</w:t>
            </w:r>
          </w:p>
        </w:tc>
        <w:tc>
          <w:tcPr>
            <w:tcW w:w="3000" w:type="dxa"/>
            <w:tcMar>
              <w:left w:w="105" w:type="dxa"/>
              <w:right w:w="105" w:type="dxa"/>
            </w:tcMar>
          </w:tcPr>
          <w:p w14:paraId="025CEF3B" w14:textId="608FEA67" w:rsidR="3FDD9581" w:rsidRPr="00324968" w:rsidRDefault="3FDD9581" w:rsidP="3FDD9581">
            <w:pPr>
              <w:rPr>
                <w:sz w:val="22"/>
                <w:szCs w:val="22"/>
              </w:rPr>
            </w:pPr>
            <w:r w:rsidRPr="7C324E05">
              <w:rPr>
                <w:b/>
                <w:sz w:val="22"/>
                <w:szCs w:val="22"/>
              </w:rPr>
              <w:t>Disadvantages</w:t>
            </w:r>
          </w:p>
        </w:tc>
      </w:tr>
      <w:tr w:rsidR="3FDD9581" w14:paraId="09260EBB" w14:textId="77777777" w:rsidTr="3FDD9581">
        <w:trPr>
          <w:trHeight w:val="285"/>
        </w:trPr>
        <w:tc>
          <w:tcPr>
            <w:tcW w:w="3000" w:type="dxa"/>
            <w:tcMar>
              <w:left w:w="105" w:type="dxa"/>
              <w:right w:w="105" w:type="dxa"/>
            </w:tcMar>
          </w:tcPr>
          <w:p w14:paraId="7C9B5BB0" w14:textId="0ECA3A69" w:rsidR="3FDD9581" w:rsidRPr="00324968" w:rsidRDefault="3FDD9581" w:rsidP="3FDD9581">
            <w:pPr>
              <w:rPr>
                <w:sz w:val="22"/>
                <w:szCs w:val="22"/>
              </w:rPr>
            </w:pPr>
            <w:r w:rsidRPr="7C324E05">
              <w:rPr>
                <w:b/>
                <w:sz w:val="22"/>
                <w:szCs w:val="22"/>
              </w:rPr>
              <w:t>PLA</w:t>
            </w:r>
          </w:p>
        </w:tc>
        <w:tc>
          <w:tcPr>
            <w:tcW w:w="3000" w:type="dxa"/>
            <w:tcMar>
              <w:left w:w="105" w:type="dxa"/>
              <w:right w:w="105" w:type="dxa"/>
            </w:tcMar>
          </w:tcPr>
          <w:p w14:paraId="0485DE43" w14:textId="37B7C9B0" w:rsidR="3FDD9581" w:rsidRPr="00324968" w:rsidRDefault="3FDD9581" w:rsidP="3FDD9581">
            <w:pPr>
              <w:jc w:val="left"/>
              <w:rPr>
                <w:sz w:val="22"/>
                <w:szCs w:val="22"/>
              </w:rPr>
            </w:pPr>
            <w:r w:rsidRPr="7C324E05">
              <w:rPr>
                <w:sz w:val="22"/>
                <w:szCs w:val="22"/>
              </w:rPr>
              <w:t xml:space="preserve">PLA allows the plate to match the </w:t>
            </w:r>
            <w:r w:rsidR="00610D97">
              <w:rPr>
                <w:sz w:val="22"/>
                <w:szCs w:val="22"/>
              </w:rPr>
              <w:t>chassis structure's flexibility</w:t>
            </w:r>
            <w:r w:rsidRPr="7C324E05">
              <w:rPr>
                <w:sz w:val="22"/>
                <w:szCs w:val="22"/>
              </w:rPr>
              <w:t>. Furthermore, PLA is more accessible, cheaper and easier to 3D print, allowing the design to be modified or repaired quickly.</w:t>
            </w:r>
          </w:p>
        </w:tc>
        <w:tc>
          <w:tcPr>
            <w:tcW w:w="3000" w:type="dxa"/>
            <w:tcMar>
              <w:left w:w="105" w:type="dxa"/>
              <w:right w:w="105" w:type="dxa"/>
            </w:tcMar>
          </w:tcPr>
          <w:p w14:paraId="16EA010F" w14:textId="44F0D939" w:rsidR="3FDD9581" w:rsidRPr="00324968" w:rsidRDefault="3FDD9581" w:rsidP="3FDD9581">
            <w:pPr>
              <w:rPr>
                <w:sz w:val="22"/>
                <w:szCs w:val="22"/>
              </w:rPr>
            </w:pPr>
            <w:r w:rsidRPr="7C324E05">
              <w:rPr>
                <w:sz w:val="22"/>
                <w:szCs w:val="22"/>
              </w:rPr>
              <w:t>PLA is brittle</w:t>
            </w:r>
            <w:r w:rsidR="00610D97">
              <w:rPr>
                <w:sz w:val="22"/>
                <w:szCs w:val="22"/>
              </w:rPr>
              <w:t xml:space="preserve">, so </w:t>
            </w:r>
            <w:r w:rsidRPr="7C324E05">
              <w:rPr>
                <w:sz w:val="22"/>
                <w:szCs w:val="22"/>
              </w:rPr>
              <w:t>it can break or crack under high load or repeated stress.</w:t>
            </w:r>
          </w:p>
        </w:tc>
      </w:tr>
      <w:tr w:rsidR="3FDD9581" w14:paraId="68433F7C" w14:textId="77777777" w:rsidTr="3FDD9581">
        <w:trPr>
          <w:trHeight w:val="285"/>
        </w:trPr>
        <w:tc>
          <w:tcPr>
            <w:tcW w:w="3000" w:type="dxa"/>
            <w:tcMar>
              <w:left w:w="105" w:type="dxa"/>
              <w:right w:w="105" w:type="dxa"/>
            </w:tcMar>
          </w:tcPr>
          <w:p w14:paraId="53217DE5" w14:textId="27346F63" w:rsidR="3FDD9581" w:rsidRPr="00324968" w:rsidRDefault="3FDD9581" w:rsidP="3FDD9581">
            <w:pPr>
              <w:rPr>
                <w:sz w:val="22"/>
                <w:szCs w:val="22"/>
              </w:rPr>
            </w:pPr>
            <w:r w:rsidRPr="7C324E05">
              <w:rPr>
                <w:b/>
                <w:sz w:val="22"/>
                <w:szCs w:val="22"/>
              </w:rPr>
              <w:t>PETG</w:t>
            </w:r>
          </w:p>
        </w:tc>
        <w:tc>
          <w:tcPr>
            <w:tcW w:w="3000" w:type="dxa"/>
            <w:tcMar>
              <w:left w:w="105" w:type="dxa"/>
              <w:right w:w="105" w:type="dxa"/>
            </w:tcMar>
          </w:tcPr>
          <w:p w14:paraId="263DA049" w14:textId="15D6B91F" w:rsidR="3FDD9581" w:rsidRPr="00324968" w:rsidRDefault="3FDD9581" w:rsidP="3FDD9581">
            <w:pPr>
              <w:jc w:val="left"/>
              <w:rPr>
                <w:sz w:val="22"/>
                <w:szCs w:val="22"/>
              </w:rPr>
            </w:pPr>
            <w:r w:rsidRPr="7C324E05">
              <w:rPr>
                <w:sz w:val="22"/>
                <w:szCs w:val="22"/>
              </w:rPr>
              <w:t xml:space="preserve">Can handle higher loads and impact without cracking. It can withstand high </w:t>
            </w:r>
            <w:r w:rsidR="00610D97">
              <w:rPr>
                <w:sz w:val="22"/>
                <w:szCs w:val="22"/>
              </w:rPr>
              <w:t>temperatures, chemicals,</w:t>
            </w:r>
            <w:r w:rsidRPr="7C324E05">
              <w:rPr>
                <w:sz w:val="22"/>
                <w:szCs w:val="22"/>
              </w:rPr>
              <w:t xml:space="preserve"> and moisture resistance.</w:t>
            </w:r>
          </w:p>
        </w:tc>
        <w:tc>
          <w:tcPr>
            <w:tcW w:w="3000" w:type="dxa"/>
            <w:tcMar>
              <w:left w:w="105" w:type="dxa"/>
              <w:right w:w="105" w:type="dxa"/>
            </w:tcMar>
          </w:tcPr>
          <w:p w14:paraId="5B0BBECC" w14:textId="4E5D2C4B" w:rsidR="3FDD9581" w:rsidRPr="00324968" w:rsidRDefault="3FDD9581" w:rsidP="3FDD9581">
            <w:pPr>
              <w:jc w:val="left"/>
              <w:rPr>
                <w:sz w:val="22"/>
                <w:szCs w:val="22"/>
              </w:rPr>
            </w:pPr>
            <w:r w:rsidRPr="7C324E05">
              <w:rPr>
                <w:sz w:val="22"/>
                <w:szCs w:val="22"/>
              </w:rPr>
              <w:t xml:space="preserve">It can be difficult to print as it requires </w:t>
            </w:r>
            <w:r w:rsidR="00610D97">
              <w:rPr>
                <w:sz w:val="22"/>
                <w:szCs w:val="22"/>
              </w:rPr>
              <w:t xml:space="preserve">a </w:t>
            </w:r>
            <w:r w:rsidRPr="7C324E05">
              <w:rPr>
                <w:sz w:val="22"/>
                <w:szCs w:val="22"/>
              </w:rPr>
              <w:t>high printing temperature. It can also scratch easily.</w:t>
            </w:r>
          </w:p>
        </w:tc>
      </w:tr>
      <w:tr w:rsidR="3FDD9581" w14:paraId="3F278554" w14:textId="77777777" w:rsidTr="3FDD9581">
        <w:trPr>
          <w:trHeight w:val="285"/>
        </w:trPr>
        <w:tc>
          <w:tcPr>
            <w:tcW w:w="3000" w:type="dxa"/>
            <w:tcMar>
              <w:left w:w="105" w:type="dxa"/>
              <w:right w:w="105" w:type="dxa"/>
            </w:tcMar>
          </w:tcPr>
          <w:p w14:paraId="5F99D20F" w14:textId="36744FC6" w:rsidR="3FDD9581" w:rsidRPr="00324968" w:rsidRDefault="3FDD9581" w:rsidP="3FDD9581">
            <w:pPr>
              <w:rPr>
                <w:sz w:val="22"/>
                <w:szCs w:val="22"/>
              </w:rPr>
            </w:pPr>
            <w:r w:rsidRPr="7C324E05">
              <w:rPr>
                <w:b/>
                <w:sz w:val="22"/>
                <w:szCs w:val="22"/>
              </w:rPr>
              <w:t>TPU</w:t>
            </w:r>
          </w:p>
        </w:tc>
        <w:tc>
          <w:tcPr>
            <w:tcW w:w="3000" w:type="dxa"/>
            <w:tcMar>
              <w:left w:w="105" w:type="dxa"/>
              <w:right w:w="105" w:type="dxa"/>
            </w:tcMar>
          </w:tcPr>
          <w:p w14:paraId="07321EA7" w14:textId="0B4D4D21" w:rsidR="3FDD9581" w:rsidRPr="00324968" w:rsidRDefault="3FDD9581" w:rsidP="3FDD9581">
            <w:pPr>
              <w:jc w:val="left"/>
              <w:rPr>
                <w:sz w:val="22"/>
                <w:szCs w:val="22"/>
              </w:rPr>
            </w:pPr>
            <w:r w:rsidRPr="7C324E05">
              <w:rPr>
                <w:sz w:val="22"/>
                <w:szCs w:val="22"/>
              </w:rPr>
              <w:t xml:space="preserve">It can be </w:t>
            </w:r>
            <w:r w:rsidR="00610D97">
              <w:rPr>
                <w:sz w:val="22"/>
                <w:szCs w:val="22"/>
              </w:rPr>
              <w:t>stretched</w:t>
            </w:r>
            <w:r w:rsidRPr="7C324E05">
              <w:rPr>
                <w:sz w:val="22"/>
                <w:szCs w:val="22"/>
              </w:rPr>
              <w:t xml:space="preserve"> without breaking and can last longer under movement and friction.</w:t>
            </w:r>
          </w:p>
        </w:tc>
        <w:tc>
          <w:tcPr>
            <w:tcW w:w="3000" w:type="dxa"/>
            <w:tcMar>
              <w:left w:w="105" w:type="dxa"/>
              <w:right w:w="105" w:type="dxa"/>
            </w:tcMar>
          </w:tcPr>
          <w:p w14:paraId="3056C5C2" w14:textId="08D48606" w:rsidR="3FDD9581" w:rsidRPr="00324968" w:rsidRDefault="3FDD9581" w:rsidP="3FDD9581">
            <w:pPr>
              <w:jc w:val="left"/>
              <w:rPr>
                <w:sz w:val="22"/>
                <w:szCs w:val="22"/>
              </w:rPr>
            </w:pPr>
            <w:r w:rsidRPr="7C324E05">
              <w:rPr>
                <w:sz w:val="22"/>
                <w:szCs w:val="22"/>
              </w:rPr>
              <w:t>It is difficult to 3d print</w:t>
            </w:r>
            <w:r w:rsidR="008E0AB8" w:rsidRPr="7C324E05">
              <w:rPr>
                <w:sz w:val="22"/>
                <w:szCs w:val="22"/>
              </w:rPr>
              <w:t xml:space="preserve">; therefore, a </w:t>
            </w:r>
            <w:r w:rsidRPr="7C324E05">
              <w:rPr>
                <w:sz w:val="22"/>
                <w:szCs w:val="22"/>
              </w:rPr>
              <w:t>slower printing speed is required to avoid printing issues. It has low rigidity and can deform under load.</w:t>
            </w:r>
          </w:p>
        </w:tc>
      </w:tr>
    </w:tbl>
    <w:p w14:paraId="540815B0" w14:textId="5DF48E6E" w:rsidR="3FDD9581" w:rsidRDefault="3FDD9581" w:rsidP="3FDD9581">
      <w:pPr>
        <w:rPr>
          <w:color w:val="000000" w:themeColor="text1"/>
          <w:sz w:val="22"/>
          <w:szCs w:val="22"/>
        </w:rPr>
      </w:pPr>
    </w:p>
    <w:p w14:paraId="5EC2D4A1" w14:textId="79FB9A95" w:rsidR="00324968" w:rsidRDefault="00324968" w:rsidP="00A71701">
      <w:pPr>
        <w:spacing w:after="240"/>
        <w:rPr>
          <w:color w:val="000000" w:themeColor="text1"/>
          <w:sz w:val="22"/>
          <w:szCs w:val="22"/>
        </w:rPr>
      </w:pPr>
      <w:r w:rsidRPr="7C324E05">
        <w:rPr>
          <w:color w:val="000000" w:themeColor="text1"/>
          <w:sz w:val="22"/>
          <w:szCs w:val="22"/>
        </w:rPr>
        <w:t>Based on these advantages and disadvantages</w:t>
      </w:r>
      <w:r w:rsidR="008E0AB8" w:rsidRPr="7C324E05">
        <w:rPr>
          <w:color w:val="000000" w:themeColor="text1"/>
          <w:sz w:val="22"/>
          <w:szCs w:val="22"/>
        </w:rPr>
        <w:t>,</w:t>
      </w:r>
      <w:r w:rsidRPr="7C324E05">
        <w:rPr>
          <w:color w:val="000000" w:themeColor="text1"/>
          <w:sz w:val="22"/>
          <w:szCs w:val="22"/>
        </w:rPr>
        <w:t xml:space="preserve"> the material for each component </w:t>
      </w:r>
      <w:r w:rsidR="008E0AB8" w:rsidRPr="7C324E05">
        <w:rPr>
          <w:color w:val="000000" w:themeColor="text1"/>
          <w:sz w:val="22"/>
          <w:szCs w:val="22"/>
        </w:rPr>
        <w:t>and the infill have been selected</w:t>
      </w:r>
      <w:r w:rsidRPr="7C324E05">
        <w:rPr>
          <w:color w:val="000000" w:themeColor="text1"/>
          <w:sz w:val="22"/>
          <w:szCs w:val="22"/>
        </w:rPr>
        <w:t>.</w:t>
      </w:r>
    </w:p>
    <w:p w14:paraId="41D21B1E" w14:textId="61DB767C" w:rsidR="00324968" w:rsidRPr="00324968" w:rsidRDefault="00324968" w:rsidP="00324968">
      <w:pPr>
        <w:jc w:val="center"/>
        <w:rPr>
          <w:b/>
          <w:color w:val="000000" w:themeColor="text1"/>
          <w:sz w:val="22"/>
          <w:szCs w:val="22"/>
        </w:rPr>
      </w:pPr>
      <w:r w:rsidRPr="7C324E05">
        <w:rPr>
          <w:b/>
          <w:color w:val="000000" w:themeColor="text1"/>
          <w:sz w:val="22"/>
          <w:szCs w:val="22"/>
        </w:rPr>
        <w:t xml:space="preserve">Table </w:t>
      </w:r>
      <w:r w:rsidR="00516619">
        <w:rPr>
          <w:b/>
          <w:color w:val="000000" w:themeColor="text1"/>
          <w:sz w:val="22"/>
          <w:szCs w:val="22"/>
        </w:rPr>
        <w:t>10</w:t>
      </w:r>
      <w:r w:rsidRPr="7C324E05">
        <w:rPr>
          <w:b/>
          <w:color w:val="000000" w:themeColor="text1"/>
          <w:sz w:val="22"/>
          <w:szCs w:val="22"/>
        </w:rPr>
        <w:t>: 3D Printed Filament Selection</w:t>
      </w:r>
    </w:p>
    <w:tbl>
      <w:tblPr>
        <w:tblStyle w:val="TableGrid"/>
        <w:tblW w:w="9064" w:type="dxa"/>
        <w:jc w:val="center"/>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584"/>
        <w:gridCol w:w="4480"/>
      </w:tblGrid>
      <w:tr w:rsidR="3FDD9581" w14:paraId="3D5F1FA0" w14:textId="77777777" w:rsidTr="00940497">
        <w:trPr>
          <w:trHeight w:val="285"/>
          <w:jc w:val="center"/>
        </w:trPr>
        <w:tc>
          <w:tcPr>
            <w:tcW w:w="4584" w:type="dxa"/>
            <w:tcMar>
              <w:left w:w="105" w:type="dxa"/>
              <w:right w:w="105" w:type="dxa"/>
            </w:tcMar>
          </w:tcPr>
          <w:p w14:paraId="118FB9E2" w14:textId="665530F5" w:rsidR="3FDD9581" w:rsidRPr="00324968" w:rsidRDefault="3FDD9581" w:rsidP="00324968">
            <w:pPr>
              <w:jc w:val="center"/>
              <w:rPr>
                <w:sz w:val="22"/>
                <w:szCs w:val="22"/>
              </w:rPr>
            </w:pPr>
            <w:r w:rsidRPr="7C324E05">
              <w:rPr>
                <w:b/>
                <w:sz w:val="22"/>
                <w:szCs w:val="22"/>
              </w:rPr>
              <w:t>Filament</w:t>
            </w:r>
          </w:p>
        </w:tc>
        <w:tc>
          <w:tcPr>
            <w:tcW w:w="4480" w:type="dxa"/>
            <w:tcMar>
              <w:left w:w="105" w:type="dxa"/>
              <w:right w:w="105" w:type="dxa"/>
            </w:tcMar>
          </w:tcPr>
          <w:p w14:paraId="70BD15ED" w14:textId="4086AEBF" w:rsidR="3FDD9581" w:rsidRPr="00324968" w:rsidRDefault="3FDD9581" w:rsidP="00324968">
            <w:pPr>
              <w:jc w:val="center"/>
              <w:rPr>
                <w:sz w:val="22"/>
                <w:szCs w:val="22"/>
              </w:rPr>
            </w:pPr>
            <w:r w:rsidRPr="7C324E05">
              <w:rPr>
                <w:b/>
                <w:sz w:val="22"/>
                <w:szCs w:val="22"/>
              </w:rPr>
              <w:t>Components</w:t>
            </w:r>
          </w:p>
        </w:tc>
      </w:tr>
      <w:tr w:rsidR="3FDD9581" w14:paraId="07B49CA4" w14:textId="77777777" w:rsidTr="00940497">
        <w:trPr>
          <w:trHeight w:val="285"/>
          <w:jc w:val="center"/>
        </w:trPr>
        <w:tc>
          <w:tcPr>
            <w:tcW w:w="4584" w:type="dxa"/>
            <w:vMerge w:val="restart"/>
            <w:tcMar>
              <w:left w:w="105" w:type="dxa"/>
              <w:right w:w="105" w:type="dxa"/>
            </w:tcMar>
            <w:vAlign w:val="center"/>
          </w:tcPr>
          <w:p w14:paraId="3661610F" w14:textId="7889F0F2" w:rsidR="3FDD9581" w:rsidRPr="00324968" w:rsidRDefault="3FDD9581" w:rsidP="00324968">
            <w:pPr>
              <w:jc w:val="center"/>
              <w:rPr>
                <w:sz w:val="22"/>
                <w:szCs w:val="22"/>
              </w:rPr>
            </w:pPr>
            <w:r w:rsidRPr="7C324E05">
              <w:rPr>
                <w:sz w:val="22"/>
                <w:szCs w:val="22"/>
              </w:rPr>
              <w:t>PLA</w:t>
            </w:r>
          </w:p>
        </w:tc>
        <w:tc>
          <w:tcPr>
            <w:tcW w:w="4480" w:type="dxa"/>
            <w:tcMar>
              <w:left w:w="105" w:type="dxa"/>
              <w:right w:w="105" w:type="dxa"/>
            </w:tcMar>
          </w:tcPr>
          <w:p w14:paraId="3EE7A542" w14:textId="709CFB98" w:rsidR="3FDD9581" w:rsidRPr="00324968" w:rsidRDefault="3FDD9581" w:rsidP="00324968">
            <w:pPr>
              <w:jc w:val="center"/>
              <w:rPr>
                <w:sz w:val="22"/>
                <w:szCs w:val="22"/>
              </w:rPr>
            </w:pPr>
            <w:r w:rsidRPr="7C324E05">
              <w:rPr>
                <w:sz w:val="22"/>
                <w:szCs w:val="22"/>
              </w:rPr>
              <w:t>Rover chassis (30% infill)</w:t>
            </w:r>
          </w:p>
        </w:tc>
      </w:tr>
      <w:tr w:rsidR="3FDD9581" w14:paraId="42C97A6B" w14:textId="77777777" w:rsidTr="00940497">
        <w:trPr>
          <w:trHeight w:val="285"/>
          <w:jc w:val="center"/>
        </w:trPr>
        <w:tc>
          <w:tcPr>
            <w:tcW w:w="4584" w:type="dxa"/>
            <w:vMerge/>
          </w:tcPr>
          <w:p w14:paraId="26446821" w14:textId="77777777" w:rsidR="00ED5D0F" w:rsidRPr="00324968" w:rsidRDefault="00ED5D0F" w:rsidP="00324968">
            <w:pPr>
              <w:jc w:val="center"/>
              <w:rPr>
                <w:rFonts w:asciiTheme="majorHAnsi" w:hAnsiTheme="majorHAnsi" w:cstheme="majorHAnsi"/>
              </w:rPr>
            </w:pPr>
          </w:p>
        </w:tc>
        <w:tc>
          <w:tcPr>
            <w:tcW w:w="4480" w:type="dxa"/>
            <w:tcMar>
              <w:left w:w="105" w:type="dxa"/>
              <w:right w:w="105" w:type="dxa"/>
            </w:tcMar>
          </w:tcPr>
          <w:p w14:paraId="5DC9E477" w14:textId="50FF3BA7" w:rsidR="3FDD9581" w:rsidRPr="00324968" w:rsidRDefault="3FDD9581" w:rsidP="00324968">
            <w:pPr>
              <w:jc w:val="center"/>
              <w:rPr>
                <w:sz w:val="22"/>
                <w:szCs w:val="22"/>
              </w:rPr>
            </w:pPr>
            <w:r w:rsidRPr="7C324E05">
              <w:rPr>
                <w:sz w:val="22"/>
                <w:szCs w:val="22"/>
              </w:rPr>
              <w:t>Chassis Lid (20% infill)</w:t>
            </w:r>
          </w:p>
        </w:tc>
      </w:tr>
      <w:tr w:rsidR="3FDD9581" w14:paraId="294760A2" w14:textId="77777777" w:rsidTr="00940497">
        <w:trPr>
          <w:trHeight w:val="285"/>
          <w:jc w:val="center"/>
        </w:trPr>
        <w:tc>
          <w:tcPr>
            <w:tcW w:w="4584" w:type="dxa"/>
            <w:vMerge/>
          </w:tcPr>
          <w:p w14:paraId="540666FC" w14:textId="77777777" w:rsidR="00ED5D0F" w:rsidRPr="00324968" w:rsidRDefault="00ED5D0F" w:rsidP="00324968">
            <w:pPr>
              <w:jc w:val="center"/>
              <w:rPr>
                <w:rFonts w:asciiTheme="majorHAnsi" w:hAnsiTheme="majorHAnsi" w:cstheme="majorHAnsi"/>
              </w:rPr>
            </w:pPr>
          </w:p>
        </w:tc>
        <w:tc>
          <w:tcPr>
            <w:tcW w:w="4480" w:type="dxa"/>
            <w:tcMar>
              <w:left w:w="105" w:type="dxa"/>
              <w:right w:w="105" w:type="dxa"/>
            </w:tcMar>
          </w:tcPr>
          <w:p w14:paraId="2942F431" w14:textId="1801FC7C" w:rsidR="3FDD9581" w:rsidRPr="00324968" w:rsidRDefault="3FDD9581" w:rsidP="00324968">
            <w:pPr>
              <w:jc w:val="center"/>
              <w:rPr>
                <w:sz w:val="22"/>
                <w:szCs w:val="22"/>
              </w:rPr>
            </w:pPr>
            <w:r w:rsidRPr="7C324E05">
              <w:rPr>
                <w:sz w:val="22"/>
                <w:szCs w:val="22"/>
              </w:rPr>
              <w:t>Servo camera mount (70% infill)</w:t>
            </w:r>
          </w:p>
        </w:tc>
      </w:tr>
      <w:tr w:rsidR="3FDD9581" w14:paraId="2CE7724C" w14:textId="77777777" w:rsidTr="00940497">
        <w:trPr>
          <w:trHeight w:val="285"/>
          <w:jc w:val="center"/>
        </w:trPr>
        <w:tc>
          <w:tcPr>
            <w:tcW w:w="4584" w:type="dxa"/>
            <w:vMerge w:val="restart"/>
            <w:tcMar>
              <w:left w:w="105" w:type="dxa"/>
              <w:right w:w="105" w:type="dxa"/>
            </w:tcMar>
            <w:vAlign w:val="center"/>
          </w:tcPr>
          <w:p w14:paraId="2C13E4F0" w14:textId="5488AE81" w:rsidR="3FDD9581" w:rsidRPr="00324968" w:rsidRDefault="3FDD9581" w:rsidP="00324968">
            <w:pPr>
              <w:jc w:val="center"/>
              <w:rPr>
                <w:sz w:val="22"/>
                <w:szCs w:val="22"/>
              </w:rPr>
            </w:pPr>
            <w:r w:rsidRPr="7C324E05">
              <w:rPr>
                <w:sz w:val="22"/>
                <w:szCs w:val="22"/>
              </w:rPr>
              <w:t>PETG</w:t>
            </w:r>
          </w:p>
        </w:tc>
        <w:tc>
          <w:tcPr>
            <w:tcW w:w="4480" w:type="dxa"/>
            <w:tcMar>
              <w:left w:w="105" w:type="dxa"/>
              <w:right w:w="105" w:type="dxa"/>
            </w:tcMar>
          </w:tcPr>
          <w:p w14:paraId="15BAAE57" w14:textId="2B3FD638" w:rsidR="3FDD9581" w:rsidRPr="00324968" w:rsidRDefault="3FDD9581" w:rsidP="00324968">
            <w:pPr>
              <w:jc w:val="center"/>
              <w:rPr>
                <w:sz w:val="22"/>
                <w:szCs w:val="22"/>
              </w:rPr>
            </w:pPr>
            <w:r w:rsidRPr="7C324E05">
              <w:rPr>
                <w:sz w:val="22"/>
                <w:szCs w:val="22"/>
              </w:rPr>
              <w:t>Wheels (40% infill)</w:t>
            </w:r>
          </w:p>
        </w:tc>
      </w:tr>
      <w:tr w:rsidR="3FDD9581" w14:paraId="67C6649C" w14:textId="77777777" w:rsidTr="00940497">
        <w:trPr>
          <w:trHeight w:val="345"/>
          <w:jc w:val="center"/>
        </w:trPr>
        <w:tc>
          <w:tcPr>
            <w:tcW w:w="4584" w:type="dxa"/>
            <w:vMerge/>
          </w:tcPr>
          <w:p w14:paraId="5D2F597E" w14:textId="77777777" w:rsidR="00ED5D0F" w:rsidRPr="00324968" w:rsidRDefault="00ED5D0F" w:rsidP="00324968">
            <w:pPr>
              <w:jc w:val="center"/>
              <w:rPr>
                <w:rFonts w:asciiTheme="majorHAnsi" w:hAnsiTheme="majorHAnsi" w:cstheme="majorHAnsi"/>
              </w:rPr>
            </w:pPr>
          </w:p>
        </w:tc>
        <w:tc>
          <w:tcPr>
            <w:tcW w:w="4480" w:type="dxa"/>
            <w:tcMar>
              <w:left w:w="105" w:type="dxa"/>
              <w:right w:w="105" w:type="dxa"/>
            </w:tcMar>
          </w:tcPr>
          <w:p w14:paraId="4334C8D9" w14:textId="477908FF" w:rsidR="3FDD9581" w:rsidRPr="00324968" w:rsidRDefault="3FDD9581" w:rsidP="00324968">
            <w:pPr>
              <w:jc w:val="center"/>
              <w:rPr>
                <w:sz w:val="22"/>
                <w:szCs w:val="22"/>
              </w:rPr>
            </w:pPr>
            <w:r w:rsidRPr="7C324E05">
              <w:rPr>
                <w:sz w:val="22"/>
                <w:szCs w:val="22"/>
              </w:rPr>
              <w:t>Motor Housing (40% infill)</w:t>
            </w:r>
          </w:p>
        </w:tc>
      </w:tr>
    </w:tbl>
    <w:p w14:paraId="6152206E" w14:textId="77777777" w:rsidR="002E6BB7" w:rsidRDefault="002E6BB7" w:rsidP="002E6BB7">
      <w:pPr>
        <w:tabs>
          <w:tab w:val="left" w:pos="8264"/>
        </w:tabs>
        <w:rPr>
          <w:sz w:val="22"/>
          <w:szCs w:val="22"/>
        </w:rPr>
      </w:pPr>
    </w:p>
    <w:p w14:paraId="6B0E8FBB" w14:textId="65A939A1" w:rsidR="002C2718" w:rsidRDefault="7C555C4C" w:rsidP="7C324E05">
      <w:pPr>
        <w:pStyle w:val="Heading2"/>
      </w:pPr>
      <w:bookmarkStart w:id="22" w:name="_Toc223975961"/>
      <w:r>
        <w:t>3.</w:t>
      </w:r>
      <w:r w:rsidR="7D05B6E2">
        <w:t>3</w:t>
      </w:r>
      <w:r>
        <w:t xml:space="preserve"> </w:t>
      </w:r>
      <w:r w:rsidR="002C2718">
        <w:t>Electrical Design</w:t>
      </w:r>
      <w:bookmarkEnd w:id="22"/>
      <w:r w:rsidR="002C2718">
        <w:t> </w:t>
      </w:r>
    </w:p>
    <w:p w14:paraId="779FFFCA" w14:textId="392FEACD" w:rsidR="0051363C" w:rsidRDefault="0051363C" w:rsidP="4BD377A6">
      <w:pPr>
        <w:rPr>
          <w:color w:val="000000" w:themeColor="text1"/>
          <w:sz w:val="22"/>
          <w:szCs w:val="22"/>
        </w:rPr>
      </w:pPr>
      <w:r w:rsidRPr="4BD377A6">
        <w:rPr>
          <w:color w:val="000000" w:themeColor="text1"/>
          <w:sz w:val="22"/>
          <w:szCs w:val="22"/>
        </w:rPr>
        <w:t>To provide a rigorous definition of the rover's electrical architecture, the following pin-to-pin netlist details the exact physical connections across the system. This structured approach ensures absolute clarity for both power distribution and logic routing; it explicitly maps the physical source and destination of every critical signal. By systematically documenting these hardware interfaces, the table below guarantees that the integration aligns perfectly with the finalised design specifications.</w:t>
      </w:r>
    </w:p>
    <w:p w14:paraId="735F7197" w14:textId="1ED781B5" w:rsidR="783FF691" w:rsidRDefault="783FF691" w:rsidP="4BD377A6">
      <w:pPr>
        <w:jc w:val="center"/>
      </w:pPr>
      <w:r>
        <w:rPr>
          <w:noProof/>
        </w:rPr>
        <w:drawing>
          <wp:inline distT="0" distB="0" distL="0" distR="0" wp14:anchorId="36D11C32" wp14:editId="5649C0EF">
            <wp:extent cx="6308861" cy="3443105"/>
            <wp:effectExtent l="0" t="0" r="0" b="0"/>
            <wp:docPr id="1757303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03577" name="Picture 1757303577"/>
                    <pic:cNvPicPr/>
                  </pic:nvPicPr>
                  <pic:blipFill>
                    <a:blip r:embed="rId53">
                      <a:extLst>
                        <a:ext uri="{28A0092B-C50C-407E-A947-70E740481C1C}">
                          <a14:useLocalDpi xmlns:a14="http://schemas.microsoft.com/office/drawing/2010/main"/>
                        </a:ext>
                      </a:extLst>
                    </a:blip>
                    <a:stretch>
                      <a:fillRect/>
                    </a:stretch>
                  </pic:blipFill>
                  <pic:spPr>
                    <a:xfrm>
                      <a:off x="0" y="0"/>
                      <a:ext cx="6308861" cy="3443105"/>
                    </a:xfrm>
                    <a:prstGeom prst="rect">
                      <a:avLst/>
                    </a:prstGeom>
                  </pic:spPr>
                </pic:pic>
              </a:graphicData>
            </a:graphic>
          </wp:inline>
        </w:drawing>
      </w:r>
    </w:p>
    <w:p w14:paraId="6F4A116C" w14:textId="044284ED" w:rsidR="00A71701" w:rsidRPr="0051363C" w:rsidRDefault="783FF691" w:rsidP="5CCB379C">
      <w:pPr>
        <w:jc w:val="center"/>
        <w:rPr>
          <w:b/>
          <w:color w:val="000000" w:themeColor="text1"/>
          <w:sz w:val="22"/>
          <w:szCs w:val="22"/>
        </w:rPr>
      </w:pPr>
      <w:r w:rsidRPr="5CCB379C">
        <w:rPr>
          <w:b/>
          <w:color w:val="000000" w:themeColor="text1"/>
          <w:sz w:val="22"/>
          <w:szCs w:val="22"/>
        </w:rPr>
        <w:t xml:space="preserve">Figure 17: Schematic </w:t>
      </w:r>
      <w:r w:rsidRPr="5CCB379C">
        <w:rPr>
          <w:b/>
          <w:bCs/>
          <w:color w:val="000000" w:themeColor="text1"/>
          <w:sz w:val="22"/>
          <w:szCs w:val="22"/>
        </w:rPr>
        <w:t>of Electrical Components</w:t>
      </w:r>
    </w:p>
    <w:p w14:paraId="5E3B7F77" w14:textId="39B34C01" w:rsidR="5CCB379C" w:rsidRDefault="5CCB379C" w:rsidP="5CCB379C">
      <w:pPr>
        <w:jc w:val="center"/>
        <w:rPr>
          <w:b/>
          <w:bCs/>
          <w:color w:val="000000" w:themeColor="text1"/>
          <w:sz w:val="22"/>
          <w:szCs w:val="22"/>
        </w:rPr>
      </w:pPr>
    </w:p>
    <w:p w14:paraId="4D867FAA" w14:textId="5C634327" w:rsidR="00A122B0" w:rsidRPr="00A122B0" w:rsidRDefault="00A122B0" w:rsidP="00A122B0">
      <w:pPr>
        <w:jc w:val="center"/>
        <w:rPr>
          <w:b/>
          <w:color w:val="000000" w:themeColor="text1"/>
          <w:sz w:val="22"/>
          <w:szCs w:val="22"/>
        </w:rPr>
      </w:pPr>
      <w:r w:rsidRPr="7C324E05">
        <w:rPr>
          <w:b/>
          <w:color w:val="000000" w:themeColor="text1"/>
          <w:sz w:val="22"/>
          <w:szCs w:val="22"/>
        </w:rPr>
        <w:t xml:space="preserve">Table </w:t>
      </w:r>
      <w:r w:rsidR="00516619">
        <w:rPr>
          <w:b/>
          <w:color w:val="000000" w:themeColor="text1"/>
          <w:sz w:val="22"/>
          <w:szCs w:val="22"/>
        </w:rPr>
        <w:t>11</w:t>
      </w:r>
      <w:r w:rsidRPr="7C324E05">
        <w:rPr>
          <w:b/>
          <w:color w:val="000000" w:themeColor="text1"/>
          <w:sz w:val="22"/>
          <w:szCs w:val="22"/>
        </w:rPr>
        <w:t xml:space="preserve">: </w:t>
      </w:r>
      <w:r w:rsidR="00F016D6" w:rsidRPr="00F016D6">
        <w:rPr>
          <w:b/>
          <w:color w:val="000000" w:themeColor="text1"/>
          <w:sz w:val="22"/>
          <w:szCs w:val="22"/>
        </w:rPr>
        <w:t>Pin-to-Pin System Netlist</w:t>
      </w:r>
    </w:p>
    <w:tbl>
      <w:tblPr>
        <w:tblStyle w:val="TableGrid"/>
        <w:tblW w:w="9209" w:type="dxa"/>
        <w:tblLook w:val="04A0" w:firstRow="1" w:lastRow="0" w:firstColumn="1" w:lastColumn="0" w:noHBand="0" w:noVBand="1"/>
      </w:tblPr>
      <w:tblGrid>
        <w:gridCol w:w="1582"/>
        <w:gridCol w:w="1503"/>
        <w:gridCol w:w="1585"/>
        <w:gridCol w:w="1503"/>
        <w:gridCol w:w="1605"/>
        <w:gridCol w:w="1431"/>
      </w:tblGrid>
      <w:tr w:rsidR="00A122B0" w:rsidRPr="002C517D" w14:paraId="5742E851" w14:textId="77777777" w:rsidTr="34FF27A2">
        <w:trPr>
          <w:trHeight w:val="795"/>
        </w:trPr>
        <w:tc>
          <w:tcPr>
            <w:tcW w:w="0" w:type="auto"/>
            <w:hideMark/>
          </w:tcPr>
          <w:p w14:paraId="5C1FAC4D"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Subsystem</w:t>
            </w:r>
          </w:p>
        </w:tc>
        <w:tc>
          <w:tcPr>
            <w:tcW w:w="0" w:type="auto"/>
            <w:hideMark/>
          </w:tcPr>
          <w:p w14:paraId="4621DF36"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Source Component</w:t>
            </w:r>
          </w:p>
        </w:tc>
        <w:tc>
          <w:tcPr>
            <w:tcW w:w="0" w:type="auto"/>
            <w:hideMark/>
          </w:tcPr>
          <w:p w14:paraId="1C7D0145"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Source Pin/Terminal</w:t>
            </w:r>
          </w:p>
        </w:tc>
        <w:tc>
          <w:tcPr>
            <w:tcW w:w="0" w:type="auto"/>
            <w:hideMark/>
          </w:tcPr>
          <w:p w14:paraId="02A68811"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Destination Component</w:t>
            </w:r>
          </w:p>
        </w:tc>
        <w:tc>
          <w:tcPr>
            <w:tcW w:w="0" w:type="auto"/>
            <w:hideMark/>
          </w:tcPr>
          <w:p w14:paraId="49BE990A"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Destination Pin/Terminal</w:t>
            </w:r>
          </w:p>
        </w:tc>
        <w:tc>
          <w:tcPr>
            <w:tcW w:w="1431" w:type="dxa"/>
            <w:hideMark/>
          </w:tcPr>
          <w:p w14:paraId="3001FC90"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Signal / Notes</w:t>
            </w:r>
          </w:p>
        </w:tc>
      </w:tr>
      <w:tr w:rsidR="00A122B0" w:rsidRPr="002C517D" w14:paraId="378DF7FB" w14:textId="77777777" w:rsidTr="00A122B0">
        <w:tc>
          <w:tcPr>
            <w:tcW w:w="0" w:type="auto"/>
            <w:hideMark/>
          </w:tcPr>
          <w:p w14:paraId="3CD75A9F"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Power Distribution</w:t>
            </w:r>
          </w:p>
        </w:tc>
        <w:tc>
          <w:tcPr>
            <w:tcW w:w="0" w:type="auto"/>
            <w:hideMark/>
          </w:tcPr>
          <w:p w14:paraId="2CBC4E85" w14:textId="77777777" w:rsidR="00A122B0" w:rsidRPr="002C517D" w:rsidRDefault="00A122B0" w:rsidP="00A122B0">
            <w:pPr>
              <w:jc w:val="center"/>
              <w:rPr>
                <w:sz w:val="20"/>
                <w:szCs w:val="20"/>
              </w:rPr>
            </w:pPr>
            <w:r w:rsidRPr="002C517D">
              <w:rPr>
                <w:sz w:val="20"/>
                <w:szCs w:val="20"/>
              </w:rPr>
              <w:t>3S LiPo Battery</w:t>
            </w:r>
          </w:p>
        </w:tc>
        <w:tc>
          <w:tcPr>
            <w:tcW w:w="0" w:type="auto"/>
            <w:hideMark/>
          </w:tcPr>
          <w:p w14:paraId="4F1D061A" w14:textId="77777777" w:rsidR="00A122B0" w:rsidRPr="002C517D" w:rsidRDefault="00A122B0" w:rsidP="00A122B0">
            <w:pPr>
              <w:jc w:val="center"/>
              <w:rPr>
                <w:sz w:val="20"/>
                <w:szCs w:val="20"/>
              </w:rPr>
            </w:pPr>
            <w:r w:rsidRPr="002C517D">
              <w:rPr>
                <w:sz w:val="20"/>
                <w:szCs w:val="20"/>
              </w:rPr>
              <w:t>Pack Positive (+)</w:t>
            </w:r>
          </w:p>
        </w:tc>
        <w:tc>
          <w:tcPr>
            <w:tcW w:w="0" w:type="auto"/>
            <w:hideMark/>
          </w:tcPr>
          <w:p w14:paraId="277FFFB8" w14:textId="77777777" w:rsidR="00A122B0" w:rsidRPr="002C517D" w:rsidRDefault="00A122B0" w:rsidP="00A122B0">
            <w:pPr>
              <w:jc w:val="center"/>
              <w:rPr>
                <w:sz w:val="20"/>
                <w:szCs w:val="20"/>
              </w:rPr>
            </w:pPr>
            <w:r w:rsidRPr="002C517D">
              <w:rPr>
                <w:sz w:val="20"/>
                <w:szCs w:val="20"/>
              </w:rPr>
              <w:t>40A BMS</w:t>
            </w:r>
          </w:p>
        </w:tc>
        <w:tc>
          <w:tcPr>
            <w:tcW w:w="0" w:type="auto"/>
            <w:hideMark/>
          </w:tcPr>
          <w:p w14:paraId="7481FB60" w14:textId="77777777" w:rsidR="00A122B0" w:rsidRPr="002C517D" w:rsidRDefault="00A122B0" w:rsidP="00A122B0">
            <w:pPr>
              <w:jc w:val="center"/>
              <w:rPr>
                <w:sz w:val="20"/>
                <w:szCs w:val="20"/>
              </w:rPr>
            </w:pPr>
            <w:r w:rsidRPr="002C517D">
              <w:rPr>
                <w:sz w:val="20"/>
                <w:szCs w:val="20"/>
              </w:rPr>
              <w:t>B+ / Input</w:t>
            </w:r>
          </w:p>
        </w:tc>
        <w:tc>
          <w:tcPr>
            <w:tcW w:w="1431" w:type="dxa"/>
            <w:hideMark/>
          </w:tcPr>
          <w:p w14:paraId="3995814B" w14:textId="77777777" w:rsidR="00A122B0" w:rsidRPr="002C517D" w:rsidRDefault="00A122B0" w:rsidP="00A122B0">
            <w:pPr>
              <w:jc w:val="center"/>
              <w:rPr>
                <w:sz w:val="20"/>
                <w:szCs w:val="20"/>
              </w:rPr>
            </w:pPr>
            <w:r w:rsidRPr="002C517D">
              <w:rPr>
                <w:sz w:val="20"/>
                <w:szCs w:val="20"/>
              </w:rPr>
              <w:t>Raw 11.1V battery power</w:t>
            </w:r>
          </w:p>
        </w:tc>
      </w:tr>
      <w:tr w:rsidR="00A122B0" w:rsidRPr="002C517D" w14:paraId="07171D37" w14:textId="77777777" w:rsidTr="00A122B0">
        <w:tc>
          <w:tcPr>
            <w:tcW w:w="0" w:type="auto"/>
            <w:hideMark/>
          </w:tcPr>
          <w:p w14:paraId="5C6F3AF0"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Power Distribution</w:t>
            </w:r>
          </w:p>
        </w:tc>
        <w:tc>
          <w:tcPr>
            <w:tcW w:w="0" w:type="auto"/>
            <w:hideMark/>
          </w:tcPr>
          <w:p w14:paraId="3234F277" w14:textId="77777777" w:rsidR="00A122B0" w:rsidRPr="002C517D" w:rsidRDefault="00A122B0" w:rsidP="00A122B0">
            <w:pPr>
              <w:jc w:val="center"/>
              <w:rPr>
                <w:sz w:val="20"/>
                <w:szCs w:val="20"/>
              </w:rPr>
            </w:pPr>
            <w:r w:rsidRPr="002C517D">
              <w:rPr>
                <w:sz w:val="20"/>
                <w:szCs w:val="20"/>
              </w:rPr>
              <w:t>3S LiPo Battery</w:t>
            </w:r>
          </w:p>
        </w:tc>
        <w:tc>
          <w:tcPr>
            <w:tcW w:w="0" w:type="auto"/>
            <w:hideMark/>
          </w:tcPr>
          <w:p w14:paraId="34467A93" w14:textId="77777777" w:rsidR="00A122B0" w:rsidRPr="002C517D" w:rsidRDefault="00A122B0" w:rsidP="00A122B0">
            <w:pPr>
              <w:jc w:val="center"/>
              <w:rPr>
                <w:sz w:val="20"/>
                <w:szCs w:val="20"/>
              </w:rPr>
            </w:pPr>
            <w:r w:rsidRPr="002C517D">
              <w:rPr>
                <w:sz w:val="20"/>
                <w:szCs w:val="20"/>
              </w:rPr>
              <w:t>Pack Negative (-)</w:t>
            </w:r>
          </w:p>
        </w:tc>
        <w:tc>
          <w:tcPr>
            <w:tcW w:w="0" w:type="auto"/>
            <w:hideMark/>
          </w:tcPr>
          <w:p w14:paraId="0ED92DDA" w14:textId="77777777" w:rsidR="00A122B0" w:rsidRPr="002C517D" w:rsidRDefault="00A122B0" w:rsidP="00A122B0">
            <w:pPr>
              <w:jc w:val="center"/>
              <w:rPr>
                <w:sz w:val="20"/>
                <w:szCs w:val="20"/>
              </w:rPr>
            </w:pPr>
            <w:r w:rsidRPr="002C517D">
              <w:rPr>
                <w:sz w:val="20"/>
                <w:szCs w:val="20"/>
              </w:rPr>
              <w:t>40A BMS</w:t>
            </w:r>
          </w:p>
        </w:tc>
        <w:tc>
          <w:tcPr>
            <w:tcW w:w="0" w:type="auto"/>
            <w:hideMark/>
          </w:tcPr>
          <w:p w14:paraId="3CC0AC82" w14:textId="77777777" w:rsidR="00A122B0" w:rsidRPr="002C517D" w:rsidRDefault="00A122B0" w:rsidP="00A122B0">
            <w:pPr>
              <w:jc w:val="center"/>
              <w:rPr>
                <w:sz w:val="20"/>
                <w:szCs w:val="20"/>
              </w:rPr>
            </w:pPr>
            <w:r w:rsidRPr="002C517D">
              <w:rPr>
                <w:sz w:val="20"/>
                <w:szCs w:val="20"/>
              </w:rPr>
              <w:t>B- / Input</w:t>
            </w:r>
          </w:p>
        </w:tc>
        <w:tc>
          <w:tcPr>
            <w:tcW w:w="1431" w:type="dxa"/>
            <w:hideMark/>
          </w:tcPr>
          <w:p w14:paraId="46A6C66D" w14:textId="77777777" w:rsidR="00A122B0" w:rsidRPr="002C517D" w:rsidRDefault="00A122B0" w:rsidP="00A122B0">
            <w:pPr>
              <w:jc w:val="center"/>
              <w:rPr>
                <w:sz w:val="20"/>
                <w:szCs w:val="20"/>
              </w:rPr>
            </w:pPr>
            <w:r w:rsidRPr="002C517D">
              <w:rPr>
                <w:sz w:val="20"/>
                <w:szCs w:val="20"/>
              </w:rPr>
              <w:t>System ground</w:t>
            </w:r>
          </w:p>
        </w:tc>
      </w:tr>
      <w:tr w:rsidR="00A122B0" w:rsidRPr="002C517D" w14:paraId="5B2E3D23" w14:textId="77777777" w:rsidTr="00A122B0">
        <w:tc>
          <w:tcPr>
            <w:tcW w:w="0" w:type="auto"/>
            <w:hideMark/>
          </w:tcPr>
          <w:p w14:paraId="1CC883C0"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Power Distribution</w:t>
            </w:r>
          </w:p>
        </w:tc>
        <w:tc>
          <w:tcPr>
            <w:tcW w:w="0" w:type="auto"/>
            <w:hideMark/>
          </w:tcPr>
          <w:p w14:paraId="53731C23" w14:textId="77777777" w:rsidR="00A122B0" w:rsidRPr="002C517D" w:rsidRDefault="00A122B0" w:rsidP="00A122B0">
            <w:pPr>
              <w:jc w:val="center"/>
              <w:rPr>
                <w:sz w:val="20"/>
                <w:szCs w:val="20"/>
              </w:rPr>
            </w:pPr>
            <w:r w:rsidRPr="002C517D">
              <w:rPr>
                <w:sz w:val="20"/>
                <w:szCs w:val="20"/>
              </w:rPr>
              <w:t>40A BMS</w:t>
            </w:r>
          </w:p>
        </w:tc>
        <w:tc>
          <w:tcPr>
            <w:tcW w:w="0" w:type="auto"/>
            <w:hideMark/>
          </w:tcPr>
          <w:p w14:paraId="020B5E2F" w14:textId="77777777" w:rsidR="00A122B0" w:rsidRPr="002C517D" w:rsidRDefault="00A122B0" w:rsidP="00A122B0">
            <w:pPr>
              <w:jc w:val="center"/>
              <w:rPr>
                <w:sz w:val="20"/>
                <w:szCs w:val="20"/>
              </w:rPr>
            </w:pPr>
            <w:r w:rsidRPr="002C517D">
              <w:rPr>
                <w:sz w:val="20"/>
                <w:szCs w:val="20"/>
              </w:rPr>
              <w:t>P+ (Output)</w:t>
            </w:r>
          </w:p>
        </w:tc>
        <w:tc>
          <w:tcPr>
            <w:tcW w:w="0" w:type="auto"/>
            <w:hideMark/>
          </w:tcPr>
          <w:p w14:paraId="0928E108" w14:textId="77777777" w:rsidR="00A122B0" w:rsidRPr="002C517D" w:rsidRDefault="00A122B0" w:rsidP="00A122B0">
            <w:pPr>
              <w:jc w:val="center"/>
              <w:rPr>
                <w:sz w:val="20"/>
                <w:szCs w:val="20"/>
              </w:rPr>
            </w:pPr>
            <w:r w:rsidRPr="002C517D">
              <w:rPr>
                <w:sz w:val="20"/>
                <w:szCs w:val="20"/>
              </w:rPr>
              <w:t>SPST Latching Switch</w:t>
            </w:r>
          </w:p>
        </w:tc>
        <w:tc>
          <w:tcPr>
            <w:tcW w:w="0" w:type="auto"/>
            <w:hideMark/>
          </w:tcPr>
          <w:p w14:paraId="004DACFB" w14:textId="77777777" w:rsidR="00A122B0" w:rsidRPr="002C517D" w:rsidRDefault="00A122B0" w:rsidP="00A122B0">
            <w:pPr>
              <w:jc w:val="center"/>
              <w:rPr>
                <w:sz w:val="20"/>
                <w:szCs w:val="20"/>
              </w:rPr>
            </w:pPr>
            <w:r w:rsidRPr="002C517D">
              <w:rPr>
                <w:sz w:val="20"/>
                <w:szCs w:val="20"/>
              </w:rPr>
              <w:t>Terminal 1</w:t>
            </w:r>
          </w:p>
        </w:tc>
        <w:tc>
          <w:tcPr>
            <w:tcW w:w="1431" w:type="dxa"/>
            <w:hideMark/>
          </w:tcPr>
          <w:p w14:paraId="3EF1BEB7" w14:textId="77777777" w:rsidR="00A122B0" w:rsidRPr="002C517D" w:rsidRDefault="00A122B0" w:rsidP="00A122B0">
            <w:pPr>
              <w:jc w:val="center"/>
              <w:rPr>
                <w:sz w:val="20"/>
                <w:szCs w:val="20"/>
              </w:rPr>
            </w:pPr>
            <w:r w:rsidRPr="002C517D">
              <w:rPr>
                <w:sz w:val="20"/>
                <w:szCs w:val="20"/>
              </w:rPr>
              <w:t>Main 12V rail isolation</w:t>
            </w:r>
          </w:p>
        </w:tc>
      </w:tr>
      <w:tr w:rsidR="00A122B0" w:rsidRPr="002C517D" w14:paraId="6EF43543" w14:textId="77777777" w:rsidTr="00A122B0">
        <w:tc>
          <w:tcPr>
            <w:tcW w:w="0" w:type="auto"/>
            <w:hideMark/>
          </w:tcPr>
          <w:p w14:paraId="17EC5410"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Power Distribution</w:t>
            </w:r>
          </w:p>
        </w:tc>
        <w:tc>
          <w:tcPr>
            <w:tcW w:w="0" w:type="auto"/>
            <w:hideMark/>
          </w:tcPr>
          <w:p w14:paraId="6061B650" w14:textId="77777777" w:rsidR="00A122B0" w:rsidRPr="002C517D" w:rsidRDefault="00A122B0" w:rsidP="00A122B0">
            <w:pPr>
              <w:jc w:val="center"/>
              <w:rPr>
                <w:sz w:val="20"/>
                <w:szCs w:val="20"/>
              </w:rPr>
            </w:pPr>
            <w:r w:rsidRPr="002C517D">
              <w:rPr>
                <w:sz w:val="20"/>
                <w:szCs w:val="20"/>
              </w:rPr>
              <w:t>SPST Latching Switch</w:t>
            </w:r>
          </w:p>
        </w:tc>
        <w:tc>
          <w:tcPr>
            <w:tcW w:w="0" w:type="auto"/>
            <w:hideMark/>
          </w:tcPr>
          <w:p w14:paraId="1F9C065D" w14:textId="77777777" w:rsidR="00A122B0" w:rsidRPr="002C517D" w:rsidRDefault="00A122B0" w:rsidP="00A122B0">
            <w:pPr>
              <w:jc w:val="center"/>
              <w:rPr>
                <w:sz w:val="20"/>
                <w:szCs w:val="20"/>
              </w:rPr>
            </w:pPr>
            <w:r w:rsidRPr="002C517D">
              <w:rPr>
                <w:sz w:val="20"/>
                <w:szCs w:val="20"/>
              </w:rPr>
              <w:t>Terminal 2</w:t>
            </w:r>
          </w:p>
        </w:tc>
        <w:tc>
          <w:tcPr>
            <w:tcW w:w="0" w:type="auto"/>
            <w:hideMark/>
          </w:tcPr>
          <w:p w14:paraId="3FACD575" w14:textId="77777777" w:rsidR="00A122B0" w:rsidRPr="002C517D" w:rsidRDefault="00A122B0" w:rsidP="00A122B0">
            <w:pPr>
              <w:jc w:val="center"/>
              <w:rPr>
                <w:sz w:val="20"/>
                <w:szCs w:val="20"/>
              </w:rPr>
            </w:pPr>
            <w:r w:rsidRPr="002C517D">
              <w:rPr>
                <w:sz w:val="20"/>
                <w:szCs w:val="20"/>
              </w:rPr>
              <w:t>Primary 12V Net</w:t>
            </w:r>
          </w:p>
        </w:tc>
        <w:tc>
          <w:tcPr>
            <w:tcW w:w="0" w:type="auto"/>
            <w:hideMark/>
          </w:tcPr>
          <w:p w14:paraId="6485C1C4" w14:textId="77777777" w:rsidR="00A122B0" w:rsidRPr="002C517D" w:rsidRDefault="00A122B0" w:rsidP="00A122B0">
            <w:pPr>
              <w:jc w:val="center"/>
              <w:rPr>
                <w:sz w:val="20"/>
                <w:szCs w:val="20"/>
              </w:rPr>
            </w:pPr>
            <w:r w:rsidRPr="002C517D">
              <w:rPr>
                <w:sz w:val="20"/>
                <w:szCs w:val="20"/>
              </w:rPr>
              <w:t>VCC Junction</w:t>
            </w:r>
          </w:p>
        </w:tc>
        <w:tc>
          <w:tcPr>
            <w:tcW w:w="1431" w:type="dxa"/>
            <w:hideMark/>
          </w:tcPr>
          <w:p w14:paraId="7A677B5A" w14:textId="77777777" w:rsidR="00A122B0" w:rsidRPr="002C517D" w:rsidRDefault="00A122B0" w:rsidP="00A122B0">
            <w:pPr>
              <w:jc w:val="center"/>
              <w:rPr>
                <w:sz w:val="20"/>
                <w:szCs w:val="20"/>
              </w:rPr>
            </w:pPr>
            <w:r w:rsidRPr="002C517D">
              <w:rPr>
                <w:sz w:val="20"/>
                <w:szCs w:val="20"/>
              </w:rPr>
              <w:t xml:space="preserve">Switched 12V to </w:t>
            </w:r>
            <w:r w:rsidRPr="00A122B0">
              <w:rPr>
                <w:sz w:val="20"/>
                <w:szCs w:val="20"/>
              </w:rPr>
              <w:t xml:space="preserve">the </w:t>
            </w:r>
            <w:r w:rsidRPr="002C517D">
              <w:rPr>
                <w:sz w:val="20"/>
                <w:szCs w:val="20"/>
              </w:rPr>
              <w:t>system</w:t>
            </w:r>
          </w:p>
        </w:tc>
      </w:tr>
      <w:tr w:rsidR="00A122B0" w:rsidRPr="002C517D" w14:paraId="059173A5" w14:textId="77777777" w:rsidTr="00A122B0">
        <w:tc>
          <w:tcPr>
            <w:tcW w:w="0" w:type="auto"/>
            <w:hideMark/>
          </w:tcPr>
          <w:p w14:paraId="29AC3810"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Power Distribution</w:t>
            </w:r>
          </w:p>
        </w:tc>
        <w:tc>
          <w:tcPr>
            <w:tcW w:w="0" w:type="auto"/>
            <w:hideMark/>
          </w:tcPr>
          <w:p w14:paraId="4EEF86DE" w14:textId="77777777" w:rsidR="00A122B0" w:rsidRPr="002C517D" w:rsidRDefault="00A122B0" w:rsidP="00A122B0">
            <w:pPr>
              <w:jc w:val="center"/>
              <w:rPr>
                <w:sz w:val="20"/>
                <w:szCs w:val="20"/>
              </w:rPr>
            </w:pPr>
            <w:r w:rsidRPr="002C517D">
              <w:rPr>
                <w:sz w:val="20"/>
                <w:szCs w:val="20"/>
              </w:rPr>
              <w:t>Primary 12V Net</w:t>
            </w:r>
          </w:p>
        </w:tc>
        <w:tc>
          <w:tcPr>
            <w:tcW w:w="0" w:type="auto"/>
            <w:hideMark/>
          </w:tcPr>
          <w:p w14:paraId="5615D04F" w14:textId="77777777" w:rsidR="00A122B0" w:rsidRPr="002C517D" w:rsidRDefault="00A122B0" w:rsidP="00A122B0">
            <w:pPr>
              <w:jc w:val="center"/>
              <w:rPr>
                <w:sz w:val="20"/>
                <w:szCs w:val="20"/>
              </w:rPr>
            </w:pPr>
            <w:r w:rsidRPr="002C517D">
              <w:rPr>
                <w:sz w:val="20"/>
                <w:szCs w:val="20"/>
              </w:rPr>
              <w:t>VCC Junction</w:t>
            </w:r>
          </w:p>
        </w:tc>
        <w:tc>
          <w:tcPr>
            <w:tcW w:w="0" w:type="auto"/>
            <w:hideMark/>
          </w:tcPr>
          <w:p w14:paraId="1DE5427D" w14:textId="77777777" w:rsidR="00A122B0" w:rsidRPr="002C517D" w:rsidRDefault="00A122B0" w:rsidP="00A122B0">
            <w:pPr>
              <w:jc w:val="center"/>
              <w:rPr>
                <w:sz w:val="20"/>
                <w:szCs w:val="20"/>
              </w:rPr>
            </w:pPr>
            <w:r w:rsidRPr="002C517D">
              <w:rPr>
                <w:sz w:val="20"/>
                <w:szCs w:val="20"/>
              </w:rPr>
              <w:t>MDD10A Motor Driver</w:t>
            </w:r>
          </w:p>
        </w:tc>
        <w:tc>
          <w:tcPr>
            <w:tcW w:w="0" w:type="auto"/>
            <w:hideMark/>
          </w:tcPr>
          <w:p w14:paraId="7F347C70" w14:textId="77777777" w:rsidR="00A122B0" w:rsidRPr="002C517D" w:rsidRDefault="00A122B0" w:rsidP="00A122B0">
            <w:pPr>
              <w:jc w:val="center"/>
              <w:rPr>
                <w:sz w:val="20"/>
                <w:szCs w:val="20"/>
              </w:rPr>
            </w:pPr>
            <w:r w:rsidRPr="002C517D">
              <w:rPr>
                <w:sz w:val="20"/>
                <w:szCs w:val="20"/>
              </w:rPr>
              <w:t>B+</w:t>
            </w:r>
          </w:p>
        </w:tc>
        <w:tc>
          <w:tcPr>
            <w:tcW w:w="1431" w:type="dxa"/>
            <w:hideMark/>
          </w:tcPr>
          <w:p w14:paraId="1B96DC63" w14:textId="77777777" w:rsidR="00A122B0" w:rsidRPr="002C517D" w:rsidRDefault="00A122B0" w:rsidP="00A122B0">
            <w:pPr>
              <w:jc w:val="center"/>
              <w:rPr>
                <w:sz w:val="20"/>
                <w:szCs w:val="20"/>
              </w:rPr>
            </w:pPr>
            <w:r w:rsidRPr="002C517D">
              <w:rPr>
                <w:sz w:val="20"/>
                <w:szCs w:val="20"/>
              </w:rPr>
              <w:t>Motor power supply</w:t>
            </w:r>
          </w:p>
        </w:tc>
      </w:tr>
      <w:tr w:rsidR="00A122B0" w:rsidRPr="002C517D" w14:paraId="7A247885" w14:textId="77777777" w:rsidTr="00A122B0">
        <w:tc>
          <w:tcPr>
            <w:tcW w:w="0" w:type="auto"/>
            <w:hideMark/>
          </w:tcPr>
          <w:p w14:paraId="380E44D4"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Power Distribution</w:t>
            </w:r>
          </w:p>
        </w:tc>
        <w:tc>
          <w:tcPr>
            <w:tcW w:w="0" w:type="auto"/>
            <w:hideMark/>
          </w:tcPr>
          <w:p w14:paraId="16734239" w14:textId="77777777" w:rsidR="00A122B0" w:rsidRPr="002C517D" w:rsidRDefault="00A122B0" w:rsidP="00A122B0">
            <w:pPr>
              <w:jc w:val="center"/>
              <w:rPr>
                <w:sz w:val="20"/>
                <w:szCs w:val="20"/>
              </w:rPr>
            </w:pPr>
            <w:r w:rsidRPr="002C517D">
              <w:rPr>
                <w:sz w:val="20"/>
                <w:szCs w:val="20"/>
              </w:rPr>
              <w:t>Primary 12V Net</w:t>
            </w:r>
          </w:p>
        </w:tc>
        <w:tc>
          <w:tcPr>
            <w:tcW w:w="0" w:type="auto"/>
            <w:hideMark/>
          </w:tcPr>
          <w:p w14:paraId="5EC049F0" w14:textId="77777777" w:rsidR="00A122B0" w:rsidRPr="002C517D" w:rsidRDefault="00A122B0" w:rsidP="00A122B0">
            <w:pPr>
              <w:jc w:val="center"/>
              <w:rPr>
                <w:sz w:val="20"/>
                <w:szCs w:val="20"/>
              </w:rPr>
            </w:pPr>
            <w:r w:rsidRPr="002C517D">
              <w:rPr>
                <w:sz w:val="20"/>
                <w:szCs w:val="20"/>
              </w:rPr>
              <w:t>VCC Junction</w:t>
            </w:r>
          </w:p>
        </w:tc>
        <w:tc>
          <w:tcPr>
            <w:tcW w:w="0" w:type="auto"/>
            <w:hideMark/>
          </w:tcPr>
          <w:p w14:paraId="11E17619" w14:textId="77777777" w:rsidR="00A122B0" w:rsidRPr="002C517D" w:rsidRDefault="00A122B0" w:rsidP="00A122B0">
            <w:pPr>
              <w:jc w:val="center"/>
              <w:rPr>
                <w:sz w:val="20"/>
                <w:szCs w:val="20"/>
              </w:rPr>
            </w:pPr>
            <w:r w:rsidRPr="002C517D">
              <w:rPr>
                <w:sz w:val="20"/>
                <w:szCs w:val="20"/>
              </w:rPr>
              <w:t>8A DC-DC Buck Converter</w:t>
            </w:r>
          </w:p>
        </w:tc>
        <w:tc>
          <w:tcPr>
            <w:tcW w:w="0" w:type="auto"/>
            <w:hideMark/>
          </w:tcPr>
          <w:p w14:paraId="117C64DE" w14:textId="77777777" w:rsidR="00A122B0" w:rsidRPr="002C517D" w:rsidRDefault="00A122B0" w:rsidP="00A122B0">
            <w:pPr>
              <w:jc w:val="center"/>
              <w:rPr>
                <w:sz w:val="20"/>
                <w:szCs w:val="20"/>
              </w:rPr>
            </w:pPr>
            <w:r w:rsidRPr="002C517D">
              <w:rPr>
                <w:sz w:val="20"/>
                <w:szCs w:val="20"/>
              </w:rPr>
              <w:t>IN+</w:t>
            </w:r>
          </w:p>
        </w:tc>
        <w:tc>
          <w:tcPr>
            <w:tcW w:w="1431" w:type="dxa"/>
            <w:hideMark/>
          </w:tcPr>
          <w:p w14:paraId="6C364C92" w14:textId="77777777" w:rsidR="00A122B0" w:rsidRPr="002C517D" w:rsidRDefault="00A122B0" w:rsidP="00A122B0">
            <w:pPr>
              <w:jc w:val="center"/>
              <w:rPr>
                <w:sz w:val="20"/>
                <w:szCs w:val="20"/>
              </w:rPr>
            </w:pPr>
            <w:r w:rsidRPr="002C517D">
              <w:rPr>
                <w:sz w:val="20"/>
                <w:szCs w:val="20"/>
              </w:rPr>
              <w:t>Main logic power source</w:t>
            </w:r>
          </w:p>
        </w:tc>
      </w:tr>
      <w:tr w:rsidR="00A122B0" w:rsidRPr="002C517D" w14:paraId="7E1F4A3D" w14:textId="77777777" w:rsidTr="00A122B0">
        <w:tc>
          <w:tcPr>
            <w:tcW w:w="0" w:type="auto"/>
            <w:hideMark/>
          </w:tcPr>
          <w:p w14:paraId="64306D57"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Power Distribution</w:t>
            </w:r>
          </w:p>
        </w:tc>
        <w:tc>
          <w:tcPr>
            <w:tcW w:w="0" w:type="auto"/>
            <w:hideMark/>
          </w:tcPr>
          <w:p w14:paraId="30DF9985" w14:textId="77777777" w:rsidR="00A122B0" w:rsidRPr="002C517D" w:rsidRDefault="00A122B0" w:rsidP="00A122B0">
            <w:pPr>
              <w:jc w:val="center"/>
              <w:rPr>
                <w:sz w:val="20"/>
                <w:szCs w:val="20"/>
              </w:rPr>
            </w:pPr>
            <w:r w:rsidRPr="002C517D">
              <w:rPr>
                <w:sz w:val="20"/>
                <w:szCs w:val="20"/>
              </w:rPr>
              <w:t>Primary 12V Net</w:t>
            </w:r>
          </w:p>
        </w:tc>
        <w:tc>
          <w:tcPr>
            <w:tcW w:w="0" w:type="auto"/>
            <w:hideMark/>
          </w:tcPr>
          <w:p w14:paraId="0D1140E9" w14:textId="77777777" w:rsidR="00A122B0" w:rsidRPr="002C517D" w:rsidRDefault="00A122B0" w:rsidP="00A122B0">
            <w:pPr>
              <w:jc w:val="center"/>
              <w:rPr>
                <w:sz w:val="20"/>
                <w:szCs w:val="20"/>
              </w:rPr>
            </w:pPr>
            <w:r w:rsidRPr="002C517D">
              <w:rPr>
                <w:sz w:val="20"/>
                <w:szCs w:val="20"/>
              </w:rPr>
              <w:t>VCC Junction</w:t>
            </w:r>
          </w:p>
        </w:tc>
        <w:tc>
          <w:tcPr>
            <w:tcW w:w="0" w:type="auto"/>
            <w:hideMark/>
          </w:tcPr>
          <w:p w14:paraId="69F3E9F5" w14:textId="77777777" w:rsidR="00A122B0" w:rsidRPr="002C517D" w:rsidRDefault="00A122B0" w:rsidP="00A122B0">
            <w:pPr>
              <w:jc w:val="center"/>
              <w:rPr>
                <w:sz w:val="20"/>
                <w:szCs w:val="20"/>
              </w:rPr>
            </w:pPr>
            <w:r w:rsidRPr="002C517D">
              <w:rPr>
                <w:sz w:val="20"/>
                <w:szCs w:val="20"/>
              </w:rPr>
              <w:t>3A UBEC Step-Down</w:t>
            </w:r>
          </w:p>
        </w:tc>
        <w:tc>
          <w:tcPr>
            <w:tcW w:w="0" w:type="auto"/>
            <w:hideMark/>
          </w:tcPr>
          <w:p w14:paraId="4D634880" w14:textId="77777777" w:rsidR="00A122B0" w:rsidRPr="002C517D" w:rsidRDefault="00A122B0" w:rsidP="00A122B0">
            <w:pPr>
              <w:jc w:val="center"/>
              <w:rPr>
                <w:sz w:val="20"/>
                <w:szCs w:val="20"/>
              </w:rPr>
            </w:pPr>
            <w:r w:rsidRPr="002C517D">
              <w:rPr>
                <w:sz w:val="20"/>
                <w:szCs w:val="20"/>
              </w:rPr>
              <w:t>IN+</w:t>
            </w:r>
          </w:p>
        </w:tc>
        <w:tc>
          <w:tcPr>
            <w:tcW w:w="1431" w:type="dxa"/>
            <w:hideMark/>
          </w:tcPr>
          <w:p w14:paraId="74E130EF" w14:textId="77777777" w:rsidR="00A122B0" w:rsidRPr="002C517D" w:rsidRDefault="00A122B0" w:rsidP="00A122B0">
            <w:pPr>
              <w:jc w:val="center"/>
              <w:rPr>
                <w:sz w:val="20"/>
                <w:szCs w:val="20"/>
              </w:rPr>
            </w:pPr>
            <w:r w:rsidRPr="002C517D">
              <w:rPr>
                <w:sz w:val="20"/>
                <w:szCs w:val="20"/>
              </w:rPr>
              <w:t>Isolated servo power</w:t>
            </w:r>
          </w:p>
        </w:tc>
      </w:tr>
      <w:tr w:rsidR="00A122B0" w:rsidRPr="002C517D" w14:paraId="492984BD" w14:textId="77777777" w:rsidTr="00A122B0">
        <w:tc>
          <w:tcPr>
            <w:tcW w:w="0" w:type="auto"/>
            <w:hideMark/>
          </w:tcPr>
          <w:p w14:paraId="11700B76"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Logic Power</w:t>
            </w:r>
          </w:p>
        </w:tc>
        <w:tc>
          <w:tcPr>
            <w:tcW w:w="0" w:type="auto"/>
            <w:hideMark/>
          </w:tcPr>
          <w:p w14:paraId="127466BE" w14:textId="77777777" w:rsidR="00A122B0" w:rsidRPr="002C517D" w:rsidRDefault="00A122B0" w:rsidP="00A122B0">
            <w:pPr>
              <w:jc w:val="center"/>
              <w:rPr>
                <w:sz w:val="20"/>
                <w:szCs w:val="20"/>
              </w:rPr>
            </w:pPr>
            <w:r w:rsidRPr="002C517D">
              <w:rPr>
                <w:sz w:val="20"/>
                <w:szCs w:val="20"/>
              </w:rPr>
              <w:t>8A DC-DC Buck Converter</w:t>
            </w:r>
          </w:p>
        </w:tc>
        <w:tc>
          <w:tcPr>
            <w:tcW w:w="0" w:type="auto"/>
            <w:hideMark/>
          </w:tcPr>
          <w:p w14:paraId="16963555" w14:textId="77777777" w:rsidR="00A122B0" w:rsidRPr="002C517D" w:rsidRDefault="00A122B0" w:rsidP="00A122B0">
            <w:pPr>
              <w:jc w:val="center"/>
              <w:rPr>
                <w:sz w:val="20"/>
                <w:szCs w:val="20"/>
              </w:rPr>
            </w:pPr>
            <w:r w:rsidRPr="002C517D">
              <w:rPr>
                <w:sz w:val="20"/>
                <w:szCs w:val="20"/>
              </w:rPr>
              <w:t>OUT+ (5V)</w:t>
            </w:r>
          </w:p>
        </w:tc>
        <w:tc>
          <w:tcPr>
            <w:tcW w:w="0" w:type="auto"/>
            <w:hideMark/>
          </w:tcPr>
          <w:p w14:paraId="1B88BB19" w14:textId="77777777" w:rsidR="00A122B0" w:rsidRPr="002C517D" w:rsidRDefault="00A122B0" w:rsidP="00A122B0">
            <w:pPr>
              <w:jc w:val="center"/>
              <w:rPr>
                <w:sz w:val="20"/>
                <w:szCs w:val="20"/>
              </w:rPr>
            </w:pPr>
            <w:r w:rsidRPr="002C517D">
              <w:rPr>
                <w:sz w:val="20"/>
                <w:szCs w:val="20"/>
              </w:rPr>
              <w:t>Raspberry Pi 4B</w:t>
            </w:r>
          </w:p>
        </w:tc>
        <w:tc>
          <w:tcPr>
            <w:tcW w:w="0" w:type="auto"/>
            <w:hideMark/>
          </w:tcPr>
          <w:p w14:paraId="677E70EA" w14:textId="77777777" w:rsidR="00A122B0" w:rsidRPr="002C517D" w:rsidRDefault="00A122B0" w:rsidP="00A122B0">
            <w:pPr>
              <w:jc w:val="center"/>
              <w:rPr>
                <w:sz w:val="20"/>
                <w:szCs w:val="20"/>
              </w:rPr>
            </w:pPr>
            <w:r w:rsidRPr="002C517D">
              <w:rPr>
                <w:sz w:val="20"/>
                <w:szCs w:val="20"/>
              </w:rPr>
              <w:t>5V GPIO Pin</w:t>
            </w:r>
          </w:p>
        </w:tc>
        <w:tc>
          <w:tcPr>
            <w:tcW w:w="1431" w:type="dxa"/>
            <w:hideMark/>
          </w:tcPr>
          <w:p w14:paraId="78BEC21B" w14:textId="77777777" w:rsidR="00A122B0" w:rsidRPr="002C517D" w:rsidRDefault="00A122B0" w:rsidP="00A122B0">
            <w:pPr>
              <w:jc w:val="center"/>
              <w:rPr>
                <w:sz w:val="20"/>
                <w:szCs w:val="20"/>
              </w:rPr>
            </w:pPr>
            <w:r w:rsidRPr="002C517D">
              <w:rPr>
                <w:sz w:val="20"/>
                <w:szCs w:val="20"/>
              </w:rPr>
              <w:t>5V logic supply</w:t>
            </w:r>
          </w:p>
        </w:tc>
      </w:tr>
      <w:tr w:rsidR="00A122B0" w:rsidRPr="002C517D" w14:paraId="21521D45" w14:textId="77777777" w:rsidTr="00A122B0">
        <w:tc>
          <w:tcPr>
            <w:tcW w:w="0" w:type="auto"/>
            <w:hideMark/>
          </w:tcPr>
          <w:p w14:paraId="58D6151C"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Logic Power</w:t>
            </w:r>
          </w:p>
        </w:tc>
        <w:tc>
          <w:tcPr>
            <w:tcW w:w="0" w:type="auto"/>
            <w:hideMark/>
          </w:tcPr>
          <w:p w14:paraId="27F4B3D5" w14:textId="77777777" w:rsidR="00A122B0" w:rsidRPr="002C517D" w:rsidRDefault="00A122B0" w:rsidP="00A122B0">
            <w:pPr>
              <w:jc w:val="center"/>
              <w:rPr>
                <w:sz w:val="20"/>
                <w:szCs w:val="20"/>
              </w:rPr>
            </w:pPr>
            <w:r w:rsidRPr="002C517D">
              <w:rPr>
                <w:sz w:val="20"/>
                <w:szCs w:val="20"/>
              </w:rPr>
              <w:t>8A DC-DC Buck Converter</w:t>
            </w:r>
          </w:p>
        </w:tc>
        <w:tc>
          <w:tcPr>
            <w:tcW w:w="0" w:type="auto"/>
            <w:hideMark/>
          </w:tcPr>
          <w:p w14:paraId="71A3B1FE" w14:textId="77777777" w:rsidR="00A122B0" w:rsidRPr="002C517D" w:rsidRDefault="00A122B0" w:rsidP="00A122B0">
            <w:pPr>
              <w:jc w:val="center"/>
              <w:rPr>
                <w:sz w:val="20"/>
                <w:szCs w:val="20"/>
              </w:rPr>
            </w:pPr>
            <w:r w:rsidRPr="002C517D">
              <w:rPr>
                <w:sz w:val="20"/>
                <w:szCs w:val="20"/>
              </w:rPr>
              <w:t>OUT+ (5V)</w:t>
            </w:r>
          </w:p>
        </w:tc>
        <w:tc>
          <w:tcPr>
            <w:tcW w:w="0" w:type="auto"/>
            <w:hideMark/>
          </w:tcPr>
          <w:p w14:paraId="2FF03F48" w14:textId="77777777" w:rsidR="00A122B0" w:rsidRPr="002C517D" w:rsidRDefault="00A122B0" w:rsidP="00A122B0">
            <w:pPr>
              <w:jc w:val="center"/>
              <w:rPr>
                <w:sz w:val="20"/>
                <w:szCs w:val="20"/>
              </w:rPr>
            </w:pPr>
            <w:r w:rsidRPr="002C517D">
              <w:rPr>
                <w:sz w:val="20"/>
                <w:szCs w:val="20"/>
              </w:rPr>
              <w:t>Arduino Nano</w:t>
            </w:r>
          </w:p>
        </w:tc>
        <w:tc>
          <w:tcPr>
            <w:tcW w:w="0" w:type="auto"/>
            <w:hideMark/>
          </w:tcPr>
          <w:p w14:paraId="2EB8771D" w14:textId="77777777" w:rsidR="00A122B0" w:rsidRPr="002C517D" w:rsidRDefault="00A122B0" w:rsidP="00A122B0">
            <w:pPr>
              <w:jc w:val="center"/>
              <w:rPr>
                <w:sz w:val="20"/>
                <w:szCs w:val="20"/>
              </w:rPr>
            </w:pPr>
            <w:r w:rsidRPr="002C517D">
              <w:rPr>
                <w:sz w:val="20"/>
                <w:szCs w:val="20"/>
              </w:rPr>
              <w:t>5V Pin</w:t>
            </w:r>
          </w:p>
        </w:tc>
        <w:tc>
          <w:tcPr>
            <w:tcW w:w="1431" w:type="dxa"/>
            <w:hideMark/>
          </w:tcPr>
          <w:p w14:paraId="75BE51B9" w14:textId="77777777" w:rsidR="00A122B0" w:rsidRPr="002C517D" w:rsidRDefault="00A122B0" w:rsidP="00A122B0">
            <w:pPr>
              <w:jc w:val="center"/>
              <w:rPr>
                <w:sz w:val="20"/>
                <w:szCs w:val="20"/>
              </w:rPr>
            </w:pPr>
            <w:r w:rsidRPr="002C517D">
              <w:rPr>
                <w:sz w:val="20"/>
                <w:szCs w:val="20"/>
              </w:rPr>
              <w:t>5V logic supply</w:t>
            </w:r>
          </w:p>
        </w:tc>
      </w:tr>
      <w:tr w:rsidR="00A122B0" w:rsidRPr="002C517D" w14:paraId="2AA4128E" w14:textId="77777777" w:rsidTr="00A122B0">
        <w:tc>
          <w:tcPr>
            <w:tcW w:w="0" w:type="auto"/>
            <w:hideMark/>
          </w:tcPr>
          <w:p w14:paraId="6639ABAB"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Logic Power</w:t>
            </w:r>
          </w:p>
        </w:tc>
        <w:tc>
          <w:tcPr>
            <w:tcW w:w="0" w:type="auto"/>
            <w:hideMark/>
          </w:tcPr>
          <w:p w14:paraId="4D7BA386" w14:textId="77777777" w:rsidR="00A122B0" w:rsidRPr="002C517D" w:rsidRDefault="00A122B0" w:rsidP="00A122B0">
            <w:pPr>
              <w:jc w:val="center"/>
              <w:rPr>
                <w:sz w:val="20"/>
                <w:szCs w:val="20"/>
              </w:rPr>
            </w:pPr>
            <w:r w:rsidRPr="002C517D">
              <w:rPr>
                <w:sz w:val="20"/>
                <w:szCs w:val="20"/>
              </w:rPr>
              <w:t>8A DC-DC Buck Converter</w:t>
            </w:r>
          </w:p>
        </w:tc>
        <w:tc>
          <w:tcPr>
            <w:tcW w:w="0" w:type="auto"/>
            <w:hideMark/>
          </w:tcPr>
          <w:p w14:paraId="1B3D34CF" w14:textId="77777777" w:rsidR="00A122B0" w:rsidRPr="002C517D" w:rsidRDefault="00A122B0" w:rsidP="00A122B0">
            <w:pPr>
              <w:jc w:val="center"/>
              <w:rPr>
                <w:sz w:val="20"/>
                <w:szCs w:val="20"/>
              </w:rPr>
            </w:pPr>
            <w:r w:rsidRPr="002C517D">
              <w:rPr>
                <w:sz w:val="20"/>
                <w:szCs w:val="20"/>
              </w:rPr>
              <w:t>OUT+ (5V)</w:t>
            </w:r>
          </w:p>
        </w:tc>
        <w:tc>
          <w:tcPr>
            <w:tcW w:w="0" w:type="auto"/>
            <w:hideMark/>
          </w:tcPr>
          <w:p w14:paraId="161F969C" w14:textId="77777777" w:rsidR="00A122B0" w:rsidRPr="002C517D" w:rsidRDefault="00A122B0" w:rsidP="00A122B0">
            <w:pPr>
              <w:jc w:val="center"/>
              <w:rPr>
                <w:sz w:val="20"/>
                <w:szCs w:val="20"/>
              </w:rPr>
            </w:pPr>
            <w:r w:rsidRPr="002C517D">
              <w:rPr>
                <w:sz w:val="20"/>
                <w:szCs w:val="20"/>
              </w:rPr>
              <w:t>IR Sensors (x3)</w:t>
            </w:r>
          </w:p>
        </w:tc>
        <w:tc>
          <w:tcPr>
            <w:tcW w:w="0" w:type="auto"/>
            <w:hideMark/>
          </w:tcPr>
          <w:p w14:paraId="54E194FE" w14:textId="77777777" w:rsidR="00A122B0" w:rsidRPr="002C517D" w:rsidRDefault="00A122B0" w:rsidP="00A122B0">
            <w:pPr>
              <w:jc w:val="center"/>
              <w:rPr>
                <w:sz w:val="20"/>
                <w:szCs w:val="20"/>
              </w:rPr>
            </w:pPr>
            <w:r w:rsidRPr="002C517D">
              <w:rPr>
                <w:sz w:val="20"/>
                <w:szCs w:val="20"/>
              </w:rPr>
              <w:t>VCC</w:t>
            </w:r>
          </w:p>
        </w:tc>
        <w:tc>
          <w:tcPr>
            <w:tcW w:w="1431" w:type="dxa"/>
            <w:hideMark/>
          </w:tcPr>
          <w:p w14:paraId="6D1DC88F" w14:textId="77777777" w:rsidR="00A122B0" w:rsidRPr="002C517D" w:rsidRDefault="00A122B0" w:rsidP="00A122B0">
            <w:pPr>
              <w:jc w:val="center"/>
              <w:rPr>
                <w:sz w:val="20"/>
                <w:szCs w:val="20"/>
              </w:rPr>
            </w:pPr>
            <w:r w:rsidRPr="002C517D">
              <w:rPr>
                <w:sz w:val="20"/>
                <w:szCs w:val="20"/>
              </w:rPr>
              <w:t>5V sensor supply</w:t>
            </w:r>
          </w:p>
        </w:tc>
      </w:tr>
      <w:tr w:rsidR="00A122B0" w:rsidRPr="002C517D" w14:paraId="44220A30" w14:textId="77777777" w:rsidTr="00A122B0">
        <w:tc>
          <w:tcPr>
            <w:tcW w:w="0" w:type="auto"/>
            <w:hideMark/>
          </w:tcPr>
          <w:p w14:paraId="7368AE1F"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Servo Power</w:t>
            </w:r>
          </w:p>
        </w:tc>
        <w:tc>
          <w:tcPr>
            <w:tcW w:w="0" w:type="auto"/>
            <w:hideMark/>
          </w:tcPr>
          <w:p w14:paraId="11ECC19E" w14:textId="77777777" w:rsidR="00A122B0" w:rsidRPr="002C517D" w:rsidRDefault="00A122B0" w:rsidP="00A122B0">
            <w:pPr>
              <w:jc w:val="center"/>
              <w:rPr>
                <w:sz w:val="20"/>
                <w:szCs w:val="20"/>
              </w:rPr>
            </w:pPr>
            <w:r w:rsidRPr="002C517D">
              <w:rPr>
                <w:sz w:val="20"/>
                <w:szCs w:val="20"/>
              </w:rPr>
              <w:t>3A UBEC Step-Down</w:t>
            </w:r>
          </w:p>
        </w:tc>
        <w:tc>
          <w:tcPr>
            <w:tcW w:w="0" w:type="auto"/>
            <w:hideMark/>
          </w:tcPr>
          <w:p w14:paraId="42CC82AB" w14:textId="77777777" w:rsidR="00A122B0" w:rsidRPr="002C517D" w:rsidRDefault="00A122B0" w:rsidP="00A122B0">
            <w:pPr>
              <w:jc w:val="center"/>
              <w:rPr>
                <w:sz w:val="20"/>
                <w:szCs w:val="20"/>
              </w:rPr>
            </w:pPr>
            <w:r w:rsidRPr="002C517D">
              <w:rPr>
                <w:sz w:val="20"/>
                <w:szCs w:val="20"/>
              </w:rPr>
              <w:t>OUT+ (5V)</w:t>
            </w:r>
          </w:p>
        </w:tc>
        <w:tc>
          <w:tcPr>
            <w:tcW w:w="0" w:type="auto"/>
            <w:hideMark/>
          </w:tcPr>
          <w:p w14:paraId="3ABDC3C5" w14:textId="77777777" w:rsidR="00A122B0" w:rsidRPr="002C517D" w:rsidRDefault="00A122B0" w:rsidP="00A122B0">
            <w:pPr>
              <w:jc w:val="center"/>
              <w:rPr>
                <w:sz w:val="20"/>
                <w:szCs w:val="20"/>
              </w:rPr>
            </w:pPr>
            <w:r w:rsidRPr="002C517D">
              <w:rPr>
                <w:sz w:val="20"/>
                <w:szCs w:val="20"/>
              </w:rPr>
              <w:t>MG92B Pitch Servo</w:t>
            </w:r>
          </w:p>
        </w:tc>
        <w:tc>
          <w:tcPr>
            <w:tcW w:w="0" w:type="auto"/>
            <w:hideMark/>
          </w:tcPr>
          <w:p w14:paraId="1D0C3AC1" w14:textId="77777777" w:rsidR="00A122B0" w:rsidRPr="002C517D" w:rsidRDefault="00A122B0" w:rsidP="00A122B0">
            <w:pPr>
              <w:jc w:val="center"/>
              <w:rPr>
                <w:sz w:val="20"/>
                <w:szCs w:val="20"/>
              </w:rPr>
            </w:pPr>
            <w:r w:rsidRPr="002C517D">
              <w:rPr>
                <w:sz w:val="20"/>
                <w:szCs w:val="20"/>
              </w:rPr>
              <w:t>VCC (Red Wire)</w:t>
            </w:r>
          </w:p>
        </w:tc>
        <w:tc>
          <w:tcPr>
            <w:tcW w:w="1431" w:type="dxa"/>
            <w:hideMark/>
          </w:tcPr>
          <w:p w14:paraId="7936BDF3" w14:textId="77777777" w:rsidR="00A122B0" w:rsidRPr="002C517D" w:rsidRDefault="00A122B0" w:rsidP="00A122B0">
            <w:pPr>
              <w:jc w:val="center"/>
              <w:rPr>
                <w:sz w:val="20"/>
                <w:szCs w:val="20"/>
              </w:rPr>
            </w:pPr>
            <w:r w:rsidRPr="002C517D">
              <w:rPr>
                <w:sz w:val="20"/>
                <w:szCs w:val="20"/>
              </w:rPr>
              <w:t>5V isolated supply</w:t>
            </w:r>
          </w:p>
        </w:tc>
      </w:tr>
      <w:tr w:rsidR="00A122B0" w:rsidRPr="002C517D" w14:paraId="3175FF62" w14:textId="77777777" w:rsidTr="00A122B0">
        <w:tc>
          <w:tcPr>
            <w:tcW w:w="0" w:type="auto"/>
            <w:hideMark/>
          </w:tcPr>
          <w:p w14:paraId="68EDB777"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Motor Control</w:t>
            </w:r>
          </w:p>
        </w:tc>
        <w:tc>
          <w:tcPr>
            <w:tcW w:w="0" w:type="auto"/>
            <w:hideMark/>
          </w:tcPr>
          <w:p w14:paraId="02A43CE1" w14:textId="77777777" w:rsidR="00A122B0" w:rsidRPr="002C517D" w:rsidRDefault="00A122B0" w:rsidP="00A122B0">
            <w:pPr>
              <w:jc w:val="center"/>
              <w:rPr>
                <w:sz w:val="20"/>
                <w:szCs w:val="20"/>
              </w:rPr>
            </w:pPr>
            <w:r w:rsidRPr="002C517D">
              <w:rPr>
                <w:sz w:val="20"/>
                <w:szCs w:val="20"/>
              </w:rPr>
              <w:t>Arduino Nano</w:t>
            </w:r>
          </w:p>
        </w:tc>
        <w:tc>
          <w:tcPr>
            <w:tcW w:w="0" w:type="auto"/>
            <w:hideMark/>
          </w:tcPr>
          <w:p w14:paraId="71C045BF" w14:textId="77777777" w:rsidR="00A122B0" w:rsidRPr="002C517D" w:rsidRDefault="00A122B0" w:rsidP="00A122B0">
            <w:pPr>
              <w:jc w:val="center"/>
              <w:rPr>
                <w:sz w:val="20"/>
                <w:szCs w:val="20"/>
              </w:rPr>
            </w:pPr>
            <w:r w:rsidRPr="002C517D">
              <w:rPr>
                <w:sz w:val="20"/>
                <w:szCs w:val="20"/>
              </w:rPr>
              <w:t>D4</w:t>
            </w:r>
          </w:p>
        </w:tc>
        <w:tc>
          <w:tcPr>
            <w:tcW w:w="0" w:type="auto"/>
            <w:hideMark/>
          </w:tcPr>
          <w:p w14:paraId="7840B190" w14:textId="77777777" w:rsidR="00A122B0" w:rsidRPr="002C517D" w:rsidRDefault="00A122B0" w:rsidP="00A122B0">
            <w:pPr>
              <w:jc w:val="center"/>
              <w:rPr>
                <w:sz w:val="20"/>
                <w:szCs w:val="20"/>
              </w:rPr>
            </w:pPr>
            <w:r w:rsidRPr="002C517D">
              <w:rPr>
                <w:sz w:val="20"/>
                <w:szCs w:val="20"/>
              </w:rPr>
              <w:t>MDD10A Motor Driver</w:t>
            </w:r>
          </w:p>
        </w:tc>
        <w:tc>
          <w:tcPr>
            <w:tcW w:w="0" w:type="auto"/>
            <w:hideMark/>
          </w:tcPr>
          <w:p w14:paraId="64E8D7EC" w14:textId="77777777" w:rsidR="00A122B0" w:rsidRPr="002C517D" w:rsidRDefault="00A122B0" w:rsidP="00A122B0">
            <w:pPr>
              <w:jc w:val="center"/>
              <w:rPr>
                <w:sz w:val="20"/>
                <w:szCs w:val="20"/>
              </w:rPr>
            </w:pPr>
            <w:r w:rsidRPr="002C517D">
              <w:rPr>
                <w:sz w:val="20"/>
                <w:szCs w:val="20"/>
              </w:rPr>
              <w:t>DIR1</w:t>
            </w:r>
          </w:p>
        </w:tc>
        <w:tc>
          <w:tcPr>
            <w:tcW w:w="1431" w:type="dxa"/>
            <w:hideMark/>
          </w:tcPr>
          <w:p w14:paraId="53B06741" w14:textId="77777777" w:rsidR="00A122B0" w:rsidRPr="002C517D" w:rsidRDefault="00A122B0" w:rsidP="00A122B0">
            <w:pPr>
              <w:jc w:val="center"/>
              <w:rPr>
                <w:sz w:val="20"/>
                <w:szCs w:val="20"/>
              </w:rPr>
            </w:pPr>
            <w:r w:rsidRPr="002C517D">
              <w:rPr>
                <w:sz w:val="20"/>
                <w:szCs w:val="20"/>
              </w:rPr>
              <w:t>Left motor direction</w:t>
            </w:r>
          </w:p>
        </w:tc>
      </w:tr>
      <w:tr w:rsidR="00A122B0" w:rsidRPr="002C517D" w14:paraId="786A4EDA" w14:textId="77777777" w:rsidTr="00A122B0">
        <w:tc>
          <w:tcPr>
            <w:tcW w:w="0" w:type="auto"/>
            <w:hideMark/>
          </w:tcPr>
          <w:p w14:paraId="16D3131E"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Motor Control</w:t>
            </w:r>
          </w:p>
        </w:tc>
        <w:tc>
          <w:tcPr>
            <w:tcW w:w="0" w:type="auto"/>
            <w:hideMark/>
          </w:tcPr>
          <w:p w14:paraId="3A91286F" w14:textId="77777777" w:rsidR="00A122B0" w:rsidRPr="002C517D" w:rsidRDefault="00A122B0" w:rsidP="00A122B0">
            <w:pPr>
              <w:jc w:val="center"/>
              <w:rPr>
                <w:sz w:val="20"/>
                <w:szCs w:val="20"/>
              </w:rPr>
            </w:pPr>
            <w:r w:rsidRPr="002C517D">
              <w:rPr>
                <w:sz w:val="20"/>
                <w:szCs w:val="20"/>
              </w:rPr>
              <w:t>Arduino Nano</w:t>
            </w:r>
          </w:p>
        </w:tc>
        <w:tc>
          <w:tcPr>
            <w:tcW w:w="0" w:type="auto"/>
            <w:hideMark/>
          </w:tcPr>
          <w:p w14:paraId="6DC90F8D" w14:textId="77777777" w:rsidR="00A122B0" w:rsidRPr="002C517D" w:rsidRDefault="00A122B0" w:rsidP="00A122B0">
            <w:pPr>
              <w:jc w:val="center"/>
              <w:rPr>
                <w:sz w:val="20"/>
                <w:szCs w:val="20"/>
              </w:rPr>
            </w:pPr>
            <w:r w:rsidRPr="002C517D">
              <w:rPr>
                <w:sz w:val="20"/>
                <w:szCs w:val="20"/>
              </w:rPr>
              <w:t>D5</w:t>
            </w:r>
          </w:p>
        </w:tc>
        <w:tc>
          <w:tcPr>
            <w:tcW w:w="0" w:type="auto"/>
            <w:hideMark/>
          </w:tcPr>
          <w:p w14:paraId="55667D45" w14:textId="77777777" w:rsidR="00A122B0" w:rsidRPr="002C517D" w:rsidRDefault="00A122B0" w:rsidP="00A122B0">
            <w:pPr>
              <w:jc w:val="center"/>
              <w:rPr>
                <w:sz w:val="20"/>
                <w:szCs w:val="20"/>
              </w:rPr>
            </w:pPr>
            <w:r w:rsidRPr="002C517D">
              <w:rPr>
                <w:sz w:val="20"/>
                <w:szCs w:val="20"/>
              </w:rPr>
              <w:t>MDD10A Motor Driver</w:t>
            </w:r>
          </w:p>
        </w:tc>
        <w:tc>
          <w:tcPr>
            <w:tcW w:w="0" w:type="auto"/>
            <w:hideMark/>
          </w:tcPr>
          <w:p w14:paraId="57E0B361" w14:textId="77777777" w:rsidR="00A122B0" w:rsidRPr="002C517D" w:rsidRDefault="00A122B0" w:rsidP="00A122B0">
            <w:pPr>
              <w:jc w:val="center"/>
              <w:rPr>
                <w:sz w:val="20"/>
                <w:szCs w:val="20"/>
              </w:rPr>
            </w:pPr>
            <w:r w:rsidRPr="002C517D">
              <w:rPr>
                <w:sz w:val="20"/>
                <w:szCs w:val="20"/>
              </w:rPr>
              <w:t>PWM1</w:t>
            </w:r>
          </w:p>
        </w:tc>
        <w:tc>
          <w:tcPr>
            <w:tcW w:w="1431" w:type="dxa"/>
            <w:hideMark/>
          </w:tcPr>
          <w:p w14:paraId="624E7EFB" w14:textId="77777777" w:rsidR="00A122B0" w:rsidRPr="002C517D" w:rsidRDefault="00A122B0" w:rsidP="00A122B0">
            <w:pPr>
              <w:jc w:val="center"/>
              <w:rPr>
                <w:sz w:val="20"/>
                <w:szCs w:val="20"/>
              </w:rPr>
            </w:pPr>
            <w:r w:rsidRPr="002C517D">
              <w:rPr>
                <w:sz w:val="20"/>
                <w:szCs w:val="20"/>
              </w:rPr>
              <w:t>Left motor speed</w:t>
            </w:r>
          </w:p>
        </w:tc>
      </w:tr>
      <w:tr w:rsidR="00A122B0" w:rsidRPr="002C517D" w14:paraId="4BA76D00" w14:textId="77777777" w:rsidTr="00A122B0">
        <w:tc>
          <w:tcPr>
            <w:tcW w:w="0" w:type="auto"/>
            <w:hideMark/>
          </w:tcPr>
          <w:p w14:paraId="21600213"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Motor Control</w:t>
            </w:r>
          </w:p>
        </w:tc>
        <w:tc>
          <w:tcPr>
            <w:tcW w:w="0" w:type="auto"/>
            <w:hideMark/>
          </w:tcPr>
          <w:p w14:paraId="7B3C568F" w14:textId="77777777" w:rsidR="00A122B0" w:rsidRPr="002C517D" w:rsidRDefault="00A122B0" w:rsidP="00A122B0">
            <w:pPr>
              <w:jc w:val="center"/>
              <w:rPr>
                <w:sz w:val="20"/>
                <w:szCs w:val="20"/>
              </w:rPr>
            </w:pPr>
            <w:r w:rsidRPr="002C517D">
              <w:rPr>
                <w:sz w:val="20"/>
                <w:szCs w:val="20"/>
              </w:rPr>
              <w:t>Arduino Nano</w:t>
            </w:r>
          </w:p>
        </w:tc>
        <w:tc>
          <w:tcPr>
            <w:tcW w:w="0" w:type="auto"/>
            <w:hideMark/>
          </w:tcPr>
          <w:p w14:paraId="54D1ACFA" w14:textId="77777777" w:rsidR="00A122B0" w:rsidRPr="002C517D" w:rsidRDefault="00A122B0" w:rsidP="00A122B0">
            <w:pPr>
              <w:jc w:val="center"/>
              <w:rPr>
                <w:sz w:val="20"/>
                <w:szCs w:val="20"/>
              </w:rPr>
            </w:pPr>
            <w:r w:rsidRPr="002C517D">
              <w:rPr>
                <w:sz w:val="20"/>
                <w:szCs w:val="20"/>
              </w:rPr>
              <w:t>D6</w:t>
            </w:r>
          </w:p>
        </w:tc>
        <w:tc>
          <w:tcPr>
            <w:tcW w:w="0" w:type="auto"/>
            <w:hideMark/>
          </w:tcPr>
          <w:p w14:paraId="0AE5C492" w14:textId="77777777" w:rsidR="00A122B0" w:rsidRPr="002C517D" w:rsidRDefault="00A122B0" w:rsidP="00A122B0">
            <w:pPr>
              <w:jc w:val="center"/>
              <w:rPr>
                <w:sz w:val="20"/>
                <w:szCs w:val="20"/>
              </w:rPr>
            </w:pPr>
            <w:r w:rsidRPr="002C517D">
              <w:rPr>
                <w:sz w:val="20"/>
                <w:szCs w:val="20"/>
              </w:rPr>
              <w:t>MDD10A Motor Driver</w:t>
            </w:r>
          </w:p>
        </w:tc>
        <w:tc>
          <w:tcPr>
            <w:tcW w:w="0" w:type="auto"/>
            <w:hideMark/>
          </w:tcPr>
          <w:p w14:paraId="2BB2CF09" w14:textId="77777777" w:rsidR="00A122B0" w:rsidRPr="002C517D" w:rsidRDefault="00A122B0" w:rsidP="00A122B0">
            <w:pPr>
              <w:jc w:val="center"/>
              <w:rPr>
                <w:sz w:val="20"/>
                <w:szCs w:val="20"/>
              </w:rPr>
            </w:pPr>
            <w:r w:rsidRPr="002C517D">
              <w:rPr>
                <w:sz w:val="20"/>
                <w:szCs w:val="20"/>
              </w:rPr>
              <w:t>DIR2</w:t>
            </w:r>
          </w:p>
        </w:tc>
        <w:tc>
          <w:tcPr>
            <w:tcW w:w="1431" w:type="dxa"/>
            <w:hideMark/>
          </w:tcPr>
          <w:p w14:paraId="05BD5661" w14:textId="77777777" w:rsidR="00A122B0" w:rsidRPr="002C517D" w:rsidRDefault="00A122B0" w:rsidP="00A122B0">
            <w:pPr>
              <w:jc w:val="center"/>
              <w:rPr>
                <w:sz w:val="20"/>
                <w:szCs w:val="20"/>
              </w:rPr>
            </w:pPr>
            <w:r w:rsidRPr="002C517D">
              <w:rPr>
                <w:sz w:val="20"/>
                <w:szCs w:val="20"/>
              </w:rPr>
              <w:t>Right motor direction</w:t>
            </w:r>
          </w:p>
        </w:tc>
      </w:tr>
      <w:tr w:rsidR="00A122B0" w:rsidRPr="002C517D" w14:paraId="4D18C93A" w14:textId="77777777" w:rsidTr="00A122B0">
        <w:tc>
          <w:tcPr>
            <w:tcW w:w="0" w:type="auto"/>
            <w:hideMark/>
          </w:tcPr>
          <w:p w14:paraId="710D87D1"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Motor Control</w:t>
            </w:r>
          </w:p>
        </w:tc>
        <w:tc>
          <w:tcPr>
            <w:tcW w:w="0" w:type="auto"/>
            <w:hideMark/>
          </w:tcPr>
          <w:p w14:paraId="2F204F91" w14:textId="77777777" w:rsidR="00A122B0" w:rsidRPr="002C517D" w:rsidRDefault="00A122B0" w:rsidP="00A122B0">
            <w:pPr>
              <w:jc w:val="center"/>
              <w:rPr>
                <w:sz w:val="20"/>
                <w:szCs w:val="20"/>
              </w:rPr>
            </w:pPr>
            <w:r w:rsidRPr="002C517D">
              <w:rPr>
                <w:sz w:val="20"/>
                <w:szCs w:val="20"/>
              </w:rPr>
              <w:t>Arduino Nano</w:t>
            </w:r>
          </w:p>
        </w:tc>
        <w:tc>
          <w:tcPr>
            <w:tcW w:w="0" w:type="auto"/>
            <w:hideMark/>
          </w:tcPr>
          <w:p w14:paraId="05994439" w14:textId="77777777" w:rsidR="00A122B0" w:rsidRPr="002C517D" w:rsidRDefault="00A122B0" w:rsidP="00A122B0">
            <w:pPr>
              <w:jc w:val="center"/>
              <w:rPr>
                <w:sz w:val="20"/>
                <w:szCs w:val="20"/>
              </w:rPr>
            </w:pPr>
            <w:r w:rsidRPr="002C517D">
              <w:rPr>
                <w:sz w:val="20"/>
                <w:szCs w:val="20"/>
              </w:rPr>
              <w:t>D9</w:t>
            </w:r>
          </w:p>
        </w:tc>
        <w:tc>
          <w:tcPr>
            <w:tcW w:w="0" w:type="auto"/>
            <w:hideMark/>
          </w:tcPr>
          <w:p w14:paraId="63DAEA50" w14:textId="77777777" w:rsidR="00A122B0" w:rsidRPr="002C517D" w:rsidRDefault="00A122B0" w:rsidP="00A122B0">
            <w:pPr>
              <w:jc w:val="center"/>
              <w:rPr>
                <w:sz w:val="20"/>
                <w:szCs w:val="20"/>
              </w:rPr>
            </w:pPr>
            <w:r w:rsidRPr="002C517D">
              <w:rPr>
                <w:sz w:val="20"/>
                <w:szCs w:val="20"/>
              </w:rPr>
              <w:t>MDD10A Motor Driver</w:t>
            </w:r>
          </w:p>
        </w:tc>
        <w:tc>
          <w:tcPr>
            <w:tcW w:w="0" w:type="auto"/>
            <w:hideMark/>
          </w:tcPr>
          <w:p w14:paraId="605BF453" w14:textId="77777777" w:rsidR="00A122B0" w:rsidRPr="002C517D" w:rsidRDefault="00A122B0" w:rsidP="00A122B0">
            <w:pPr>
              <w:jc w:val="center"/>
              <w:rPr>
                <w:sz w:val="20"/>
                <w:szCs w:val="20"/>
              </w:rPr>
            </w:pPr>
            <w:r w:rsidRPr="002C517D">
              <w:rPr>
                <w:sz w:val="20"/>
                <w:szCs w:val="20"/>
              </w:rPr>
              <w:t>PWM2</w:t>
            </w:r>
          </w:p>
        </w:tc>
        <w:tc>
          <w:tcPr>
            <w:tcW w:w="1431" w:type="dxa"/>
            <w:hideMark/>
          </w:tcPr>
          <w:p w14:paraId="42B8F842" w14:textId="77777777" w:rsidR="00A122B0" w:rsidRPr="002C517D" w:rsidRDefault="00A122B0" w:rsidP="00A122B0">
            <w:pPr>
              <w:jc w:val="center"/>
              <w:rPr>
                <w:sz w:val="20"/>
                <w:szCs w:val="20"/>
              </w:rPr>
            </w:pPr>
            <w:r w:rsidRPr="002C517D">
              <w:rPr>
                <w:sz w:val="20"/>
                <w:szCs w:val="20"/>
              </w:rPr>
              <w:t>Right motor speed</w:t>
            </w:r>
          </w:p>
        </w:tc>
      </w:tr>
      <w:tr w:rsidR="00A122B0" w:rsidRPr="002C517D" w14:paraId="76317B35" w14:textId="77777777" w:rsidTr="00A122B0">
        <w:tc>
          <w:tcPr>
            <w:tcW w:w="0" w:type="auto"/>
            <w:hideMark/>
          </w:tcPr>
          <w:p w14:paraId="4AEC9A53"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Drivetrain</w:t>
            </w:r>
          </w:p>
        </w:tc>
        <w:tc>
          <w:tcPr>
            <w:tcW w:w="0" w:type="auto"/>
            <w:hideMark/>
          </w:tcPr>
          <w:p w14:paraId="71E93D56" w14:textId="77777777" w:rsidR="00A122B0" w:rsidRPr="002C517D" w:rsidRDefault="00A122B0" w:rsidP="00A122B0">
            <w:pPr>
              <w:jc w:val="center"/>
              <w:rPr>
                <w:sz w:val="20"/>
                <w:szCs w:val="20"/>
              </w:rPr>
            </w:pPr>
            <w:r w:rsidRPr="002C517D">
              <w:rPr>
                <w:sz w:val="20"/>
                <w:szCs w:val="20"/>
              </w:rPr>
              <w:t>MDD10A Motor Driver</w:t>
            </w:r>
          </w:p>
        </w:tc>
        <w:tc>
          <w:tcPr>
            <w:tcW w:w="0" w:type="auto"/>
            <w:hideMark/>
          </w:tcPr>
          <w:p w14:paraId="1BE30E9F" w14:textId="77777777" w:rsidR="00A122B0" w:rsidRPr="002C517D" w:rsidRDefault="00A122B0" w:rsidP="00A122B0">
            <w:pPr>
              <w:jc w:val="center"/>
              <w:rPr>
                <w:sz w:val="20"/>
                <w:szCs w:val="20"/>
              </w:rPr>
            </w:pPr>
            <w:r w:rsidRPr="002C517D">
              <w:rPr>
                <w:sz w:val="20"/>
                <w:szCs w:val="20"/>
              </w:rPr>
              <w:t>M1A, M1B</w:t>
            </w:r>
          </w:p>
        </w:tc>
        <w:tc>
          <w:tcPr>
            <w:tcW w:w="0" w:type="auto"/>
            <w:hideMark/>
          </w:tcPr>
          <w:p w14:paraId="70B49F55" w14:textId="77777777" w:rsidR="00A122B0" w:rsidRPr="002C517D" w:rsidRDefault="00A122B0" w:rsidP="00A122B0">
            <w:pPr>
              <w:jc w:val="center"/>
              <w:rPr>
                <w:sz w:val="20"/>
                <w:szCs w:val="20"/>
              </w:rPr>
            </w:pPr>
            <w:r w:rsidRPr="002C517D">
              <w:rPr>
                <w:sz w:val="20"/>
                <w:szCs w:val="20"/>
              </w:rPr>
              <w:t>Left Gear Motors (x2)</w:t>
            </w:r>
          </w:p>
        </w:tc>
        <w:tc>
          <w:tcPr>
            <w:tcW w:w="0" w:type="auto"/>
            <w:hideMark/>
          </w:tcPr>
          <w:p w14:paraId="5C517B36" w14:textId="77777777" w:rsidR="00A122B0" w:rsidRPr="002C517D" w:rsidRDefault="00A122B0" w:rsidP="00A122B0">
            <w:pPr>
              <w:jc w:val="center"/>
              <w:rPr>
                <w:sz w:val="20"/>
                <w:szCs w:val="20"/>
              </w:rPr>
            </w:pPr>
            <w:r w:rsidRPr="002C517D">
              <w:rPr>
                <w:sz w:val="20"/>
                <w:szCs w:val="20"/>
              </w:rPr>
              <w:t>Motor+, Motor-</w:t>
            </w:r>
          </w:p>
        </w:tc>
        <w:tc>
          <w:tcPr>
            <w:tcW w:w="1431" w:type="dxa"/>
            <w:hideMark/>
          </w:tcPr>
          <w:p w14:paraId="3CF09FDB" w14:textId="77777777" w:rsidR="00A122B0" w:rsidRPr="002C517D" w:rsidRDefault="00A122B0" w:rsidP="00A122B0">
            <w:pPr>
              <w:jc w:val="center"/>
              <w:rPr>
                <w:sz w:val="20"/>
                <w:szCs w:val="20"/>
              </w:rPr>
            </w:pPr>
            <w:r w:rsidRPr="002C517D">
              <w:rPr>
                <w:sz w:val="20"/>
                <w:szCs w:val="20"/>
              </w:rPr>
              <w:t>High-current drive output</w:t>
            </w:r>
          </w:p>
        </w:tc>
      </w:tr>
      <w:tr w:rsidR="00A122B0" w:rsidRPr="002C517D" w14:paraId="41F43A46" w14:textId="77777777" w:rsidTr="00A122B0">
        <w:tc>
          <w:tcPr>
            <w:tcW w:w="0" w:type="auto"/>
            <w:hideMark/>
          </w:tcPr>
          <w:p w14:paraId="63509A9C"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Drivetrain</w:t>
            </w:r>
          </w:p>
        </w:tc>
        <w:tc>
          <w:tcPr>
            <w:tcW w:w="0" w:type="auto"/>
            <w:hideMark/>
          </w:tcPr>
          <w:p w14:paraId="26484457" w14:textId="77777777" w:rsidR="00A122B0" w:rsidRPr="002C517D" w:rsidRDefault="00A122B0" w:rsidP="00A122B0">
            <w:pPr>
              <w:jc w:val="center"/>
              <w:rPr>
                <w:sz w:val="20"/>
                <w:szCs w:val="20"/>
              </w:rPr>
            </w:pPr>
            <w:r w:rsidRPr="002C517D">
              <w:rPr>
                <w:sz w:val="20"/>
                <w:szCs w:val="20"/>
              </w:rPr>
              <w:t>MDD10A Motor Driver</w:t>
            </w:r>
          </w:p>
        </w:tc>
        <w:tc>
          <w:tcPr>
            <w:tcW w:w="0" w:type="auto"/>
            <w:hideMark/>
          </w:tcPr>
          <w:p w14:paraId="3D728623" w14:textId="77777777" w:rsidR="00A122B0" w:rsidRPr="002C517D" w:rsidRDefault="00A122B0" w:rsidP="00A122B0">
            <w:pPr>
              <w:jc w:val="center"/>
              <w:rPr>
                <w:sz w:val="20"/>
                <w:szCs w:val="20"/>
              </w:rPr>
            </w:pPr>
            <w:r w:rsidRPr="002C517D">
              <w:rPr>
                <w:sz w:val="20"/>
                <w:szCs w:val="20"/>
              </w:rPr>
              <w:t>M2A, M2B</w:t>
            </w:r>
          </w:p>
        </w:tc>
        <w:tc>
          <w:tcPr>
            <w:tcW w:w="0" w:type="auto"/>
            <w:hideMark/>
          </w:tcPr>
          <w:p w14:paraId="6D90BFF5" w14:textId="77777777" w:rsidR="00A122B0" w:rsidRPr="002C517D" w:rsidRDefault="00A122B0" w:rsidP="00A122B0">
            <w:pPr>
              <w:jc w:val="center"/>
              <w:rPr>
                <w:sz w:val="20"/>
                <w:szCs w:val="20"/>
              </w:rPr>
            </w:pPr>
            <w:r w:rsidRPr="002C517D">
              <w:rPr>
                <w:sz w:val="20"/>
                <w:szCs w:val="20"/>
              </w:rPr>
              <w:t>Right Gear Motors (x2)</w:t>
            </w:r>
          </w:p>
        </w:tc>
        <w:tc>
          <w:tcPr>
            <w:tcW w:w="0" w:type="auto"/>
            <w:hideMark/>
          </w:tcPr>
          <w:p w14:paraId="652112A3" w14:textId="77777777" w:rsidR="00A122B0" w:rsidRPr="002C517D" w:rsidRDefault="00A122B0" w:rsidP="00A122B0">
            <w:pPr>
              <w:jc w:val="center"/>
              <w:rPr>
                <w:sz w:val="20"/>
                <w:szCs w:val="20"/>
              </w:rPr>
            </w:pPr>
            <w:r w:rsidRPr="002C517D">
              <w:rPr>
                <w:sz w:val="20"/>
                <w:szCs w:val="20"/>
              </w:rPr>
              <w:t>Motor+, Motor-</w:t>
            </w:r>
          </w:p>
        </w:tc>
        <w:tc>
          <w:tcPr>
            <w:tcW w:w="1431" w:type="dxa"/>
            <w:hideMark/>
          </w:tcPr>
          <w:p w14:paraId="40D4E223" w14:textId="77777777" w:rsidR="00A122B0" w:rsidRPr="002C517D" w:rsidRDefault="00A122B0" w:rsidP="00A122B0">
            <w:pPr>
              <w:jc w:val="center"/>
              <w:rPr>
                <w:sz w:val="20"/>
                <w:szCs w:val="20"/>
              </w:rPr>
            </w:pPr>
            <w:r w:rsidRPr="002C517D">
              <w:rPr>
                <w:sz w:val="20"/>
                <w:szCs w:val="20"/>
              </w:rPr>
              <w:t>High-current drive output</w:t>
            </w:r>
          </w:p>
        </w:tc>
      </w:tr>
      <w:tr w:rsidR="00A122B0" w:rsidRPr="002C517D" w14:paraId="56E0B822" w14:textId="77777777" w:rsidTr="00A122B0">
        <w:tc>
          <w:tcPr>
            <w:tcW w:w="0" w:type="auto"/>
            <w:hideMark/>
          </w:tcPr>
          <w:p w14:paraId="516C55F0"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Encoder Feedback</w:t>
            </w:r>
          </w:p>
        </w:tc>
        <w:tc>
          <w:tcPr>
            <w:tcW w:w="0" w:type="auto"/>
            <w:hideMark/>
          </w:tcPr>
          <w:p w14:paraId="4429AF1B" w14:textId="77777777" w:rsidR="00A122B0" w:rsidRPr="002C517D" w:rsidRDefault="00A122B0" w:rsidP="00A122B0">
            <w:pPr>
              <w:jc w:val="center"/>
              <w:rPr>
                <w:sz w:val="20"/>
                <w:szCs w:val="20"/>
              </w:rPr>
            </w:pPr>
            <w:r w:rsidRPr="002C517D">
              <w:rPr>
                <w:sz w:val="20"/>
                <w:szCs w:val="20"/>
              </w:rPr>
              <w:t>Left Motor Encoder</w:t>
            </w:r>
          </w:p>
        </w:tc>
        <w:tc>
          <w:tcPr>
            <w:tcW w:w="0" w:type="auto"/>
            <w:hideMark/>
          </w:tcPr>
          <w:p w14:paraId="0E2F6D43" w14:textId="77777777" w:rsidR="00A122B0" w:rsidRPr="002C517D" w:rsidRDefault="00A122B0" w:rsidP="00A122B0">
            <w:pPr>
              <w:jc w:val="center"/>
              <w:rPr>
                <w:sz w:val="20"/>
                <w:szCs w:val="20"/>
              </w:rPr>
            </w:pPr>
            <w:r w:rsidRPr="002C517D">
              <w:rPr>
                <w:sz w:val="20"/>
                <w:szCs w:val="20"/>
              </w:rPr>
              <w:t>Phase A</w:t>
            </w:r>
          </w:p>
        </w:tc>
        <w:tc>
          <w:tcPr>
            <w:tcW w:w="0" w:type="auto"/>
            <w:hideMark/>
          </w:tcPr>
          <w:p w14:paraId="4C7F5DA2" w14:textId="77777777" w:rsidR="00A122B0" w:rsidRPr="002C517D" w:rsidRDefault="00A122B0" w:rsidP="00A122B0">
            <w:pPr>
              <w:jc w:val="center"/>
              <w:rPr>
                <w:sz w:val="20"/>
                <w:szCs w:val="20"/>
              </w:rPr>
            </w:pPr>
            <w:r w:rsidRPr="002C517D">
              <w:rPr>
                <w:sz w:val="20"/>
                <w:szCs w:val="20"/>
              </w:rPr>
              <w:t>Arduino Nano</w:t>
            </w:r>
          </w:p>
        </w:tc>
        <w:tc>
          <w:tcPr>
            <w:tcW w:w="0" w:type="auto"/>
            <w:hideMark/>
          </w:tcPr>
          <w:p w14:paraId="4D37F5D4" w14:textId="77777777" w:rsidR="00A122B0" w:rsidRPr="002C517D" w:rsidRDefault="00A122B0" w:rsidP="00A122B0">
            <w:pPr>
              <w:jc w:val="center"/>
              <w:rPr>
                <w:sz w:val="20"/>
                <w:szCs w:val="20"/>
              </w:rPr>
            </w:pPr>
            <w:r w:rsidRPr="002C517D">
              <w:rPr>
                <w:sz w:val="20"/>
                <w:szCs w:val="20"/>
              </w:rPr>
              <w:t>D2 (INT0)</w:t>
            </w:r>
          </w:p>
        </w:tc>
        <w:tc>
          <w:tcPr>
            <w:tcW w:w="1431" w:type="dxa"/>
            <w:hideMark/>
          </w:tcPr>
          <w:p w14:paraId="76DEA805" w14:textId="77777777" w:rsidR="00A122B0" w:rsidRPr="002C517D" w:rsidRDefault="00A122B0" w:rsidP="00A122B0">
            <w:pPr>
              <w:jc w:val="center"/>
              <w:rPr>
                <w:sz w:val="20"/>
                <w:szCs w:val="20"/>
              </w:rPr>
            </w:pPr>
            <w:r w:rsidRPr="002C517D">
              <w:rPr>
                <w:sz w:val="20"/>
                <w:szCs w:val="20"/>
              </w:rPr>
              <w:t>Left rotation tracking</w:t>
            </w:r>
          </w:p>
        </w:tc>
      </w:tr>
      <w:tr w:rsidR="00A122B0" w:rsidRPr="002C517D" w14:paraId="266DF378" w14:textId="77777777" w:rsidTr="00A122B0">
        <w:tc>
          <w:tcPr>
            <w:tcW w:w="0" w:type="auto"/>
            <w:hideMark/>
          </w:tcPr>
          <w:p w14:paraId="0604D4FC"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Encoder Feedback</w:t>
            </w:r>
          </w:p>
        </w:tc>
        <w:tc>
          <w:tcPr>
            <w:tcW w:w="0" w:type="auto"/>
            <w:hideMark/>
          </w:tcPr>
          <w:p w14:paraId="026B78DB" w14:textId="77777777" w:rsidR="00A122B0" w:rsidRPr="002C517D" w:rsidRDefault="00A122B0" w:rsidP="00A122B0">
            <w:pPr>
              <w:jc w:val="center"/>
              <w:rPr>
                <w:sz w:val="20"/>
                <w:szCs w:val="20"/>
              </w:rPr>
            </w:pPr>
            <w:r w:rsidRPr="002C517D">
              <w:rPr>
                <w:sz w:val="20"/>
                <w:szCs w:val="20"/>
              </w:rPr>
              <w:t>Left Motor Encoder</w:t>
            </w:r>
          </w:p>
        </w:tc>
        <w:tc>
          <w:tcPr>
            <w:tcW w:w="0" w:type="auto"/>
            <w:hideMark/>
          </w:tcPr>
          <w:p w14:paraId="70080A99" w14:textId="77777777" w:rsidR="00A122B0" w:rsidRPr="002C517D" w:rsidRDefault="00A122B0" w:rsidP="00A122B0">
            <w:pPr>
              <w:jc w:val="center"/>
              <w:rPr>
                <w:sz w:val="20"/>
                <w:szCs w:val="20"/>
              </w:rPr>
            </w:pPr>
            <w:r w:rsidRPr="002C517D">
              <w:rPr>
                <w:sz w:val="20"/>
                <w:szCs w:val="20"/>
              </w:rPr>
              <w:t>Phase B</w:t>
            </w:r>
          </w:p>
        </w:tc>
        <w:tc>
          <w:tcPr>
            <w:tcW w:w="0" w:type="auto"/>
            <w:hideMark/>
          </w:tcPr>
          <w:p w14:paraId="7F8B93C1" w14:textId="77777777" w:rsidR="00A122B0" w:rsidRPr="002C517D" w:rsidRDefault="00A122B0" w:rsidP="00A122B0">
            <w:pPr>
              <w:jc w:val="center"/>
              <w:rPr>
                <w:sz w:val="20"/>
                <w:szCs w:val="20"/>
              </w:rPr>
            </w:pPr>
            <w:r w:rsidRPr="002C517D">
              <w:rPr>
                <w:sz w:val="20"/>
                <w:szCs w:val="20"/>
              </w:rPr>
              <w:t>Arduino Nano</w:t>
            </w:r>
          </w:p>
        </w:tc>
        <w:tc>
          <w:tcPr>
            <w:tcW w:w="0" w:type="auto"/>
            <w:hideMark/>
          </w:tcPr>
          <w:p w14:paraId="28B053EB" w14:textId="77777777" w:rsidR="00A122B0" w:rsidRPr="002C517D" w:rsidRDefault="00A122B0" w:rsidP="00A122B0">
            <w:pPr>
              <w:jc w:val="center"/>
              <w:rPr>
                <w:sz w:val="20"/>
                <w:szCs w:val="20"/>
              </w:rPr>
            </w:pPr>
            <w:r w:rsidRPr="002C517D">
              <w:rPr>
                <w:sz w:val="20"/>
                <w:szCs w:val="20"/>
              </w:rPr>
              <w:t>D8</w:t>
            </w:r>
          </w:p>
        </w:tc>
        <w:tc>
          <w:tcPr>
            <w:tcW w:w="1431" w:type="dxa"/>
            <w:hideMark/>
          </w:tcPr>
          <w:p w14:paraId="0F901B24" w14:textId="77777777" w:rsidR="00A122B0" w:rsidRPr="002C517D" w:rsidRDefault="00A122B0" w:rsidP="00A122B0">
            <w:pPr>
              <w:jc w:val="center"/>
              <w:rPr>
                <w:sz w:val="20"/>
                <w:szCs w:val="20"/>
              </w:rPr>
            </w:pPr>
            <w:r w:rsidRPr="002C517D">
              <w:rPr>
                <w:sz w:val="20"/>
                <w:szCs w:val="20"/>
              </w:rPr>
              <w:t>Left direction tracking</w:t>
            </w:r>
          </w:p>
        </w:tc>
      </w:tr>
      <w:tr w:rsidR="00A122B0" w:rsidRPr="002C517D" w14:paraId="10DD310B" w14:textId="77777777" w:rsidTr="00A122B0">
        <w:tc>
          <w:tcPr>
            <w:tcW w:w="0" w:type="auto"/>
            <w:hideMark/>
          </w:tcPr>
          <w:p w14:paraId="63220FB1"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Encoder Feedback</w:t>
            </w:r>
          </w:p>
        </w:tc>
        <w:tc>
          <w:tcPr>
            <w:tcW w:w="0" w:type="auto"/>
            <w:hideMark/>
          </w:tcPr>
          <w:p w14:paraId="2CC0F5FC" w14:textId="77777777" w:rsidR="00A122B0" w:rsidRPr="002C517D" w:rsidRDefault="00A122B0" w:rsidP="00A122B0">
            <w:pPr>
              <w:jc w:val="center"/>
              <w:rPr>
                <w:sz w:val="20"/>
                <w:szCs w:val="20"/>
              </w:rPr>
            </w:pPr>
            <w:r w:rsidRPr="002C517D">
              <w:rPr>
                <w:sz w:val="20"/>
                <w:szCs w:val="20"/>
              </w:rPr>
              <w:t>Right Motor Encoder</w:t>
            </w:r>
          </w:p>
        </w:tc>
        <w:tc>
          <w:tcPr>
            <w:tcW w:w="0" w:type="auto"/>
            <w:hideMark/>
          </w:tcPr>
          <w:p w14:paraId="01A9819E" w14:textId="77777777" w:rsidR="00A122B0" w:rsidRPr="002C517D" w:rsidRDefault="00A122B0" w:rsidP="00A122B0">
            <w:pPr>
              <w:jc w:val="center"/>
              <w:rPr>
                <w:sz w:val="20"/>
                <w:szCs w:val="20"/>
              </w:rPr>
            </w:pPr>
            <w:r w:rsidRPr="002C517D">
              <w:rPr>
                <w:sz w:val="20"/>
                <w:szCs w:val="20"/>
              </w:rPr>
              <w:t>Phase A</w:t>
            </w:r>
          </w:p>
        </w:tc>
        <w:tc>
          <w:tcPr>
            <w:tcW w:w="0" w:type="auto"/>
            <w:hideMark/>
          </w:tcPr>
          <w:p w14:paraId="5EDE3F4C" w14:textId="77777777" w:rsidR="00A122B0" w:rsidRPr="002C517D" w:rsidRDefault="00A122B0" w:rsidP="00A122B0">
            <w:pPr>
              <w:jc w:val="center"/>
              <w:rPr>
                <w:sz w:val="20"/>
                <w:szCs w:val="20"/>
              </w:rPr>
            </w:pPr>
            <w:r w:rsidRPr="002C517D">
              <w:rPr>
                <w:sz w:val="20"/>
                <w:szCs w:val="20"/>
              </w:rPr>
              <w:t>Arduino Nano</w:t>
            </w:r>
          </w:p>
        </w:tc>
        <w:tc>
          <w:tcPr>
            <w:tcW w:w="0" w:type="auto"/>
            <w:hideMark/>
          </w:tcPr>
          <w:p w14:paraId="0F2F2998" w14:textId="77777777" w:rsidR="00A122B0" w:rsidRPr="002C517D" w:rsidRDefault="00A122B0" w:rsidP="00A122B0">
            <w:pPr>
              <w:jc w:val="center"/>
              <w:rPr>
                <w:sz w:val="20"/>
                <w:szCs w:val="20"/>
              </w:rPr>
            </w:pPr>
            <w:r w:rsidRPr="002C517D">
              <w:rPr>
                <w:sz w:val="20"/>
                <w:szCs w:val="20"/>
              </w:rPr>
              <w:t>D3 (INT1)</w:t>
            </w:r>
          </w:p>
        </w:tc>
        <w:tc>
          <w:tcPr>
            <w:tcW w:w="1431" w:type="dxa"/>
            <w:hideMark/>
          </w:tcPr>
          <w:p w14:paraId="1F5B6923" w14:textId="77777777" w:rsidR="00A122B0" w:rsidRPr="002C517D" w:rsidRDefault="00A122B0" w:rsidP="00A122B0">
            <w:pPr>
              <w:jc w:val="center"/>
              <w:rPr>
                <w:sz w:val="20"/>
                <w:szCs w:val="20"/>
              </w:rPr>
            </w:pPr>
            <w:r w:rsidRPr="002C517D">
              <w:rPr>
                <w:sz w:val="20"/>
                <w:szCs w:val="20"/>
              </w:rPr>
              <w:t>Right rotation tracking</w:t>
            </w:r>
          </w:p>
        </w:tc>
      </w:tr>
      <w:tr w:rsidR="00A122B0" w:rsidRPr="002C517D" w14:paraId="0FDB3DE6" w14:textId="77777777" w:rsidTr="00A122B0">
        <w:tc>
          <w:tcPr>
            <w:tcW w:w="0" w:type="auto"/>
            <w:hideMark/>
          </w:tcPr>
          <w:p w14:paraId="10AF37DC"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Encoder Feedback</w:t>
            </w:r>
          </w:p>
        </w:tc>
        <w:tc>
          <w:tcPr>
            <w:tcW w:w="0" w:type="auto"/>
            <w:hideMark/>
          </w:tcPr>
          <w:p w14:paraId="2CFEA3A0" w14:textId="77777777" w:rsidR="00A122B0" w:rsidRPr="002C517D" w:rsidRDefault="00A122B0" w:rsidP="00A122B0">
            <w:pPr>
              <w:jc w:val="center"/>
              <w:rPr>
                <w:sz w:val="20"/>
                <w:szCs w:val="20"/>
              </w:rPr>
            </w:pPr>
            <w:r w:rsidRPr="002C517D">
              <w:rPr>
                <w:sz w:val="20"/>
                <w:szCs w:val="20"/>
              </w:rPr>
              <w:t>Right Motor Encoder</w:t>
            </w:r>
          </w:p>
        </w:tc>
        <w:tc>
          <w:tcPr>
            <w:tcW w:w="0" w:type="auto"/>
            <w:hideMark/>
          </w:tcPr>
          <w:p w14:paraId="3FD80D83" w14:textId="77777777" w:rsidR="00A122B0" w:rsidRPr="002C517D" w:rsidRDefault="00A122B0" w:rsidP="00A122B0">
            <w:pPr>
              <w:jc w:val="center"/>
              <w:rPr>
                <w:sz w:val="20"/>
                <w:szCs w:val="20"/>
              </w:rPr>
            </w:pPr>
            <w:r w:rsidRPr="002C517D">
              <w:rPr>
                <w:sz w:val="20"/>
                <w:szCs w:val="20"/>
              </w:rPr>
              <w:t>Phase B</w:t>
            </w:r>
          </w:p>
        </w:tc>
        <w:tc>
          <w:tcPr>
            <w:tcW w:w="0" w:type="auto"/>
            <w:hideMark/>
          </w:tcPr>
          <w:p w14:paraId="5E8B3301" w14:textId="77777777" w:rsidR="00A122B0" w:rsidRPr="002C517D" w:rsidRDefault="00A122B0" w:rsidP="00A122B0">
            <w:pPr>
              <w:jc w:val="center"/>
              <w:rPr>
                <w:sz w:val="20"/>
                <w:szCs w:val="20"/>
              </w:rPr>
            </w:pPr>
            <w:r w:rsidRPr="002C517D">
              <w:rPr>
                <w:sz w:val="20"/>
                <w:szCs w:val="20"/>
              </w:rPr>
              <w:t>Arduino Nano</w:t>
            </w:r>
          </w:p>
        </w:tc>
        <w:tc>
          <w:tcPr>
            <w:tcW w:w="0" w:type="auto"/>
            <w:hideMark/>
          </w:tcPr>
          <w:p w14:paraId="1D309418" w14:textId="77777777" w:rsidR="00A122B0" w:rsidRPr="002C517D" w:rsidRDefault="00A122B0" w:rsidP="00A122B0">
            <w:pPr>
              <w:jc w:val="center"/>
              <w:rPr>
                <w:sz w:val="20"/>
                <w:szCs w:val="20"/>
              </w:rPr>
            </w:pPr>
            <w:r w:rsidRPr="002C517D">
              <w:rPr>
                <w:sz w:val="20"/>
                <w:szCs w:val="20"/>
              </w:rPr>
              <w:t>D7</w:t>
            </w:r>
          </w:p>
        </w:tc>
        <w:tc>
          <w:tcPr>
            <w:tcW w:w="1431" w:type="dxa"/>
            <w:hideMark/>
          </w:tcPr>
          <w:p w14:paraId="6BAE1151" w14:textId="77777777" w:rsidR="00A122B0" w:rsidRPr="002C517D" w:rsidRDefault="00A122B0" w:rsidP="00A122B0">
            <w:pPr>
              <w:jc w:val="center"/>
              <w:rPr>
                <w:sz w:val="20"/>
                <w:szCs w:val="20"/>
              </w:rPr>
            </w:pPr>
            <w:r w:rsidRPr="002C517D">
              <w:rPr>
                <w:sz w:val="20"/>
                <w:szCs w:val="20"/>
              </w:rPr>
              <w:t>Right direction tracking</w:t>
            </w:r>
          </w:p>
        </w:tc>
      </w:tr>
      <w:tr w:rsidR="00A122B0" w:rsidRPr="002C517D" w14:paraId="1C155AFE" w14:textId="77777777" w:rsidTr="00A122B0">
        <w:tc>
          <w:tcPr>
            <w:tcW w:w="0" w:type="auto"/>
            <w:hideMark/>
          </w:tcPr>
          <w:p w14:paraId="68E26290"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Telemetry (LoRa)</w:t>
            </w:r>
          </w:p>
        </w:tc>
        <w:tc>
          <w:tcPr>
            <w:tcW w:w="0" w:type="auto"/>
            <w:hideMark/>
          </w:tcPr>
          <w:p w14:paraId="4FEC2F7D" w14:textId="77777777" w:rsidR="00A122B0" w:rsidRPr="002C517D" w:rsidRDefault="00A122B0" w:rsidP="00A122B0">
            <w:pPr>
              <w:jc w:val="center"/>
              <w:rPr>
                <w:sz w:val="20"/>
                <w:szCs w:val="20"/>
              </w:rPr>
            </w:pPr>
            <w:r w:rsidRPr="002C517D">
              <w:rPr>
                <w:sz w:val="20"/>
                <w:szCs w:val="20"/>
              </w:rPr>
              <w:t>Arduino Nano</w:t>
            </w:r>
          </w:p>
        </w:tc>
        <w:tc>
          <w:tcPr>
            <w:tcW w:w="0" w:type="auto"/>
            <w:hideMark/>
          </w:tcPr>
          <w:p w14:paraId="32E6ADF2" w14:textId="77777777" w:rsidR="00A122B0" w:rsidRPr="002C517D" w:rsidRDefault="00A122B0" w:rsidP="00A122B0">
            <w:pPr>
              <w:jc w:val="center"/>
              <w:rPr>
                <w:sz w:val="20"/>
                <w:szCs w:val="20"/>
              </w:rPr>
            </w:pPr>
            <w:r w:rsidRPr="002C517D">
              <w:rPr>
                <w:sz w:val="20"/>
                <w:szCs w:val="20"/>
              </w:rPr>
              <w:t>D11, D12, D13</w:t>
            </w:r>
          </w:p>
        </w:tc>
        <w:tc>
          <w:tcPr>
            <w:tcW w:w="0" w:type="auto"/>
            <w:hideMark/>
          </w:tcPr>
          <w:p w14:paraId="56ABE718" w14:textId="77777777" w:rsidR="00A122B0" w:rsidRPr="002C517D" w:rsidRDefault="00A122B0" w:rsidP="00A122B0">
            <w:pPr>
              <w:jc w:val="center"/>
              <w:rPr>
                <w:sz w:val="20"/>
                <w:szCs w:val="20"/>
              </w:rPr>
            </w:pPr>
            <w:r w:rsidRPr="002C517D">
              <w:rPr>
                <w:sz w:val="20"/>
                <w:szCs w:val="20"/>
              </w:rPr>
              <w:t>LAMBDA80 2.4GHz</w:t>
            </w:r>
          </w:p>
        </w:tc>
        <w:tc>
          <w:tcPr>
            <w:tcW w:w="0" w:type="auto"/>
            <w:hideMark/>
          </w:tcPr>
          <w:p w14:paraId="1BCD56D1" w14:textId="77777777" w:rsidR="00A122B0" w:rsidRPr="002C517D" w:rsidRDefault="00A122B0" w:rsidP="00A122B0">
            <w:pPr>
              <w:jc w:val="center"/>
              <w:rPr>
                <w:sz w:val="20"/>
                <w:szCs w:val="20"/>
              </w:rPr>
            </w:pPr>
            <w:r w:rsidRPr="002C517D">
              <w:rPr>
                <w:sz w:val="20"/>
                <w:szCs w:val="20"/>
              </w:rPr>
              <w:t>MOSI, MISO, SCK</w:t>
            </w:r>
          </w:p>
        </w:tc>
        <w:tc>
          <w:tcPr>
            <w:tcW w:w="1431" w:type="dxa"/>
            <w:hideMark/>
          </w:tcPr>
          <w:p w14:paraId="2F885443" w14:textId="77777777" w:rsidR="00A122B0" w:rsidRPr="002C517D" w:rsidRDefault="00A122B0" w:rsidP="00A122B0">
            <w:pPr>
              <w:jc w:val="center"/>
              <w:rPr>
                <w:sz w:val="20"/>
                <w:szCs w:val="20"/>
              </w:rPr>
            </w:pPr>
            <w:r w:rsidRPr="002C517D">
              <w:rPr>
                <w:sz w:val="20"/>
                <w:szCs w:val="20"/>
              </w:rPr>
              <w:t>SPI data bus</w:t>
            </w:r>
          </w:p>
        </w:tc>
      </w:tr>
      <w:tr w:rsidR="00A122B0" w:rsidRPr="002C517D" w14:paraId="0BC7295B" w14:textId="77777777" w:rsidTr="00A122B0">
        <w:tc>
          <w:tcPr>
            <w:tcW w:w="0" w:type="auto"/>
            <w:hideMark/>
          </w:tcPr>
          <w:p w14:paraId="7A509524"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Telemetry (LoRa)</w:t>
            </w:r>
          </w:p>
        </w:tc>
        <w:tc>
          <w:tcPr>
            <w:tcW w:w="0" w:type="auto"/>
            <w:hideMark/>
          </w:tcPr>
          <w:p w14:paraId="0076823D" w14:textId="77777777" w:rsidR="00A122B0" w:rsidRPr="002C517D" w:rsidRDefault="00A122B0" w:rsidP="00A122B0">
            <w:pPr>
              <w:jc w:val="center"/>
              <w:rPr>
                <w:sz w:val="20"/>
                <w:szCs w:val="20"/>
              </w:rPr>
            </w:pPr>
            <w:r w:rsidRPr="002C517D">
              <w:rPr>
                <w:sz w:val="20"/>
                <w:szCs w:val="20"/>
              </w:rPr>
              <w:t>Arduino Nano</w:t>
            </w:r>
          </w:p>
        </w:tc>
        <w:tc>
          <w:tcPr>
            <w:tcW w:w="0" w:type="auto"/>
            <w:hideMark/>
          </w:tcPr>
          <w:p w14:paraId="5D6F10E3" w14:textId="77777777" w:rsidR="00A122B0" w:rsidRPr="002C517D" w:rsidRDefault="00A122B0" w:rsidP="00A122B0">
            <w:pPr>
              <w:jc w:val="center"/>
              <w:rPr>
                <w:sz w:val="20"/>
                <w:szCs w:val="20"/>
              </w:rPr>
            </w:pPr>
            <w:r w:rsidRPr="002C517D">
              <w:rPr>
                <w:sz w:val="20"/>
                <w:szCs w:val="20"/>
              </w:rPr>
              <w:t>D10</w:t>
            </w:r>
          </w:p>
        </w:tc>
        <w:tc>
          <w:tcPr>
            <w:tcW w:w="0" w:type="auto"/>
            <w:hideMark/>
          </w:tcPr>
          <w:p w14:paraId="08E7AD2F" w14:textId="77777777" w:rsidR="00A122B0" w:rsidRPr="002C517D" w:rsidRDefault="00A122B0" w:rsidP="00A122B0">
            <w:pPr>
              <w:jc w:val="center"/>
              <w:rPr>
                <w:sz w:val="20"/>
                <w:szCs w:val="20"/>
              </w:rPr>
            </w:pPr>
            <w:r w:rsidRPr="002C517D">
              <w:rPr>
                <w:sz w:val="20"/>
                <w:szCs w:val="20"/>
              </w:rPr>
              <w:t>LAMBDA80 2.4GHz</w:t>
            </w:r>
          </w:p>
        </w:tc>
        <w:tc>
          <w:tcPr>
            <w:tcW w:w="0" w:type="auto"/>
            <w:hideMark/>
          </w:tcPr>
          <w:p w14:paraId="3AEBA56A" w14:textId="77777777" w:rsidR="00A122B0" w:rsidRPr="002C517D" w:rsidRDefault="00A122B0" w:rsidP="00A122B0">
            <w:pPr>
              <w:jc w:val="center"/>
              <w:rPr>
                <w:sz w:val="20"/>
                <w:szCs w:val="20"/>
              </w:rPr>
            </w:pPr>
            <w:r w:rsidRPr="002C517D">
              <w:rPr>
                <w:sz w:val="20"/>
                <w:szCs w:val="20"/>
              </w:rPr>
              <w:t>CS (Chip Select)</w:t>
            </w:r>
          </w:p>
        </w:tc>
        <w:tc>
          <w:tcPr>
            <w:tcW w:w="1431" w:type="dxa"/>
            <w:hideMark/>
          </w:tcPr>
          <w:p w14:paraId="7D3595F7" w14:textId="77777777" w:rsidR="00A122B0" w:rsidRPr="002C517D" w:rsidRDefault="00A122B0" w:rsidP="00A122B0">
            <w:pPr>
              <w:jc w:val="center"/>
              <w:rPr>
                <w:sz w:val="20"/>
                <w:szCs w:val="20"/>
              </w:rPr>
            </w:pPr>
            <w:r w:rsidRPr="002C517D">
              <w:rPr>
                <w:sz w:val="20"/>
                <w:szCs w:val="20"/>
              </w:rPr>
              <w:t>SPI active state</w:t>
            </w:r>
          </w:p>
        </w:tc>
      </w:tr>
      <w:tr w:rsidR="00A122B0" w:rsidRPr="002C517D" w14:paraId="5433FF85" w14:textId="77777777" w:rsidTr="00A122B0">
        <w:tc>
          <w:tcPr>
            <w:tcW w:w="0" w:type="auto"/>
            <w:hideMark/>
          </w:tcPr>
          <w:p w14:paraId="728A4F03"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Sensor Logic</w:t>
            </w:r>
          </w:p>
        </w:tc>
        <w:tc>
          <w:tcPr>
            <w:tcW w:w="0" w:type="auto"/>
            <w:hideMark/>
          </w:tcPr>
          <w:p w14:paraId="3F0626D1" w14:textId="77777777" w:rsidR="00A122B0" w:rsidRPr="002C517D" w:rsidRDefault="00A122B0" w:rsidP="00A122B0">
            <w:pPr>
              <w:jc w:val="center"/>
              <w:rPr>
                <w:sz w:val="20"/>
                <w:szCs w:val="20"/>
              </w:rPr>
            </w:pPr>
            <w:r w:rsidRPr="002C517D">
              <w:rPr>
                <w:sz w:val="20"/>
                <w:szCs w:val="20"/>
              </w:rPr>
              <w:t>IR Sensors (x3)</w:t>
            </w:r>
          </w:p>
        </w:tc>
        <w:tc>
          <w:tcPr>
            <w:tcW w:w="0" w:type="auto"/>
            <w:hideMark/>
          </w:tcPr>
          <w:p w14:paraId="6A0BFC29" w14:textId="77777777" w:rsidR="00A122B0" w:rsidRPr="002C517D" w:rsidRDefault="00A122B0" w:rsidP="00A122B0">
            <w:pPr>
              <w:jc w:val="center"/>
              <w:rPr>
                <w:sz w:val="20"/>
                <w:szCs w:val="20"/>
              </w:rPr>
            </w:pPr>
            <w:r w:rsidRPr="002C517D">
              <w:rPr>
                <w:sz w:val="20"/>
                <w:szCs w:val="20"/>
              </w:rPr>
              <w:t>OUT (Digital)</w:t>
            </w:r>
          </w:p>
        </w:tc>
        <w:tc>
          <w:tcPr>
            <w:tcW w:w="0" w:type="auto"/>
            <w:hideMark/>
          </w:tcPr>
          <w:p w14:paraId="68D5A1BC" w14:textId="77777777" w:rsidR="00A122B0" w:rsidRPr="002C517D" w:rsidRDefault="00A122B0" w:rsidP="00A122B0">
            <w:pPr>
              <w:jc w:val="center"/>
              <w:rPr>
                <w:sz w:val="20"/>
                <w:szCs w:val="20"/>
              </w:rPr>
            </w:pPr>
            <w:r w:rsidRPr="002C517D">
              <w:rPr>
                <w:sz w:val="20"/>
                <w:szCs w:val="20"/>
              </w:rPr>
              <w:t>Voltage Divider Circuit</w:t>
            </w:r>
          </w:p>
        </w:tc>
        <w:tc>
          <w:tcPr>
            <w:tcW w:w="0" w:type="auto"/>
            <w:hideMark/>
          </w:tcPr>
          <w:p w14:paraId="66AA9843" w14:textId="77777777" w:rsidR="00A122B0" w:rsidRPr="002C517D" w:rsidRDefault="00A122B0" w:rsidP="00A122B0">
            <w:pPr>
              <w:jc w:val="center"/>
              <w:rPr>
                <w:sz w:val="20"/>
                <w:szCs w:val="20"/>
              </w:rPr>
            </w:pPr>
            <w:r w:rsidRPr="002C517D">
              <w:rPr>
                <w:sz w:val="20"/>
                <w:szCs w:val="20"/>
              </w:rPr>
              <w:t>VIN (5V)</w:t>
            </w:r>
          </w:p>
        </w:tc>
        <w:tc>
          <w:tcPr>
            <w:tcW w:w="1431" w:type="dxa"/>
            <w:hideMark/>
          </w:tcPr>
          <w:p w14:paraId="39A042EB" w14:textId="77777777" w:rsidR="00A122B0" w:rsidRPr="002C517D" w:rsidRDefault="00A122B0" w:rsidP="00A122B0">
            <w:pPr>
              <w:jc w:val="center"/>
              <w:rPr>
                <w:sz w:val="20"/>
                <w:szCs w:val="20"/>
              </w:rPr>
            </w:pPr>
            <w:r w:rsidRPr="002C517D">
              <w:rPr>
                <w:sz w:val="20"/>
                <w:szCs w:val="20"/>
              </w:rPr>
              <w:t>Logic level step-down</w:t>
            </w:r>
          </w:p>
        </w:tc>
      </w:tr>
      <w:tr w:rsidR="00A122B0" w:rsidRPr="002C517D" w14:paraId="551D62D5" w14:textId="77777777" w:rsidTr="00A122B0">
        <w:tc>
          <w:tcPr>
            <w:tcW w:w="0" w:type="auto"/>
            <w:hideMark/>
          </w:tcPr>
          <w:p w14:paraId="69DE7C76" w14:textId="77777777" w:rsidR="00A122B0" w:rsidRPr="002C517D" w:rsidRDefault="00A122B0" w:rsidP="00A122B0">
            <w:pPr>
              <w:spacing w:line="276" w:lineRule="auto"/>
              <w:rPr>
                <w:b/>
                <w:color w:val="000000" w:themeColor="text1"/>
                <w:sz w:val="20"/>
                <w:szCs w:val="20"/>
                <w:lang w:val="en-US"/>
              </w:rPr>
            </w:pPr>
            <w:r w:rsidRPr="002C517D">
              <w:rPr>
                <w:b/>
                <w:color w:val="000000" w:themeColor="text1"/>
                <w:sz w:val="20"/>
                <w:szCs w:val="20"/>
                <w:lang w:val="en-US"/>
              </w:rPr>
              <w:t>Sensor Logic</w:t>
            </w:r>
          </w:p>
        </w:tc>
        <w:tc>
          <w:tcPr>
            <w:tcW w:w="0" w:type="auto"/>
            <w:hideMark/>
          </w:tcPr>
          <w:p w14:paraId="1759B155" w14:textId="77777777" w:rsidR="00A122B0" w:rsidRPr="002C517D" w:rsidRDefault="00A122B0" w:rsidP="00A122B0">
            <w:pPr>
              <w:jc w:val="center"/>
              <w:rPr>
                <w:sz w:val="20"/>
                <w:szCs w:val="20"/>
              </w:rPr>
            </w:pPr>
            <w:r w:rsidRPr="002C517D">
              <w:rPr>
                <w:sz w:val="20"/>
                <w:szCs w:val="20"/>
              </w:rPr>
              <w:t>Voltage Divider Circuit</w:t>
            </w:r>
          </w:p>
        </w:tc>
        <w:tc>
          <w:tcPr>
            <w:tcW w:w="0" w:type="auto"/>
            <w:hideMark/>
          </w:tcPr>
          <w:p w14:paraId="66F4C405" w14:textId="77777777" w:rsidR="00A122B0" w:rsidRPr="002C517D" w:rsidRDefault="00A122B0" w:rsidP="00A122B0">
            <w:pPr>
              <w:jc w:val="center"/>
              <w:rPr>
                <w:sz w:val="20"/>
                <w:szCs w:val="20"/>
              </w:rPr>
            </w:pPr>
            <w:r w:rsidRPr="002C517D">
              <w:rPr>
                <w:sz w:val="20"/>
                <w:szCs w:val="20"/>
              </w:rPr>
              <w:t>VOUT (3.3V)</w:t>
            </w:r>
          </w:p>
        </w:tc>
        <w:tc>
          <w:tcPr>
            <w:tcW w:w="0" w:type="auto"/>
            <w:hideMark/>
          </w:tcPr>
          <w:p w14:paraId="5710F238" w14:textId="77777777" w:rsidR="00A122B0" w:rsidRPr="002C517D" w:rsidRDefault="00A122B0" w:rsidP="00A122B0">
            <w:pPr>
              <w:jc w:val="center"/>
              <w:rPr>
                <w:sz w:val="20"/>
                <w:szCs w:val="20"/>
              </w:rPr>
            </w:pPr>
            <w:r w:rsidRPr="002C517D">
              <w:rPr>
                <w:sz w:val="20"/>
                <w:szCs w:val="20"/>
              </w:rPr>
              <w:t>Raspberry Pi 4B</w:t>
            </w:r>
          </w:p>
        </w:tc>
        <w:tc>
          <w:tcPr>
            <w:tcW w:w="0" w:type="auto"/>
            <w:hideMark/>
          </w:tcPr>
          <w:p w14:paraId="40293898" w14:textId="77777777" w:rsidR="00A122B0" w:rsidRPr="002C517D" w:rsidRDefault="00A122B0" w:rsidP="00A122B0">
            <w:pPr>
              <w:jc w:val="center"/>
              <w:rPr>
                <w:sz w:val="20"/>
                <w:szCs w:val="20"/>
              </w:rPr>
            </w:pPr>
            <w:r w:rsidRPr="002C517D">
              <w:rPr>
                <w:sz w:val="20"/>
                <w:szCs w:val="20"/>
              </w:rPr>
              <w:t>General GPIO Pins</w:t>
            </w:r>
          </w:p>
        </w:tc>
        <w:tc>
          <w:tcPr>
            <w:tcW w:w="1431" w:type="dxa"/>
            <w:hideMark/>
          </w:tcPr>
          <w:p w14:paraId="086CE86D" w14:textId="77777777" w:rsidR="00A122B0" w:rsidRPr="002C517D" w:rsidRDefault="00A122B0" w:rsidP="00A122B0">
            <w:pPr>
              <w:jc w:val="center"/>
              <w:rPr>
                <w:sz w:val="20"/>
                <w:szCs w:val="20"/>
              </w:rPr>
            </w:pPr>
            <w:r w:rsidRPr="002C517D">
              <w:rPr>
                <w:sz w:val="20"/>
                <w:szCs w:val="20"/>
              </w:rPr>
              <w:t>Safe obstacle detection</w:t>
            </w:r>
          </w:p>
        </w:tc>
      </w:tr>
      <w:tr w:rsidR="00A122B0" w:rsidRPr="002C517D" w14:paraId="7362A79C" w14:textId="77777777" w:rsidTr="00A122B0">
        <w:tc>
          <w:tcPr>
            <w:tcW w:w="0" w:type="auto"/>
            <w:hideMark/>
          </w:tcPr>
          <w:p w14:paraId="636558EC" w14:textId="78A78694" w:rsidR="00A122B0" w:rsidRPr="002C517D" w:rsidRDefault="44070D47" w:rsidP="00A122B0">
            <w:pPr>
              <w:spacing w:line="276" w:lineRule="auto"/>
              <w:rPr>
                <w:b/>
                <w:color w:val="000000" w:themeColor="text1"/>
                <w:sz w:val="20"/>
                <w:szCs w:val="20"/>
                <w:lang w:val="en-US"/>
              </w:rPr>
            </w:pPr>
            <w:r w:rsidRPr="11156048">
              <w:rPr>
                <w:b/>
                <w:bCs/>
                <w:color w:val="000000" w:themeColor="text1"/>
                <w:sz w:val="20"/>
                <w:szCs w:val="20"/>
                <w:lang w:val="en-US"/>
              </w:rPr>
              <w:t>Visualization</w:t>
            </w:r>
          </w:p>
        </w:tc>
        <w:tc>
          <w:tcPr>
            <w:tcW w:w="0" w:type="auto"/>
            <w:hideMark/>
          </w:tcPr>
          <w:p w14:paraId="421143E1" w14:textId="77777777" w:rsidR="00A122B0" w:rsidRPr="002C517D" w:rsidRDefault="00A122B0" w:rsidP="00A122B0">
            <w:pPr>
              <w:jc w:val="center"/>
              <w:rPr>
                <w:sz w:val="20"/>
                <w:szCs w:val="20"/>
              </w:rPr>
            </w:pPr>
            <w:r w:rsidRPr="002C517D">
              <w:rPr>
                <w:sz w:val="20"/>
                <w:szCs w:val="20"/>
              </w:rPr>
              <w:t>Raspberry Pi Camera 3</w:t>
            </w:r>
          </w:p>
        </w:tc>
        <w:tc>
          <w:tcPr>
            <w:tcW w:w="0" w:type="auto"/>
            <w:hideMark/>
          </w:tcPr>
          <w:p w14:paraId="2B65E907" w14:textId="77777777" w:rsidR="00A122B0" w:rsidRPr="002C517D" w:rsidRDefault="00A122B0" w:rsidP="00A122B0">
            <w:pPr>
              <w:jc w:val="center"/>
              <w:rPr>
                <w:sz w:val="20"/>
                <w:szCs w:val="20"/>
              </w:rPr>
            </w:pPr>
            <w:r w:rsidRPr="002C517D">
              <w:rPr>
                <w:sz w:val="20"/>
                <w:szCs w:val="20"/>
              </w:rPr>
              <w:t>Ribbon Cable</w:t>
            </w:r>
          </w:p>
        </w:tc>
        <w:tc>
          <w:tcPr>
            <w:tcW w:w="0" w:type="auto"/>
            <w:hideMark/>
          </w:tcPr>
          <w:p w14:paraId="7FA986A8" w14:textId="77777777" w:rsidR="00A122B0" w:rsidRPr="002C517D" w:rsidRDefault="00A122B0" w:rsidP="00A122B0">
            <w:pPr>
              <w:jc w:val="center"/>
              <w:rPr>
                <w:sz w:val="20"/>
                <w:szCs w:val="20"/>
              </w:rPr>
            </w:pPr>
            <w:r w:rsidRPr="002C517D">
              <w:rPr>
                <w:sz w:val="20"/>
                <w:szCs w:val="20"/>
              </w:rPr>
              <w:t>Raspberry Pi 4B</w:t>
            </w:r>
          </w:p>
        </w:tc>
        <w:tc>
          <w:tcPr>
            <w:tcW w:w="0" w:type="auto"/>
            <w:hideMark/>
          </w:tcPr>
          <w:p w14:paraId="259FE86C" w14:textId="77777777" w:rsidR="00A122B0" w:rsidRPr="002C517D" w:rsidRDefault="00A122B0" w:rsidP="00A122B0">
            <w:pPr>
              <w:jc w:val="center"/>
              <w:rPr>
                <w:sz w:val="20"/>
                <w:szCs w:val="20"/>
              </w:rPr>
            </w:pPr>
            <w:r w:rsidRPr="002C517D">
              <w:rPr>
                <w:sz w:val="20"/>
                <w:szCs w:val="20"/>
              </w:rPr>
              <w:t>CSI Port</w:t>
            </w:r>
          </w:p>
        </w:tc>
        <w:tc>
          <w:tcPr>
            <w:tcW w:w="1431" w:type="dxa"/>
            <w:hideMark/>
          </w:tcPr>
          <w:p w14:paraId="02A447C9" w14:textId="77777777" w:rsidR="00A122B0" w:rsidRPr="002C517D" w:rsidRDefault="00A122B0" w:rsidP="00A122B0">
            <w:pPr>
              <w:jc w:val="center"/>
              <w:rPr>
                <w:sz w:val="20"/>
                <w:szCs w:val="20"/>
              </w:rPr>
            </w:pPr>
            <w:r w:rsidRPr="002C517D">
              <w:rPr>
                <w:sz w:val="20"/>
                <w:szCs w:val="20"/>
              </w:rPr>
              <w:t>Live video stream</w:t>
            </w:r>
          </w:p>
        </w:tc>
      </w:tr>
    </w:tbl>
    <w:p w14:paraId="5E8C4EB4" w14:textId="2AB4EF97" w:rsidR="5EA3BAAA" w:rsidRDefault="5EA3BAAA" w:rsidP="5EA3BAAA">
      <w:pPr>
        <w:jc w:val="center"/>
        <w:rPr>
          <w:i/>
          <w:iCs/>
          <w:color w:val="000000" w:themeColor="text1"/>
          <w:sz w:val="22"/>
          <w:szCs w:val="22"/>
        </w:rPr>
      </w:pPr>
    </w:p>
    <w:p w14:paraId="7ECB6647" w14:textId="00110E58" w:rsidR="00A122B0" w:rsidRPr="00857E31" w:rsidRDefault="00857E31" w:rsidP="00857E31">
      <w:pPr>
        <w:jc w:val="center"/>
        <w:rPr>
          <w:i/>
          <w:iCs/>
          <w:color w:val="000000" w:themeColor="text1"/>
          <w:sz w:val="22"/>
          <w:szCs w:val="22"/>
        </w:rPr>
      </w:pPr>
      <w:r w:rsidRPr="00857E31">
        <w:rPr>
          <w:i/>
          <w:iCs/>
          <w:color w:val="000000" w:themeColor="text1"/>
          <w:sz w:val="22"/>
          <w:szCs w:val="22"/>
        </w:rPr>
        <w:t xml:space="preserve">(Note: All component ground pins </w:t>
      </w:r>
      <w:r>
        <w:rPr>
          <w:i/>
          <w:iCs/>
          <w:color w:val="000000" w:themeColor="text1"/>
          <w:sz w:val="22"/>
          <w:szCs w:val="22"/>
        </w:rPr>
        <w:t>will be</w:t>
      </w:r>
      <w:r w:rsidRPr="00857E31">
        <w:rPr>
          <w:i/>
          <w:iCs/>
          <w:color w:val="000000" w:themeColor="text1"/>
          <w:sz w:val="22"/>
          <w:szCs w:val="22"/>
        </w:rPr>
        <w:t xml:space="preserve"> </w:t>
      </w:r>
      <w:r>
        <w:rPr>
          <w:i/>
          <w:iCs/>
          <w:color w:val="000000" w:themeColor="text1"/>
          <w:sz w:val="22"/>
          <w:szCs w:val="22"/>
        </w:rPr>
        <w:t>routed</w:t>
      </w:r>
      <w:r w:rsidRPr="00857E31">
        <w:rPr>
          <w:i/>
          <w:iCs/>
          <w:color w:val="000000" w:themeColor="text1"/>
          <w:sz w:val="22"/>
          <w:szCs w:val="22"/>
        </w:rPr>
        <w:t xml:space="preserve"> back to the common system ground rail to ensure stable logic signals across the hardware.)</w:t>
      </w:r>
    </w:p>
    <w:p w14:paraId="19B8B494" w14:textId="7242603B" w:rsidR="5EA3BAAA" w:rsidRDefault="5EA3BAAA" w:rsidP="5EA3BAAA">
      <w:pPr>
        <w:jc w:val="center"/>
        <w:rPr>
          <w:i/>
          <w:iCs/>
          <w:color w:val="000000" w:themeColor="text1"/>
          <w:sz w:val="22"/>
          <w:szCs w:val="22"/>
        </w:rPr>
      </w:pPr>
    </w:p>
    <w:p w14:paraId="4FC46099" w14:textId="085466A6" w:rsidR="1332CDAA" w:rsidRDefault="6AE15988" w:rsidP="00E36A23">
      <w:pPr>
        <w:pStyle w:val="Heading3"/>
        <w:rPr>
          <w:rFonts w:ascii="Poppins" w:eastAsia="Poppins" w:hAnsi="Poppins" w:cs="Poppins"/>
          <w:sz w:val="22"/>
          <w:szCs w:val="22"/>
        </w:rPr>
      </w:pPr>
      <w:bookmarkStart w:id="23" w:name="_Toc223975962"/>
      <w:r w:rsidRPr="7A5CCFA1">
        <w:t>3.3.1 Camera Selection</w:t>
      </w:r>
      <w:bookmarkEnd w:id="23"/>
    </w:p>
    <w:p w14:paraId="70A2110C" w14:textId="078B56F8" w:rsidR="5EA3BAAA" w:rsidRDefault="00847CAB" w:rsidP="00A71701">
      <w:pPr>
        <w:spacing w:after="240"/>
        <w:rPr>
          <w:color w:val="000000" w:themeColor="text1"/>
          <w:sz w:val="22"/>
          <w:szCs w:val="22"/>
        </w:rPr>
      </w:pPr>
      <w:r w:rsidRPr="7C324E05">
        <w:rPr>
          <w:color w:val="000000" w:themeColor="text1"/>
          <w:sz w:val="22"/>
          <w:szCs w:val="22"/>
        </w:rPr>
        <w:t>Following the preliminary evaluations, the single Raspberry Pi Camera Module was formalised as the primary optical sensor for the rover's navigation system. This hardware interfaces directly with the dedicated CSI port; it provides a reliable 5-megapixel resolution alongside standard 2D monocular vision. Both the stereoscopic depth camera and the standard USB webcam were permanently excluded from the final design architecture. </w:t>
      </w:r>
    </w:p>
    <w:p w14:paraId="4B817BBF" w14:textId="06A2A190" w:rsidR="01176148" w:rsidRPr="00324968" w:rsidRDefault="6AE15988" w:rsidP="7A5CCFA1">
      <w:pPr>
        <w:jc w:val="center"/>
        <w:rPr>
          <w:b/>
          <w:color w:val="000000" w:themeColor="text1"/>
          <w:sz w:val="22"/>
          <w:szCs w:val="22"/>
        </w:rPr>
      </w:pPr>
      <w:r w:rsidRPr="7C324E05">
        <w:rPr>
          <w:b/>
          <w:color w:val="000000" w:themeColor="text1"/>
          <w:sz w:val="22"/>
          <w:szCs w:val="22"/>
        </w:rPr>
        <w:t xml:space="preserve">Table </w:t>
      </w:r>
      <w:r w:rsidR="00516619">
        <w:rPr>
          <w:b/>
          <w:color w:val="000000" w:themeColor="text1"/>
          <w:sz w:val="22"/>
          <w:szCs w:val="22"/>
        </w:rPr>
        <w:t>12</w:t>
      </w:r>
      <w:r w:rsidRPr="7C324E05">
        <w:rPr>
          <w:b/>
          <w:color w:val="000000" w:themeColor="text1"/>
          <w:sz w:val="22"/>
          <w:szCs w:val="22"/>
        </w:rPr>
        <w:t>: Camera Decision Matrix</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404"/>
        <w:gridCol w:w="2881"/>
        <w:gridCol w:w="2609"/>
        <w:gridCol w:w="2119"/>
      </w:tblGrid>
      <w:tr w:rsidR="7A5CCFA1" w14:paraId="10D9D9BD" w14:textId="77777777" w:rsidTr="7A5CCFA1">
        <w:trPr>
          <w:trHeight w:val="675"/>
        </w:trPr>
        <w:tc>
          <w:tcPr>
            <w:tcW w:w="1290" w:type="dxa"/>
            <w:tcMar>
              <w:left w:w="105" w:type="dxa"/>
              <w:right w:w="105" w:type="dxa"/>
            </w:tcMar>
          </w:tcPr>
          <w:p w14:paraId="0DF95411" w14:textId="09882EBD" w:rsidR="7A5CCFA1" w:rsidRPr="004E39C1" w:rsidRDefault="7A5CCFA1" w:rsidP="7A5CCFA1">
            <w:pPr>
              <w:spacing w:line="276" w:lineRule="auto"/>
              <w:rPr>
                <w:color w:val="000000" w:themeColor="text1"/>
                <w:sz w:val="20"/>
                <w:szCs w:val="20"/>
              </w:rPr>
            </w:pPr>
            <w:r w:rsidRPr="7C324E05">
              <w:rPr>
                <w:b/>
                <w:color w:val="000000" w:themeColor="text1"/>
                <w:sz w:val="20"/>
                <w:szCs w:val="20"/>
                <w:lang w:val="en-US"/>
              </w:rPr>
              <w:t>Feature</w:t>
            </w:r>
          </w:p>
        </w:tc>
        <w:tc>
          <w:tcPr>
            <w:tcW w:w="2925" w:type="dxa"/>
            <w:tcMar>
              <w:left w:w="105" w:type="dxa"/>
              <w:right w:w="105" w:type="dxa"/>
            </w:tcMar>
          </w:tcPr>
          <w:p w14:paraId="50A5DBA6" w14:textId="56438A6D" w:rsidR="7A5CCFA1" w:rsidRPr="004E39C1" w:rsidRDefault="7A5CCFA1" w:rsidP="7A5CCFA1">
            <w:pPr>
              <w:spacing w:line="276" w:lineRule="auto"/>
              <w:rPr>
                <w:color w:val="000000" w:themeColor="text1"/>
                <w:sz w:val="20"/>
                <w:szCs w:val="20"/>
              </w:rPr>
            </w:pPr>
            <w:r w:rsidRPr="7C324E05">
              <w:rPr>
                <w:b/>
                <w:color w:val="000000" w:themeColor="text1"/>
                <w:sz w:val="20"/>
                <w:szCs w:val="20"/>
                <w:lang w:val="en-US"/>
              </w:rPr>
              <w:t>Option A: Single Raspberry Pi Camera (4B)</w:t>
            </w:r>
          </w:p>
        </w:tc>
        <w:tc>
          <w:tcPr>
            <w:tcW w:w="2640" w:type="dxa"/>
            <w:tcMar>
              <w:left w:w="105" w:type="dxa"/>
              <w:right w:w="105" w:type="dxa"/>
            </w:tcMar>
          </w:tcPr>
          <w:p w14:paraId="10DDF219" w14:textId="3CA466B0" w:rsidR="7A5CCFA1" w:rsidRPr="004E39C1" w:rsidRDefault="7A5CCFA1" w:rsidP="7A5CCFA1">
            <w:pPr>
              <w:spacing w:line="276" w:lineRule="auto"/>
              <w:rPr>
                <w:color w:val="000000" w:themeColor="text1"/>
                <w:sz w:val="20"/>
                <w:szCs w:val="20"/>
              </w:rPr>
            </w:pPr>
            <w:r w:rsidRPr="7C324E05">
              <w:rPr>
                <w:b/>
                <w:color w:val="000000" w:themeColor="text1"/>
                <w:sz w:val="20"/>
                <w:szCs w:val="20"/>
                <w:lang w:val="en-US"/>
              </w:rPr>
              <w:t>Option B: Stereoscopic Depth Camera</w:t>
            </w:r>
          </w:p>
        </w:tc>
        <w:tc>
          <w:tcPr>
            <w:tcW w:w="2145" w:type="dxa"/>
            <w:tcMar>
              <w:left w:w="105" w:type="dxa"/>
              <w:right w:w="105" w:type="dxa"/>
            </w:tcMar>
          </w:tcPr>
          <w:p w14:paraId="651BE218" w14:textId="63AFB83A" w:rsidR="7A5CCFA1" w:rsidRPr="004E39C1" w:rsidRDefault="7A5CCFA1" w:rsidP="7A5CCFA1">
            <w:pPr>
              <w:spacing w:line="276" w:lineRule="auto"/>
              <w:rPr>
                <w:color w:val="000000" w:themeColor="text1"/>
                <w:sz w:val="20"/>
                <w:szCs w:val="20"/>
              </w:rPr>
            </w:pPr>
            <w:r w:rsidRPr="7C324E05">
              <w:rPr>
                <w:b/>
                <w:color w:val="000000" w:themeColor="text1"/>
                <w:sz w:val="20"/>
                <w:szCs w:val="20"/>
                <w:lang w:val="en-US"/>
              </w:rPr>
              <w:t>Option C: USB Webcam</w:t>
            </w:r>
          </w:p>
        </w:tc>
      </w:tr>
      <w:tr w:rsidR="7A5CCFA1" w14:paraId="2EFD30B9" w14:textId="77777777" w:rsidTr="7A5CCFA1">
        <w:trPr>
          <w:trHeight w:val="300"/>
        </w:trPr>
        <w:tc>
          <w:tcPr>
            <w:tcW w:w="1290" w:type="dxa"/>
            <w:tcMar>
              <w:left w:w="105" w:type="dxa"/>
              <w:right w:w="105" w:type="dxa"/>
            </w:tcMar>
          </w:tcPr>
          <w:p w14:paraId="627C9749" w14:textId="59DF2A24" w:rsidR="7A5CCFA1" w:rsidRPr="004E39C1" w:rsidRDefault="7A5CCFA1" w:rsidP="7A5CCFA1">
            <w:pPr>
              <w:spacing w:line="276" w:lineRule="auto"/>
              <w:rPr>
                <w:color w:val="000000" w:themeColor="text1"/>
                <w:sz w:val="20"/>
                <w:szCs w:val="20"/>
              </w:rPr>
            </w:pPr>
            <w:r w:rsidRPr="7C324E05">
              <w:rPr>
                <w:b/>
                <w:color w:val="000000" w:themeColor="text1"/>
                <w:sz w:val="20"/>
                <w:szCs w:val="20"/>
                <w:lang w:val="en-US"/>
              </w:rPr>
              <w:t>Status</w:t>
            </w:r>
          </w:p>
        </w:tc>
        <w:tc>
          <w:tcPr>
            <w:tcW w:w="2925" w:type="dxa"/>
            <w:tcMar>
              <w:left w:w="105" w:type="dxa"/>
              <w:right w:w="105" w:type="dxa"/>
            </w:tcMar>
          </w:tcPr>
          <w:p w14:paraId="64EFE65D" w14:textId="7E643A4F" w:rsidR="7A5CCFA1" w:rsidRPr="004E39C1" w:rsidRDefault="7A5CCFA1" w:rsidP="7A5CCFA1">
            <w:pPr>
              <w:jc w:val="center"/>
              <w:rPr>
                <w:sz w:val="20"/>
                <w:szCs w:val="20"/>
              </w:rPr>
            </w:pPr>
            <w:r w:rsidRPr="7C324E05">
              <w:rPr>
                <w:sz w:val="20"/>
                <w:szCs w:val="20"/>
              </w:rPr>
              <w:t xml:space="preserve">Selected </w:t>
            </w:r>
          </w:p>
        </w:tc>
        <w:tc>
          <w:tcPr>
            <w:tcW w:w="2640" w:type="dxa"/>
            <w:tcMar>
              <w:left w:w="105" w:type="dxa"/>
              <w:right w:w="105" w:type="dxa"/>
            </w:tcMar>
          </w:tcPr>
          <w:p w14:paraId="6CED9C0A" w14:textId="3FAAEA89" w:rsidR="7A5CCFA1" w:rsidRPr="004E39C1" w:rsidRDefault="7A5CCFA1" w:rsidP="7A5CCFA1">
            <w:pPr>
              <w:jc w:val="center"/>
              <w:rPr>
                <w:sz w:val="20"/>
                <w:szCs w:val="20"/>
              </w:rPr>
            </w:pPr>
            <w:r w:rsidRPr="7C324E05">
              <w:rPr>
                <w:sz w:val="20"/>
                <w:szCs w:val="20"/>
              </w:rPr>
              <w:t>Alternative</w:t>
            </w:r>
          </w:p>
        </w:tc>
        <w:tc>
          <w:tcPr>
            <w:tcW w:w="2145" w:type="dxa"/>
            <w:tcMar>
              <w:left w:w="105" w:type="dxa"/>
              <w:right w:w="105" w:type="dxa"/>
            </w:tcMar>
          </w:tcPr>
          <w:p w14:paraId="747BAD1C" w14:textId="661DA94B" w:rsidR="7A5CCFA1" w:rsidRPr="004E39C1" w:rsidRDefault="7A5CCFA1" w:rsidP="7A5CCFA1">
            <w:pPr>
              <w:jc w:val="center"/>
              <w:rPr>
                <w:sz w:val="20"/>
                <w:szCs w:val="20"/>
              </w:rPr>
            </w:pPr>
            <w:r w:rsidRPr="7C324E05">
              <w:rPr>
                <w:sz w:val="20"/>
                <w:szCs w:val="20"/>
              </w:rPr>
              <w:t>Insufficient</w:t>
            </w:r>
          </w:p>
        </w:tc>
      </w:tr>
      <w:tr w:rsidR="7A5CCFA1" w14:paraId="6111DE76" w14:textId="77777777" w:rsidTr="7A5CCFA1">
        <w:trPr>
          <w:trHeight w:val="585"/>
        </w:trPr>
        <w:tc>
          <w:tcPr>
            <w:tcW w:w="1290" w:type="dxa"/>
            <w:tcMar>
              <w:left w:w="105" w:type="dxa"/>
              <w:right w:w="105" w:type="dxa"/>
            </w:tcMar>
          </w:tcPr>
          <w:p w14:paraId="3A390A0E" w14:textId="7CD3B3FC" w:rsidR="7A5CCFA1" w:rsidRPr="004E39C1" w:rsidRDefault="7A5CCFA1" w:rsidP="7A5CCFA1">
            <w:pPr>
              <w:spacing w:line="276" w:lineRule="auto"/>
              <w:rPr>
                <w:color w:val="000000" w:themeColor="text1"/>
                <w:sz w:val="20"/>
                <w:szCs w:val="20"/>
              </w:rPr>
            </w:pPr>
            <w:r w:rsidRPr="7C324E05">
              <w:rPr>
                <w:b/>
                <w:color w:val="000000" w:themeColor="text1"/>
                <w:sz w:val="20"/>
                <w:szCs w:val="20"/>
                <w:lang w:val="en-US"/>
              </w:rPr>
              <w:t>Vision Type</w:t>
            </w:r>
          </w:p>
        </w:tc>
        <w:tc>
          <w:tcPr>
            <w:tcW w:w="2925" w:type="dxa"/>
            <w:tcMar>
              <w:left w:w="105" w:type="dxa"/>
              <w:right w:w="105" w:type="dxa"/>
            </w:tcMar>
          </w:tcPr>
          <w:p w14:paraId="44FC6D20" w14:textId="07C32DC1" w:rsidR="7A5CCFA1" w:rsidRPr="004E39C1" w:rsidRDefault="7A5CCFA1" w:rsidP="7A5CCFA1">
            <w:pPr>
              <w:jc w:val="center"/>
              <w:rPr>
                <w:sz w:val="20"/>
                <w:szCs w:val="20"/>
              </w:rPr>
            </w:pPr>
            <w:r w:rsidRPr="7C324E05">
              <w:rPr>
                <w:sz w:val="20"/>
                <w:szCs w:val="20"/>
              </w:rPr>
              <w:t>2D (Monocular): Flat image only.</w:t>
            </w:r>
          </w:p>
        </w:tc>
        <w:tc>
          <w:tcPr>
            <w:tcW w:w="2640" w:type="dxa"/>
            <w:tcMar>
              <w:left w:w="105" w:type="dxa"/>
              <w:right w:w="105" w:type="dxa"/>
            </w:tcMar>
          </w:tcPr>
          <w:p w14:paraId="0C66BAA6" w14:textId="02DD5AF9" w:rsidR="7A5CCFA1" w:rsidRPr="004E39C1" w:rsidRDefault="7A5CCFA1" w:rsidP="7A5CCFA1">
            <w:pPr>
              <w:jc w:val="center"/>
              <w:rPr>
                <w:sz w:val="20"/>
                <w:szCs w:val="20"/>
              </w:rPr>
            </w:pPr>
            <w:r w:rsidRPr="7C324E05">
              <w:rPr>
                <w:sz w:val="20"/>
                <w:szCs w:val="20"/>
              </w:rPr>
              <w:t>Sees volume and depth.</w:t>
            </w:r>
          </w:p>
        </w:tc>
        <w:tc>
          <w:tcPr>
            <w:tcW w:w="2145" w:type="dxa"/>
            <w:tcMar>
              <w:left w:w="105" w:type="dxa"/>
              <w:right w:w="105" w:type="dxa"/>
            </w:tcMar>
          </w:tcPr>
          <w:p w14:paraId="7C15A1D0" w14:textId="66D3CEC4" w:rsidR="7A5CCFA1" w:rsidRPr="004E39C1" w:rsidRDefault="7A5CCFA1" w:rsidP="7A5CCFA1">
            <w:pPr>
              <w:jc w:val="center"/>
              <w:rPr>
                <w:sz w:val="20"/>
                <w:szCs w:val="20"/>
              </w:rPr>
            </w:pPr>
            <w:r w:rsidRPr="7C324E05">
              <w:rPr>
                <w:sz w:val="20"/>
                <w:szCs w:val="20"/>
              </w:rPr>
              <w:t>2D: Flat image; often high latency.</w:t>
            </w:r>
          </w:p>
        </w:tc>
      </w:tr>
      <w:tr w:rsidR="7A5CCFA1" w14:paraId="5423ED34" w14:textId="77777777" w:rsidTr="7A5CCFA1">
        <w:trPr>
          <w:trHeight w:val="840"/>
        </w:trPr>
        <w:tc>
          <w:tcPr>
            <w:tcW w:w="1290" w:type="dxa"/>
            <w:tcMar>
              <w:left w:w="105" w:type="dxa"/>
              <w:right w:w="105" w:type="dxa"/>
            </w:tcMar>
          </w:tcPr>
          <w:p w14:paraId="11A0E8C6" w14:textId="4CD78B50" w:rsidR="7A5CCFA1" w:rsidRPr="004E39C1" w:rsidRDefault="7A5CCFA1" w:rsidP="7A5CCFA1">
            <w:pPr>
              <w:spacing w:line="276" w:lineRule="auto"/>
              <w:rPr>
                <w:color w:val="000000" w:themeColor="text1"/>
                <w:sz w:val="20"/>
                <w:szCs w:val="20"/>
              </w:rPr>
            </w:pPr>
            <w:r w:rsidRPr="7C324E05">
              <w:rPr>
                <w:b/>
                <w:color w:val="000000" w:themeColor="text1"/>
                <w:sz w:val="20"/>
                <w:szCs w:val="20"/>
                <w:lang w:val="en-US"/>
              </w:rPr>
              <w:t>Latency</w:t>
            </w:r>
          </w:p>
        </w:tc>
        <w:tc>
          <w:tcPr>
            <w:tcW w:w="2925" w:type="dxa"/>
            <w:tcMar>
              <w:left w:w="105" w:type="dxa"/>
              <w:right w:w="105" w:type="dxa"/>
            </w:tcMar>
          </w:tcPr>
          <w:p w14:paraId="657EB7BD" w14:textId="17C6DB73" w:rsidR="7A5CCFA1" w:rsidRPr="004E39C1" w:rsidRDefault="7A5CCFA1" w:rsidP="7A5CCFA1">
            <w:pPr>
              <w:jc w:val="center"/>
              <w:rPr>
                <w:sz w:val="20"/>
                <w:szCs w:val="20"/>
              </w:rPr>
            </w:pPr>
            <w:r w:rsidRPr="7C324E05">
              <w:rPr>
                <w:sz w:val="20"/>
                <w:szCs w:val="20"/>
              </w:rPr>
              <w:t>Very Low: Connects directly to the CSI port (GPU).</w:t>
            </w:r>
          </w:p>
        </w:tc>
        <w:tc>
          <w:tcPr>
            <w:tcW w:w="2640" w:type="dxa"/>
            <w:tcMar>
              <w:left w:w="105" w:type="dxa"/>
              <w:right w:w="105" w:type="dxa"/>
            </w:tcMar>
          </w:tcPr>
          <w:p w14:paraId="7492F430" w14:textId="0B12AC28" w:rsidR="7A5CCFA1" w:rsidRPr="004E39C1" w:rsidRDefault="7A5CCFA1" w:rsidP="7A5CCFA1">
            <w:pPr>
              <w:jc w:val="center"/>
              <w:rPr>
                <w:sz w:val="20"/>
                <w:szCs w:val="20"/>
              </w:rPr>
            </w:pPr>
            <w:r w:rsidRPr="7C324E05">
              <w:rPr>
                <w:sz w:val="20"/>
                <w:szCs w:val="20"/>
              </w:rPr>
              <w:t>Low: Onboard processing.</w:t>
            </w:r>
          </w:p>
        </w:tc>
        <w:tc>
          <w:tcPr>
            <w:tcW w:w="2145" w:type="dxa"/>
            <w:tcMar>
              <w:left w:w="105" w:type="dxa"/>
              <w:right w:w="105" w:type="dxa"/>
            </w:tcMar>
          </w:tcPr>
          <w:p w14:paraId="389D11E6" w14:textId="5BAA582A" w:rsidR="7A5CCFA1" w:rsidRPr="004E39C1" w:rsidRDefault="7A5CCFA1" w:rsidP="7A5CCFA1">
            <w:pPr>
              <w:jc w:val="center"/>
              <w:rPr>
                <w:sz w:val="20"/>
                <w:szCs w:val="20"/>
              </w:rPr>
            </w:pPr>
            <w:r w:rsidRPr="7C324E05">
              <w:rPr>
                <w:sz w:val="20"/>
                <w:szCs w:val="20"/>
              </w:rPr>
              <w:t>High: Uses USB bus; lags on Pi.</w:t>
            </w:r>
          </w:p>
        </w:tc>
      </w:tr>
      <w:tr w:rsidR="7A5CCFA1" w14:paraId="0FE8A4B6" w14:textId="77777777" w:rsidTr="7A5CCFA1">
        <w:trPr>
          <w:trHeight w:val="840"/>
        </w:trPr>
        <w:tc>
          <w:tcPr>
            <w:tcW w:w="1290" w:type="dxa"/>
            <w:tcMar>
              <w:left w:w="105" w:type="dxa"/>
              <w:right w:w="105" w:type="dxa"/>
            </w:tcMar>
          </w:tcPr>
          <w:p w14:paraId="43AB91A5" w14:textId="1B19ACBF" w:rsidR="7A5CCFA1" w:rsidRPr="004E39C1" w:rsidRDefault="7A5CCFA1" w:rsidP="7A5CCFA1">
            <w:pPr>
              <w:spacing w:line="276" w:lineRule="auto"/>
              <w:rPr>
                <w:color w:val="000000" w:themeColor="text1"/>
                <w:sz w:val="20"/>
                <w:szCs w:val="20"/>
              </w:rPr>
            </w:pPr>
            <w:r w:rsidRPr="7C324E05">
              <w:rPr>
                <w:b/>
                <w:color w:val="000000" w:themeColor="text1"/>
                <w:sz w:val="20"/>
                <w:szCs w:val="20"/>
                <w:lang w:val="en-US"/>
              </w:rPr>
              <w:t>Complexity</w:t>
            </w:r>
          </w:p>
        </w:tc>
        <w:tc>
          <w:tcPr>
            <w:tcW w:w="2925" w:type="dxa"/>
            <w:tcMar>
              <w:left w:w="105" w:type="dxa"/>
              <w:right w:w="105" w:type="dxa"/>
            </w:tcMar>
          </w:tcPr>
          <w:p w14:paraId="026B8BD6" w14:textId="5D5214E3" w:rsidR="7A5CCFA1" w:rsidRPr="004E39C1" w:rsidRDefault="7A5CCFA1" w:rsidP="7A5CCFA1">
            <w:pPr>
              <w:jc w:val="center"/>
              <w:rPr>
                <w:sz w:val="20"/>
                <w:szCs w:val="20"/>
              </w:rPr>
            </w:pPr>
            <w:r w:rsidRPr="7C324E05">
              <w:rPr>
                <w:sz w:val="20"/>
                <w:szCs w:val="20"/>
              </w:rPr>
              <w:t>Low: Plug-and-play standard library.</w:t>
            </w:r>
          </w:p>
        </w:tc>
        <w:tc>
          <w:tcPr>
            <w:tcW w:w="2640" w:type="dxa"/>
            <w:tcMar>
              <w:left w:w="105" w:type="dxa"/>
              <w:right w:w="105" w:type="dxa"/>
            </w:tcMar>
          </w:tcPr>
          <w:p w14:paraId="23D89997" w14:textId="61FD5303" w:rsidR="7A5CCFA1" w:rsidRPr="004E39C1" w:rsidRDefault="7A5CCFA1" w:rsidP="7A5CCFA1">
            <w:pPr>
              <w:jc w:val="center"/>
              <w:rPr>
                <w:sz w:val="20"/>
                <w:szCs w:val="20"/>
              </w:rPr>
            </w:pPr>
            <w:r w:rsidRPr="7C324E05">
              <w:rPr>
                <w:sz w:val="20"/>
                <w:szCs w:val="20"/>
              </w:rPr>
              <w:t>Medium: Requires depth map interpretation.</w:t>
            </w:r>
          </w:p>
        </w:tc>
        <w:tc>
          <w:tcPr>
            <w:tcW w:w="2145" w:type="dxa"/>
            <w:tcMar>
              <w:left w:w="105" w:type="dxa"/>
              <w:right w:w="105" w:type="dxa"/>
            </w:tcMar>
          </w:tcPr>
          <w:p w14:paraId="5125BF33" w14:textId="1B3644F8" w:rsidR="7A5CCFA1" w:rsidRPr="004E39C1" w:rsidRDefault="7A5CCFA1" w:rsidP="7A5CCFA1">
            <w:pPr>
              <w:jc w:val="center"/>
              <w:rPr>
                <w:sz w:val="20"/>
                <w:szCs w:val="20"/>
              </w:rPr>
            </w:pPr>
            <w:r w:rsidRPr="7C324E05">
              <w:rPr>
                <w:sz w:val="20"/>
                <w:szCs w:val="20"/>
              </w:rPr>
              <w:t>Low: Plug-and-play.</w:t>
            </w:r>
          </w:p>
        </w:tc>
      </w:tr>
      <w:tr w:rsidR="7A5CCFA1" w14:paraId="3208DC54" w14:textId="77777777" w:rsidTr="7A5CCFA1">
        <w:trPr>
          <w:trHeight w:val="300"/>
        </w:trPr>
        <w:tc>
          <w:tcPr>
            <w:tcW w:w="1290" w:type="dxa"/>
            <w:tcMar>
              <w:left w:w="105" w:type="dxa"/>
              <w:right w:w="105" w:type="dxa"/>
            </w:tcMar>
          </w:tcPr>
          <w:p w14:paraId="367703B8" w14:textId="3A152F0A" w:rsidR="7A5CCFA1" w:rsidRPr="004E39C1" w:rsidRDefault="7A5CCFA1" w:rsidP="7A5CCFA1">
            <w:pPr>
              <w:spacing w:line="276" w:lineRule="auto"/>
              <w:rPr>
                <w:color w:val="000000" w:themeColor="text1"/>
                <w:sz w:val="20"/>
                <w:szCs w:val="20"/>
              </w:rPr>
            </w:pPr>
            <w:r w:rsidRPr="7C324E05">
              <w:rPr>
                <w:b/>
                <w:color w:val="000000" w:themeColor="text1"/>
                <w:sz w:val="20"/>
                <w:szCs w:val="20"/>
                <w:lang w:val="en-US"/>
              </w:rPr>
              <w:t>Cost</w:t>
            </w:r>
          </w:p>
        </w:tc>
        <w:tc>
          <w:tcPr>
            <w:tcW w:w="2925" w:type="dxa"/>
            <w:tcMar>
              <w:left w:w="105" w:type="dxa"/>
              <w:right w:w="105" w:type="dxa"/>
            </w:tcMar>
          </w:tcPr>
          <w:p w14:paraId="2E1241D6" w14:textId="4D2018EE" w:rsidR="7A5CCFA1" w:rsidRPr="004E39C1" w:rsidRDefault="7A5CCFA1" w:rsidP="7A5CCFA1">
            <w:pPr>
              <w:jc w:val="center"/>
              <w:rPr>
                <w:sz w:val="20"/>
                <w:szCs w:val="20"/>
              </w:rPr>
            </w:pPr>
            <w:r w:rsidRPr="7C324E05">
              <w:rPr>
                <w:sz w:val="20"/>
                <w:szCs w:val="20"/>
              </w:rPr>
              <w:t>Average (~£45).</w:t>
            </w:r>
          </w:p>
        </w:tc>
        <w:tc>
          <w:tcPr>
            <w:tcW w:w="2640" w:type="dxa"/>
            <w:tcMar>
              <w:left w:w="105" w:type="dxa"/>
              <w:right w:w="105" w:type="dxa"/>
            </w:tcMar>
          </w:tcPr>
          <w:p w14:paraId="45BB45EC" w14:textId="1E9019DF" w:rsidR="7A5CCFA1" w:rsidRPr="004E39C1" w:rsidRDefault="7A5CCFA1" w:rsidP="7A5CCFA1">
            <w:pPr>
              <w:jc w:val="center"/>
              <w:rPr>
                <w:sz w:val="20"/>
                <w:szCs w:val="20"/>
              </w:rPr>
            </w:pPr>
            <w:r w:rsidRPr="7C324E05">
              <w:rPr>
                <w:sz w:val="20"/>
                <w:szCs w:val="20"/>
              </w:rPr>
              <w:t>High (~£150+).</w:t>
            </w:r>
          </w:p>
        </w:tc>
        <w:tc>
          <w:tcPr>
            <w:tcW w:w="2145" w:type="dxa"/>
            <w:tcMar>
              <w:left w:w="105" w:type="dxa"/>
              <w:right w:w="105" w:type="dxa"/>
            </w:tcMar>
          </w:tcPr>
          <w:p w14:paraId="677EFC65" w14:textId="42C8265E" w:rsidR="7A5CCFA1" w:rsidRPr="004E39C1" w:rsidRDefault="7A5CCFA1" w:rsidP="7A5CCFA1">
            <w:pPr>
              <w:jc w:val="center"/>
              <w:rPr>
                <w:sz w:val="20"/>
                <w:szCs w:val="20"/>
              </w:rPr>
            </w:pPr>
            <w:r w:rsidRPr="7C324E05">
              <w:rPr>
                <w:sz w:val="20"/>
                <w:szCs w:val="20"/>
              </w:rPr>
              <w:t>Very Low (~£15).</w:t>
            </w:r>
          </w:p>
        </w:tc>
      </w:tr>
    </w:tbl>
    <w:p w14:paraId="36849A57" w14:textId="7D0FFEA3" w:rsidR="01176148" w:rsidRDefault="01176148" w:rsidP="7A5CCFA1">
      <w:pPr>
        <w:rPr>
          <w:color w:val="000000" w:themeColor="text1"/>
          <w:sz w:val="20"/>
          <w:szCs w:val="20"/>
        </w:rPr>
      </w:pPr>
    </w:p>
    <w:p w14:paraId="71B212A2" w14:textId="4C3560A8" w:rsidR="00847CAB" w:rsidRDefault="00847CAB" w:rsidP="7A5CCFA1">
      <w:pPr>
        <w:rPr>
          <w:color w:val="000000" w:themeColor="text1"/>
          <w:sz w:val="22"/>
          <w:szCs w:val="22"/>
        </w:rPr>
      </w:pPr>
      <w:r w:rsidRPr="7C324E05">
        <w:rPr>
          <w:color w:val="000000" w:themeColor="text1"/>
          <w:sz w:val="22"/>
          <w:szCs w:val="22"/>
        </w:rPr>
        <w:t>The selected CSI module successfully sustains the dense data throughput required for the real-time Wi-Fi visualisation feed. During system integration, this direct hardware connection demonstrated the exceptionally low latency strictly required for remote piloting. Furthermore, its native plug-and-play compatibility with standard software libraries minimised development overhead; it proved highly resilient under continuous operational testing. This finalised configuration guarantees the rover will effortlessly meet the mission parameters for both image collection and remote transmission. </w:t>
      </w:r>
    </w:p>
    <w:p w14:paraId="20B5C309" w14:textId="77777777" w:rsidR="00A71701" w:rsidRPr="00847CAB" w:rsidRDefault="00A71701" w:rsidP="00A71701">
      <w:pPr>
        <w:spacing w:after="0"/>
        <w:rPr>
          <w:color w:val="000000" w:themeColor="text1"/>
          <w:sz w:val="22"/>
          <w:szCs w:val="22"/>
        </w:rPr>
      </w:pPr>
    </w:p>
    <w:p w14:paraId="4AAB7C48" w14:textId="7455AE1F" w:rsidR="3E98505F" w:rsidRDefault="3473F8FC" w:rsidP="00E36A23">
      <w:pPr>
        <w:pStyle w:val="Heading3"/>
        <w:rPr>
          <w:rFonts w:ascii="Poppins" w:eastAsia="Poppins" w:hAnsi="Poppins" w:cs="Poppins"/>
          <w:sz w:val="22"/>
          <w:szCs w:val="22"/>
        </w:rPr>
      </w:pPr>
      <w:bookmarkStart w:id="24" w:name="_Toc223975963"/>
      <w:r w:rsidRPr="6B1CB276">
        <w:t>3.3.</w:t>
      </w:r>
      <w:r w:rsidR="00E36A23">
        <w:t>2</w:t>
      </w:r>
      <w:r w:rsidRPr="6B1CB276">
        <w:t xml:space="preserve"> </w:t>
      </w:r>
      <w:r w:rsidR="3E98505F" w:rsidRPr="6B1CB276">
        <w:t>Battery Selection</w:t>
      </w:r>
      <w:bookmarkEnd w:id="24"/>
    </w:p>
    <w:p w14:paraId="594FAADD" w14:textId="1CFC0C53" w:rsidR="002A6D72" w:rsidRPr="004E39C1" w:rsidRDefault="00D03DBC" w:rsidP="3CBCF745">
      <w:pPr>
        <w:rPr>
          <w:sz w:val="22"/>
          <w:szCs w:val="22"/>
        </w:rPr>
      </w:pPr>
      <w:r w:rsidRPr="7C324E05">
        <w:rPr>
          <w:sz w:val="22"/>
          <w:szCs w:val="22"/>
        </w:rPr>
        <w:t xml:space="preserve">Since the drive motors have a nominal voltage of 12V, the closest and most efficient option </w:t>
      </w:r>
      <w:r w:rsidR="002A6D72" w:rsidRPr="7C324E05">
        <w:rPr>
          <w:sz w:val="22"/>
          <w:szCs w:val="22"/>
        </w:rPr>
        <w:t xml:space="preserve">for a LiPo power source is </w:t>
      </w:r>
      <w:r w:rsidR="00753581" w:rsidRPr="7C324E05">
        <w:rPr>
          <w:sz w:val="22"/>
          <w:szCs w:val="22"/>
        </w:rPr>
        <w:t>a 3S (11.1V</w:t>
      </w:r>
      <w:r w:rsidR="002A6D72" w:rsidRPr="7C324E05">
        <w:rPr>
          <w:sz w:val="22"/>
          <w:szCs w:val="22"/>
        </w:rPr>
        <w:t>) configuration</w:t>
      </w:r>
      <w:r w:rsidR="002B7E2E" w:rsidRPr="7C324E05">
        <w:rPr>
          <w:sz w:val="22"/>
          <w:szCs w:val="22"/>
        </w:rPr>
        <w:t xml:space="preserve"> (</w:t>
      </w:r>
      <w:r w:rsidR="009B0C11" w:rsidRPr="7C324E05">
        <w:rPr>
          <w:sz w:val="22"/>
          <w:szCs w:val="22"/>
        </w:rPr>
        <w:t>unmannedtechshop.co.uk</w:t>
      </w:r>
      <w:r w:rsidR="00B05105" w:rsidRPr="7C324E05">
        <w:rPr>
          <w:sz w:val="22"/>
          <w:szCs w:val="22"/>
        </w:rPr>
        <w:t>)</w:t>
      </w:r>
      <w:r w:rsidR="002A6D72" w:rsidRPr="7C324E05">
        <w:rPr>
          <w:sz w:val="22"/>
          <w:szCs w:val="22"/>
        </w:rPr>
        <w:t xml:space="preserve">. A fully charged 3S LiPo battery </w:t>
      </w:r>
      <w:r w:rsidRPr="7C324E05">
        <w:rPr>
          <w:sz w:val="22"/>
          <w:szCs w:val="22"/>
        </w:rPr>
        <w:t>reaches</w:t>
      </w:r>
      <w:r w:rsidR="002A6D72" w:rsidRPr="7C324E05">
        <w:rPr>
          <w:sz w:val="22"/>
          <w:szCs w:val="22"/>
        </w:rPr>
        <w:t xml:space="preserve"> 12.6V</w:t>
      </w:r>
      <w:r w:rsidR="00753581" w:rsidRPr="7C324E05">
        <w:rPr>
          <w:sz w:val="22"/>
          <w:szCs w:val="22"/>
        </w:rPr>
        <w:t>, providing</w:t>
      </w:r>
      <w:r w:rsidR="002A6D72" w:rsidRPr="7C324E05">
        <w:rPr>
          <w:sz w:val="22"/>
          <w:szCs w:val="22"/>
        </w:rPr>
        <w:t xml:space="preserve"> the high torque needed to push the 4kg rover through heavy sand without over-volting and damaging the sensitive motor drivers. Operating at this voltage allows the motors to function near their peak efficiency. This ensures the system delivers the full 45kg·cm of torque required for obstacle clearance while keeping overall heat generation manageable.</w:t>
      </w:r>
    </w:p>
    <w:p w14:paraId="7707A551" w14:textId="3898CF26" w:rsidR="00443578" w:rsidRPr="004E39C1" w:rsidRDefault="00050DD2" w:rsidP="00A71701">
      <w:pPr>
        <w:spacing w:after="240"/>
        <w:rPr>
          <w:sz w:val="22"/>
          <w:szCs w:val="22"/>
        </w:rPr>
      </w:pPr>
      <w:r w:rsidRPr="7C324E05">
        <w:rPr>
          <w:sz w:val="22"/>
          <w:szCs w:val="22"/>
        </w:rPr>
        <w:t>To determine the total energy required for the rover, the following formula is utilised to calculate the battery capacity:</w:t>
      </w:r>
    </w:p>
    <w:p w14:paraId="3872244B" w14:textId="237CE1B6" w:rsidR="00050DD2" w:rsidRPr="009B0C11" w:rsidRDefault="00050DD2" w:rsidP="099A815A">
      <w:pPr>
        <w:jc w:val="center"/>
        <w:rPr>
          <w:sz w:val="22"/>
          <w:szCs w:val="22"/>
        </w:rPr>
      </w:pPr>
      <m:oMathPara>
        <m:oMathParaPr>
          <m:jc m:val="center"/>
        </m:oMathParaPr>
        <m:oMath>
          <m:r>
            <w:rPr>
              <w:rFonts w:ascii="Cambria Math" w:hAnsi="Cambria Math"/>
            </w:rPr>
            <m:t>Battery Capacity=</m:t>
          </m:r>
          <m:f>
            <m:fPr>
              <m:ctrlPr>
                <w:rPr>
                  <w:rFonts w:ascii="Cambria Math" w:hAnsi="Cambria Math"/>
                  <w:i/>
                </w:rPr>
              </m:ctrlPr>
            </m:fPr>
            <m:num>
              <m:r>
                <w:rPr>
                  <w:rFonts w:ascii="Cambria Math" w:hAnsi="Cambria Math"/>
                </w:rPr>
                <m:t xml:space="preserve">Current </m:t>
              </m:r>
              <m:d>
                <m:dPr>
                  <m:ctrlPr>
                    <w:rPr>
                      <w:rFonts w:ascii="Cambria Math" w:hAnsi="Cambria Math"/>
                      <w:i/>
                    </w:rPr>
                  </m:ctrlPr>
                </m:dPr>
                <m:e>
                  <m:r>
                    <w:rPr>
                      <w:rFonts w:ascii="Cambria Math" w:hAnsi="Cambria Math"/>
                    </w:rPr>
                    <m:t>A</m:t>
                  </m:r>
                </m:e>
              </m:d>
              <m:r>
                <w:rPr>
                  <w:rFonts w:ascii="Cambria Math" w:hAnsi="Cambria Math"/>
                </w:rPr>
                <m:t xml:space="preserve"> ×  Time (Hours)</m:t>
              </m:r>
            </m:num>
            <m:den>
              <m:r>
                <w:rPr>
                  <w:rFonts w:ascii="Cambria Math" w:hAnsi="Cambria Math"/>
                </w:rPr>
                <m:t xml:space="preserve">Efficiency </m:t>
              </m:r>
            </m:den>
          </m:f>
        </m:oMath>
      </m:oMathPara>
    </w:p>
    <w:p w14:paraId="05CE737A" w14:textId="263C01BB" w:rsidR="5A2E1748" w:rsidRDefault="5A2E1748" w:rsidP="00A71701">
      <w:pPr>
        <w:spacing w:after="0"/>
        <w:jc w:val="center"/>
        <w:rPr>
          <w:b/>
          <w:bCs/>
          <w:sz w:val="22"/>
          <w:szCs w:val="22"/>
        </w:rPr>
      </w:pPr>
    </w:p>
    <w:p w14:paraId="35949EEC" w14:textId="0D9CF4FA" w:rsidR="004E39C1" w:rsidRPr="004E39C1" w:rsidRDefault="004E39C1" w:rsidP="099A815A">
      <w:pPr>
        <w:jc w:val="center"/>
        <w:rPr>
          <w:b/>
          <w:sz w:val="22"/>
          <w:szCs w:val="22"/>
        </w:rPr>
      </w:pPr>
      <w:r w:rsidRPr="7C324E05">
        <w:rPr>
          <w:b/>
          <w:sz w:val="22"/>
          <w:szCs w:val="22"/>
        </w:rPr>
        <w:t xml:space="preserve">Table </w:t>
      </w:r>
      <w:r w:rsidR="00516619">
        <w:rPr>
          <w:b/>
          <w:sz w:val="22"/>
          <w:szCs w:val="22"/>
        </w:rPr>
        <w:t>13</w:t>
      </w:r>
      <w:r w:rsidRPr="7C324E05">
        <w:rPr>
          <w:b/>
          <w:sz w:val="22"/>
          <w:szCs w:val="22"/>
        </w:rPr>
        <w:t>: Required Currents for Each Component</w:t>
      </w:r>
    </w:p>
    <w:tbl>
      <w:tblPr>
        <w:tblStyle w:val="TableGridLight"/>
        <w:tblW w:w="0" w:type="auto"/>
        <w:jc w:val="center"/>
        <w:tblLook w:val="04A0" w:firstRow="1" w:lastRow="0" w:firstColumn="1" w:lastColumn="0" w:noHBand="0" w:noVBand="1"/>
      </w:tblPr>
      <w:tblGrid>
        <w:gridCol w:w="3532"/>
        <w:gridCol w:w="2523"/>
        <w:gridCol w:w="2117"/>
      </w:tblGrid>
      <w:tr w:rsidR="00ED4717" w:rsidRPr="004E39C1" w14:paraId="3626D6A4" w14:textId="77777777" w:rsidTr="00796914">
        <w:trPr>
          <w:jc w:val="center"/>
        </w:trPr>
        <w:tc>
          <w:tcPr>
            <w:tcW w:w="0" w:type="auto"/>
            <w:hideMark/>
          </w:tcPr>
          <w:p w14:paraId="6A76BCAB" w14:textId="77777777" w:rsidR="00ED4717" w:rsidRPr="004E39C1" w:rsidRDefault="00ED4717">
            <w:pPr>
              <w:spacing w:after="160" w:line="278" w:lineRule="auto"/>
              <w:rPr>
                <w:b/>
                <w:sz w:val="22"/>
                <w:szCs w:val="22"/>
              </w:rPr>
            </w:pPr>
            <w:r w:rsidRPr="7C324E05">
              <w:rPr>
                <w:b/>
                <w:sz w:val="22"/>
                <w:szCs w:val="22"/>
              </w:rPr>
              <w:t>Hardware</w:t>
            </w:r>
          </w:p>
        </w:tc>
        <w:tc>
          <w:tcPr>
            <w:tcW w:w="0" w:type="auto"/>
            <w:hideMark/>
          </w:tcPr>
          <w:p w14:paraId="6830D6AB" w14:textId="77777777" w:rsidR="00ED4717" w:rsidRPr="004E39C1" w:rsidRDefault="00ED4717">
            <w:pPr>
              <w:spacing w:after="160" w:line="278" w:lineRule="auto"/>
              <w:rPr>
                <w:b/>
                <w:sz w:val="22"/>
                <w:szCs w:val="22"/>
              </w:rPr>
            </w:pPr>
            <w:r w:rsidRPr="7C324E05">
              <w:rPr>
                <w:b/>
                <w:sz w:val="22"/>
                <w:szCs w:val="22"/>
              </w:rPr>
              <w:t>Average Current (A)</w:t>
            </w:r>
          </w:p>
        </w:tc>
        <w:tc>
          <w:tcPr>
            <w:tcW w:w="0" w:type="auto"/>
            <w:hideMark/>
          </w:tcPr>
          <w:p w14:paraId="34A84333" w14:textId="77777777" w:rsidR="00ED4717" w:rsidRPr="004E39C1" w:rsidRDefault="00ED4717">
            <w:pPr>
              <w:spacing w:after="160" w:line="278" w:lineRule="auto"/>
              <w:rPr>
                <w:b/>
                <w:sz w:val="22"/>
                <w:szCs w:val="22"/>
              </w:rPr>
            </w:pPr>
            <w:r w:rsidRPr="7C324E05">
              <w:rPr>
                <w:b/>
                <w:sz w:val="22"/>
                <w:szCs w:val="22"/>
              </w:rPr>
              <w:t>Peak Current (A)</w:t>
            </w:r>
          </w:p>
        </w:tc>
      </w:tr>
      <w:tr w:rsidR="00ED4717" w:rsidRPr="004E39C1" w14:paraId="114F9FB7" w14:textId="77777777" w:rsidTr="00796914">
        <w:trPr>
          <w:jc w:val="center"/>
        </w:trPr>
        <w:tc>
          <w:tcPr>
            <w:tcW w:w="0" w:type="auto"/>
            <w:hideMark/>
          </w:tcPr>
          <w:p w14:paraId="0B0526A0" w14:textId="77777777" w:rsidR="00ED4717" w:rsidRPr="004E39C1" w:rsidRDefault="00ED4717">
            <w:pPr>
              <w:spacing w:after="160" w:line="278" w:lineRule="auto"/>
              <w:rPr>
                <w:b/>
                <w:sz w:val="22"/>
                <w:szCs w:val="22"/>
              </w:rPr>
            </w:pPr>
            <w:r w:rsidRPr="7C324E05">
              <w:rPr>
                <w:sz w:val="22"/>
                <w:szCs w:val="22"/>
              </w:rPr>
              <w:t>Raspberry Pi 4B</w:t>
            </w:r>
          </w:p>
        </w:tc>
        <w:tc>
          <w:tcPr>
            <w:tcW w:w="0" w:type="auto"/>
            <w:hideMark/>
          </w:tcPr>
          <w:p w14:paraId="5FA781D1" w14:textId="77777777" w:rsidR="00ED4717" w:rsidRPr="004E39C1" w:rsidRDefault="00ED4717">
            <w:pPr>
              <w:spacing w:after="160" w:line="278" w:lineRule="auto"/>
              <w:rPr>
                <w:sz w:val="22"/>
                <w:szCs w:val="22"/>
              </w:rPr>
            </w:pPr>
            <w:r w:rsidRPr="7C324E05">
              <w:rPr>
                <w:sz w:val="22"/>
                <w:szCs w:val="22"/>
              </w:rPr>
              <w:t>1.2A</w:t>
            </w:r>
          </w:p>
        </w:tc>
        <w:tc>
          <w:tcPr>
            <w:tcW w:w="0" w:type="auto"/>
            <w:hideMark/>
          </w:tcPr>
          <w:p w14:paraId="382C29E2" w14:textId="77777777" w:rsidR="00ED4717" w:rsidRPr="004E39C1" w:rsidRDefault="00ED4717">
            <w:pPr>
              <w:spacing w:after="160" w:line="278" w:lineRule="auto"/>
              <w:rPr>
                <w:sz w:val="22"/>
                <w:szCs w:val="22"/>
              </w:rPr>
            </w:pPr>
            <w:r w:rsidRPr="7C324E05">
              <w:rPr>
                <w:sz w:val="22"/>
                <w:szCs w:val="22"/>
              </w:rPr>
              <w:t>3.0A</w:t>
            </w:r>
          </w:p>
        </w:tc>
      </w:tr>
      <w:tr w:rsidR="00ED4717" w:rsidRPr="004E39C1" w14:paraId="6E57872D" w14:textId="77777777" w:rsidTr="00796914">
        <w:trPr>
          <w:jc w:val="center"/>
        </w:trPr>
        <w:tc>
          <w:tcPr>
            <w:tcW w:w="0" w:type="auto"/>
            <w:hideMark/>
          </w:tcPr>
          <w:p w14:paraId="36AEF670" w14:textId="77777777" w:rsidR="00ED4717" w:rsidRPr="004E39C1" w:rsidRDefault="00ED4717">
            <w:pPr>
              <w:spacing w:after="160" w:line="278" w:lineRule="auto"/>
              <w:rPr>
                <w:b/>
                <w:sz w:val="22"/>
                <w:szCs w:val="22"/>
              </w:rPr>
            </w:pPr>
            <w:r w:rsidRPr="7C324E05">
              <w:rPr>
                <w:sz w:val="22"/>
                <w:szCs w:val="22"/>
              </w:rPr>
              <w:t>MG92B Servo (Camera Pitch)</w:t>
            </w:r>
          </w:p>
        </w:tc>
        <w:tc>
          <w:tcPr>
            <w:tcW w:w="0" w:type="auto"/>
            <w:hideMark/>
          </w:tcPr>
          <w:p w14:paraId="7131010C" w14:textId="77777777" w:rsidR="00ED4717" w:rsidRPr="004E39C1" w:rsidRDefault="00ED4717">
            <w:pPr>
              <w:spacing w:after="160" w:line="278" w:lineRule="auto"/>
              <w:rPr>
                <w:sz w:val="22"/>
                <w:szCs w:val="22"/>
              </w:rPr>
            </w:pPr>
            <w:r w:rsidRPr="7C324E05">
              <w:rPr>
                <w:sz w:val="22"/>
                <w:szCs w:val="22"/>
              </w:rPr>
              <w:t>0.3A</w:t>
            </w:r>
          </w:p>
        </w:tc>
        <w:tc>
          <w:tcPr>
            <w:tcW w:w="0" w:type="auto"/>
            <w:hideMark/>
          </w:tcPr>
          <w:p w14:paraId="00022BD0" w14:textId="77777777" w:rsidR="00ED4717" w:rsidRPr="004E39C1" w:rsidRDefault="00ED4717">
            <w:pPr>
              <w:spacing w:after="160" w:line="278" w:lineRule="auto"/>
              <w:rPr>
                <w:sz w:val="22"/>
                <w:szCs w:val="22"/>
              </w:rPr>
            </w:pPr>
            <w:r w:rsidRPr="7C324E05">
              <w:rPr>
                <w:sz w:val="22"/>
                <w:szCs w:val="22"/>
              </w:rPr>
              <w:t>1.2A</w:t>
            </w:r>
          </w:p>
        </w:tc>
      </w:tr>
      <w:tr w:rsidR="00ED4717" w:rsidRPr="004E39C1" w14:paraId="6787CD8A" w14:textId="77777777" w:rsidTr="00796914">
        <w:trPr>
          <w:jc w:val="center"/>
        </w:trPr>
        <w:tc>
          <w:tcPr>
            <w:tcW w:w="0" w:type="auto"/>
            <w:hideMark/>
          </w:tcPr>
          <w:p w14:paraId="2EE9C788" w14:textId="77777777" w:rsidR="00ED4717" w:rsidRPr="004E39C1" w:rsidRDefault="00ED4717">
            <w:pPr>
              <w:spacing w:after="160" w:line="278" w:lineRule="auto"/>
              <w:rPr>
                <w:b/>
                <w:sz w:val="22"/>
                <w:szCs w:val="22"/>
              </w:rPr>
            </w:pPr>
            <w:r w:rsidRPr="7C324E05">
              <w:rPr>
                <w:sz w:val="22"/>
                <w:szCs w:val="22"/>
              </w:rPr>
              <w:t>12V 83RPM Motors (x4)</w:t>
            </w:r>
          </w:p>
        </w:tc>
        <w:tc>
          <w:tcPr>
            <w:tcW w:w="0" w:type="auto"/>
            <w:hideMark/>
          </w:tcPr>
          <w:p w14:paraId="59986952" w14:textId="77777777" w:rsidR="00ED4717" w:rsidRPr="004E39C1" w:rsidRDefault="00ED4717">
            <w:pPr>
              <w:spacing w:after="160" w:line="278" w:lineRule="auto"/>
              <w:rPr>
                <w:sz w:val="22"/>
                <w:szCs w:val="22"/>
              </w:rPr>
            </w:pPr>
            <w:r w:rsidRPr="7C324E05">
              <w:rPr>
                <w:sz w:val="22"/>
                <w:szCs w:val="22"/>
              </w:rPr>
              <w:t>8.0A (Heavy Sand)</w:t>
            </w:r>
          </w:p>
        </w:tc>
        <w:tc>
          <w:tcPr>
            <w:tcW w:w="0" w:type="auto"/>
            <w:hideMark/>
          </w:tcPr>
          <w:p w14:paraId="470D627A" w14:textId="77777777" w:rsidR="00ED4717" w:rsidRPr="004E39C1" w:rsidRDefault="00ED4717">
            <w:pPr>
              <w:spacing w:after="160" w:line="278" w:lineRule="auto"/>
              <w:rPr>
                <w:sz w:val="22"/>
                <w:szCs w:val="22"/>
              </w:rPr>
            </w:pPr>
            <w:r w:rsidRPr="7C324E05">
              <w:rPr>
                <w:sz w:val="22"/>
                <w:szCs w:val="22"/>
              </w:rPr>
              <w:t>28.0A (Stall)</w:t>
            </w:r>
          </w:p>
        </w:tc>
      </w:tr>
      <w:tr w:rsidR="00ED4717" w:rsidRPr="004E39C1" w14:paraId="363C98C7" w14:textId="77777777" w:rsidTr="00796914">
        <w:trPr>
          <w:jc w:val="center"/>
        </w:trPr>
        <w:tc>
          <w:tcPr>
            <w:tcW w:w="0" w:type="auto"/>
            <w:hideMark/>
          </w:tcPr>
          <w:p w14:paraId="5FE52490" w14:textId="77777777" w:rsidR="00ED4717" w:rsidRPr="004E39C1" w:rsidRDefault="00ED4717">
            <w:pPr>
              <w:spacing w:after="160" w:line="278" w:lineRule="auto"/>
              <w:rPr>
                <w:b/>
                <w:sz w:val="22"/>
                <w:szCs w:val="22"/>
              </w:rPr>
            </w:pPr>
            <w:r w:rsidRPr="7C324E05">
              <w:rPr>
                <w:sz w:val="22"/>
                <w:szCs w:val="22"/>
              </w:rPr>
              <w:t>Other Hardware (LoRa, IR, etc.)</w:t>
            </w:r>
          </w:p>
        </w:tc>
        <w:tc>
          <w:tcPr>
            <w:tcW w:w="0" w:type="auto"/>
            <w:hideMark/>
          </w:tcPr>
          <w:p w14:paraId="74B884B2" w14:textId="77777777" w:rsidR="00ED4717" w:rsidRPr="004E39C1" w:rsidRDefault="00ED4717">
            <w:pPr>
              <w:spacing w:after="160" w:line="278" w:lineRule="auto"/>
              <w:rPr>
                <w:sz w:val="22"/>
                <w:szCs w:val="22"/>
              </w:rPr>
            </w:pPr>
            <w:r w:rsidRPr="7C324E05">
              <w:rPr>
                <w:sz w:val="22"/>
                <w:szCs w:val="22"/>
              </w:rPr>
              <w:t>0.5A</w:t>
            </w:r>
          </w:p>
        </w:tc>
        <w:tc>
          <w:tcPr>
            <w:tcW w:w="0" w:type="auto"/>
            <w:hideMark/>
          </w:tcPr>
          <w:p w14:paraId="65C79F71" w14:textId="77777777" w:rsidR="00ED4717" w:rsidRPr="004E39C1" w:rsidRDefault="00ED4717">
            <w:pPr>
              <w:spacing w:after="160" w:line="278" w:lineRule="auto"/>
              <w:rPr>
                <w:sz w:val="22"/>
                <w:szCs w:val="22"/>
              </w:rPr>
            </w:pPr>
            <w:r w:rsidRPr="7C324E05">
              <w:rPr>
                <w:sz w:val="22"/>
                <w:szCs w:val="22"/>
              </w:rPr>
              <w:t>0.8A</w:t>
            </w:r>
          </w:p>
        </w:tc>
      </w:tr>
      <w:tr w:rsidR="00ED4717" w:rsidRPr="004E39C1" w14:paraId="069BF34F" w14:textId="77777777" w:rsidTr="00796914">
        <w:trPr>
          <w:jc w:val="center"/>
        </w:trPr>
        <w:tc>
          <w:tcPr>
            <w:tcW w:w="0" w:type="auto"/>
            <w:hideMark/>
          </w:tcPr>
          <w:p w14:paraId="4DBDE541" w14:textId="77777777" w:rsidR="00ED4717" w:rsidRPr="004E39C1" w:rsidRDefault="00ED4717">
            <w:pPr>
              <w:spacing w:after="160" w:line="278" w:lineRule="auto"/>
              <w:rPr>
                <w:b/>
                <w:sz w:val="22"/>
                <w:szCs w:val="22"/>
              </w:rPr>
            </w:pPr>
            <w:r w:rsidRPr="7C324E05">
              <w:rPr>
                <w:sz w:val="22"/>
                <w:szCs w:val="22"/>
              </w:rPr>
              <w:t>Total Requirements</w:t>
            </w:r>
          </w:p>
        </w:tc>
        <w:tc>
          <w:tcPr>
            <w:tcW w:w="0" w:type="auto"/>
            <w:hideMark/>
          </w:tcPr>
          <w:p w14:paraId="0910DC16" w14:textId="77777777" w:rsidR="00ED4717" w:rsidRPr="004E39C1" w:rsidRDefault="00ED4717">
            <w:pPr>
              <w:spacing w:after="160" w:line="278" w:lineRule="auto"/>
              <w:rPr>
                <w:sz w:val="22"/>
                <w:szCs w:val="22"/>
              </w:rPr>
            </w:pPr>
            <w:r w:rsidRPr="7C324E05">
              <w:rPr>
                <w:b/>
                <w:sz w:val="22"/>
                <w:szCs w:val="22"/>
              </w:rPr>
              <w:t>10.0A</w:t>
            </w:r>
          </w:p>
        </w:tc>
        <w:tc>
          <w:tcPr>
            <w:tcW w:w="0" w:type="auto"/>
            <w:hideMark/>
          </w:tcPr>
          <w:p w14:paraId="66D7F9ED" w14:textId="77777777" w:rsidR="00ED4717" w:rsidRPr="004E39C1" w:rsidRDefault="00ED4717">
            <w:pPr>
              <w:spacing w:after="160" w:line="278" w:lineRule="auto"/>
              <w:rPr>
                <w:sz w:val="22"/>
                <w:szCs w:val="22"/>
              </w:rPr>
            </w:pPr>
            <w:r w:rsidRPr="7C324E05">
              <w:rPr>
                <w:b/>
                <w:sz w:val="22"/>
                <w:szCs w:val="22"/>
              </w:rPr>
              <w:t>33.0A</w:t>
            </w:r>
          </w:p>
        </w:tc>
      </w:tr>
    </w:tbl>
    <w:p w14:paraId="1BDF8ED2" w14:textId="77777777" w:rsidR="00ED4717" w:rsidRDefault="00ED4717" w:rsidP="3CBCF745">
      <w:pPr>
        <w:rPr>
          <w:sz w:val="22"/>
          <w:szCs w:val="22"/>
        </w:rPr>
      </w:pPr>
    </w:p>
    <w:p w14:paraId="635841BB" w14:textId="042BD296" w:rsidR="00050DD2" w:rsidRPr="004E39C1" w:rsidRDefault="00264896" w:rsidP="00A71701">
      <w:pPr>
        <w:spacing w:after="240"/>
        <w:rPr>
          <w:sz w:val="22"/>
          <w:szCs w:val="22"/>
        </w:rPr>
      </w:pPr>
      <w:r w:rsidRPr="7C324E05">
        <w:rPr>
          <w:sz w:val="22"/>
          <w:szCs w:val="22"/>
        </w:rPr>
        <w:t xml:space="preserve">For a standard 30-minute trial, the continuous current is estimated at 10.0A to account for heavy sand resistance. The </w:t>
      </w:r>
      <w:r w:rsidR="00ED4717" w:rsidRPr="7C324E05">
        <w:rPr>
          <w:sz w:val="22"/>
          <w:szCs w:val="22"/>
        </w:rPr>
        <w:t>trial</w:t>
      </w:r>
      <w:r w:rsidRPr="7C324E05">
        <w:rPr>
          <w:sz w:val="22"/>
          <w:szCs w:val="22"/>
        </w:rPr>
        <w:t xml:space="preserve"> time is 0.5 hours. An efficiency safety factor of 0.8 is applied to respect the 80% discharge rule.</w:t>
      </w:r>
    </w:p>
    <w:p w14:paraId="380467D1" w14:textId="7E6708E8" w:rsidR="00264896" w:rsidRPr="00663DF9" w:rsidRDefault="00663DF9" w:rsidP="00A71701">
      <w:pPr>
        <w:spacing w:after="240"/>
        <w:jc w:val="center"/>
        <w:rPr>
          <w:sz w:val="22"/>
          <w:szCs w:val="22"/>
        </w:rPr>
      </w:pPr>
      <m:oMathPara>
        <m:oMath>
          <m:r>
            <w:rPr>
              <w:rFonts w:ascii="Cambria Math" w:hAnsi="Cambria Math"/>
            </w:rPr>
            <m:t xml:space="preserve">Required Capacity= </m:t>
          </m:r>
          <m:f>
            <m:fPr>
              <m:ctrlPr>
                <w:rPr>
                  <w:rFonts w:ascii="Cambria Math" w:hAnsi="Cambria Math"/>
                  <w:i/>
                </w:rPr>
              </m:ctrlPr>
            </m:fPr>
            <m:num>
              <m:r>
                <w:rPr>
                  <w:rFonts w:ascii="Cambria Math" w:hAnsi="Cambria Math"/>
                </w:rPr>
                <m:t>10A ×0.5</m:t>
              </m:r>
              <m:r>
                <w:rPr>
                  <w:rFonts w:ascii="Cambria Math" w:hAnsi="Cambria Math"/>
                </w:rPr>
                <m:t>h</m:t>
              </m:r>
            </m:num>
            <m:den>
              <m:r>
                <w:rPr>
                  <w:rFonts w:ascii="Cambria Math" w:hAnsi="Cambria Math"/>
                </w:rPr>
                <m:t>0.8</m:t>
              </m:r>
            </m:den>
          </m:f>
          <m:r>
            <w:rPr>
              <w:rFonts w:ascii="Cambria Math" w:hAnsi="Cambria Math"/>
            </w:rPr>
            <m:t>=6.25Ah</m:t>
          </m:r>
        </m:oMath>
      </m:oMathPara>
    </w:p>
    <w:p w14:paraId="0A53D661" w14:textId="7906DB7D" w:rsidR="00D03DBC" w:rsidRPr="004E39C1" w:rsidRDefault="00D03DBC" w:rsidP="00D03DBC">
      <w:pPr>
        <w:rPr>
          <w:sz w:val="22"/>
          <w:szCs w:val="22"/>
        </w:rPr>
      </w:pPr>
      <w:r w:rsidRPr="7C324E05">
        <w:rPr>
          <w:sz w:val="22"/>
          <w:szCs w:val="22"/>
        </w:rPr>
        <w:t>To satisfy this 6250mAh requirement, the design utilises two 5200mAh 80C batteries connected in parallel. This configuration yields a combined capacity of 10400mAh, comfortably exceeding the operational minimum.</w:t>
      </w:r>
    </w:p>
    <w:p w14:paraId="054EDE55" w14:textId="5F40C914" w:rsidR="3CBCF745" w:rsidRDefault="00D03DBC" w:rsidP="00D03DBC">
      <w:pPr>
        <w:rPr>
          <w:sz w:val="22"/>
          <w:szCs w:val="22"/>
        </w:rPr>
      </w:pPr>
      <w:r w:rsidRPr="7C324E05">
        <w:rPr>
          <w:sz w:val="22"/>
          <w:szCs w:val="22"/>
        </w:rPr>
        <w:t xml:space="preserve">By matching the capacities and discharge ratings precisely, the internal resistance remains balanced across the circuit. This parity prevents reverse cross-charging during load fluctuations, mitigates </w:t>
      </w:r>
      <w:r w:rsidR="00481D60" w:rsidRPr="7C324E05">
        <w:rPr>
          <w:sz w:val="22"/>
          <w:szCs w:val="22"/>
        </w:rPr>
        <w:t>overheating risk</w:t>
      </w:r>
      <w:r w:rsidRPr="7C324E05">
        <w:rPr>
          <w:sz w:val="22"/>
          <w:szCs w:val="22"/>
        </w:rPr>
        <w:t>, and ensures a safe power delivery system.</w:t>
      </w:r>
    </w:p>
    <w:p w14:paraId="6E1F7388" w14:textId="77777777" w:rsidR="00A71701" w:rsidRPr="004E39C1" w:rsidRDefault="00A71701" w:rsidP="00A71701">
      <w:pPr>
        <w:spacing w:after="0"/>
        <w:rPr>
          <w:sz w:val="22"/>
          <w:szCs w:val="22"/>
        </w:rPr>
      </w:pPr>
    </w:p>
    <w:p w14:paraId="3B1B1803" w14:textId="126A23C5" w:rsidR="635BEC0B" w:rsidRDefault="635BEC0B" w:rsidP="00E36A23">
      <w:pPr>
        <w:pStyle w:val="Heading3"/>
        <w:rPr>
          <w:rFonts w:ascii="Poppins" w:eastAsia="Poppins" w:hAnsi="Poppins" w:cs="Poppins"/>
          <w:sz w:val="22"/>
          <w:szCs w:val="22"/>
        </w:rPr>
      </w:pPr>
      <w:bookmarkStart w:id="25" w:name="_Toc223975964"/>
      <w:r w:rsidRPr="77387D0D">
        <w:t>3.3.</w:t>
      </w:r>
      <w:r w:rsidR="00E36A23">
        <w:t>3</w:t>
      </w:r>
      <w:r w:rsidRPr="77387D0D">
        <w:t xml:space="preserve"> Battery Safety</w:t>
      </w:r>
      <w:bookmarkEnd w:id="25"/>
    </w:p>
    <w:p w14:paraId="35B2410A" w14:textId="07645D4C" w:rsidR="004F2504" w:rsidRDefault="004F2504" w:rsidP="004F2504">
      <w:pPr>
        <w:rPr>
          <w:sz w:val="22"/>
          <w:szCs w:val="22"/>
        </w:rPr>
      </w:pPr>
      <w:r w:rsidRPr="7C324E05">
        <w:rPr>
          <w:sz w:val="22"/>
          <w:szCs w:val="22"/>
        </w:rPr>
        <w:t>To maintain operational safety, the lithium-ion power supply is protected by a multi-layered strategy that prevents deep discharge and thermal instability. The critical operating boundaries for the battery configuration are summarised below:</w:t>
      </w:r>
    </w:p>
    <w:p w14:paraId="31E41EB3" w14:textId="0D4C88E7" w:rsidR="004E39C1" w:rsidRPr="004E39C1" w:rsidRDefault="004E39C1" w:rsidP="004E39C1">
      <w:pPr>
        <w:jc w:val="center"/>
        <w:rPr>
          <w:b/>
          <w:sz w:val="22"/>
          <w:szCs w:val="22"/>
        </w:rPr>
      </w:pPr>
      <w:r w:rsidRPr="7C324E05">
        <w:rPr>
          <w:b/>
          <w:sz w:val="22"/>
          <w:szCs w:val="22"/>
        </w:rPr>
        <w:t xml:space="preserve">Table </w:t>
      </w:r>
      <w:r w:rsidR="00516619">
        <w:rPr>
          <w:b/>
          <w:sz w:val="22"/>
          <w:szCs w:val="22"/>
        </w:rPr>
        <w:t>14</w:t>
      </w:r>
      <w:r w:rsidRPr="7C324E05">
        <w:rPr>
          <w:b/>
          <w:sz w:val="22"/>
          <w:szCs w:val="22"/>
        </w:rPr>
        <w:t>: Battery Critical Operating Boundaries</w:t>
      </w:r>
    </w:p>
    <w:tbl>
      <w:tblPr>
        <w:tblStyle w:val="TableGrid"/>
        <w:tblW w:w="0" w:type="auto"/>
        <w:jc w:val="center"/>
        <w:tblLook w:val="04A0" w:firstRow="1" w:lastRow="0" w:firstColumn="1" w:lastColumn="0" w:noHBand="0" w:noVBand="1"/>
      </w:tblPr>
      <w:tblGrid>
        <w:gridCol w:w="1838"/>
        <w:gridCol w:w="1276"/>
        <w:gridCol w:w="4252"/>
        <w:gridCol w:w="1194"/>
      </w:tblGrid>
      <w:tr w:rsidR="00122D60" w14:paraId="14814393" w14:textId="77777777" w:rsidTr="0055503A">
        <w:trPr>
          <w:jc w:val="center"/>
        </w:trPr>
        <w:tc>
          <w:tcPr>
            <w:tcW w:w="1838" w:type="dxa"/>
          </w:tcPr>
          <w:p w14:paraId="108C4DFA" w14:textId="1117679B" w:rsidR="00122D60" w:rsidRPr="003E6AEE" w:rsidRDefault="00292B2A" w:rsidP="0055503A">
            <w:pPr>
              <w:spacing w:after="160" w:line="278" w:lineRule="auto"/>
              <w:rPr>
                <w:b/>
                <w:sz w:val="22"/>
                <w:szCs w:val="22"/>
              </w:rPr>
            </w:pPr>
            <w:r w:rsidRPr="7C324E05">
              <w:rPr>
                <w:b/>
                <w:sz w:val="22"/>
                <w:szCs w:val="22"/>
              </w:rPr>
              <w:t>Aspect</w:t>
            </w:r>
          </w:p>
        </w:tc>
        <w:tc>
          <w:tcPr>
            <w:tcW w:w="1276" w:type="dxa"/>
          </w:tcPr>
          <w:p w14:paraId="719831E8" w14:textId="73D55031" w:rsidR="00122D60" w:rsidRPr="003E6AEE" w:rsidRDefault="00292B2A" w:rsidP="0055503A">
            <w:pPr>
              <w:spacing w:after="160" w:line="278" w:lineRule="auto"/>
              <w:rPr>
                <w:b/>
                <w:sz w:val="22"/>
                <w:szCs w:val="22"/>
              </w:rPr>
            </w:pPr>
            <w:r w:rsidRPr="7C324E05">
              <w:rPr>
                <w:b/>
                <w:sz w:val="22"/>
                <w:szCs w:val="22"/>
              </w:rPr>
              <w:t xml:space="preserve">Min </w:t>
            </w:r>
          </w:p>
        </w:tc>
        <w:tc>
          <w:tcPr>
            <w:tcW w:w="4252" w:type="dxa"/>
          </w:tcPr>
          <w:p w14:paraId="76BF730F" w14:textId="2F732BB5" w:rsidR="00122D60" w:rsidRPr="003E6AEE" w:rsidRDefault="00292B2A" w:rsidP="0055503A">
            <w:pPr>
              <w:spacing w:after="160" w:line="278" w:lineRule="auto"/>
              <w:rPr>
                <w:b/>
                <w:sz w:val="22"/>
                <w:szCs w:val="22"/>
              </w:rPr>
            </w:pPr>
            <w:r w:rsidRPr="7C324E05">
              <w:rPr>
                <w:b/>
                <w:sz w:val="22"/>
                <w:szCs w:val="22"/>
              </w:rPr>
              <w:t>Min Consequence</w:t>
            </w:r>
          </w:p>
        </w:tc>
        <w:tc>
          <w:tcPr>
            <w:tcW w:w="1194" w:type="dxa"/>
          </w:tcPr>
          <w:p w14:paraId="29AE084D" w14:textId="7B1A843F" w:rsidR="00122D60" w:rsidRPr="003E6AEE" w:rsidRDefault="00292B2A" w:rsidP="0055503A">
            <w:pPr>
              <w:spacing w:after="160" w:line="278" w:lineRule="auto"/>
              <w:rPr>
                <w:b/>
                <w:sz w:val="22"/>
                <w:szCs w:val="22"/>
              </w:rPr>
            </w:pPr>
            <w:r w:rsidRPr="7C324E05">
              <w:rPr>
                <w:b/>
                <w:sz w:val="22"/>
                <w:szCs w:val="22"/>
              </w:rPr>
              <w:t>Max</w:t>
            </w:r>
            <w:r w:rsidR="00A67556" w:rsidRPr="7C324E05">
              <w:rPr>
                <w:b/>
                <w:sz w:val="22"/>
                <w:szCs w:val="22"/>
              </w:rPr>
              <w:t xml:space="preserve"> (v)</w:t>
            </w:r>
          </w:p>
        </w:tc>
      </w:tr>
      <w:tr w:rsidR="00122D60" w14:paraId="082B24DD" w14:textId="77777777" w:rsidTr="0055503A">
        <w:trPr>
          <w:jc w:val="center"/>
        </w:trPr>
        <w:tc>
          <w:tcPr>
            <w:tcW w:w="1838" w:type="dxa"/>
          </w:tcPr>
          <w:p w14:paraId="3E0A0A76" w14:textId="7DE3DB35" w:rsidR="00122D60" w:rsidRPr="0055503A" w:rsidRDefault="0032383A" w:rsidP="0055503A">
            <w:pPr>
              <w:spacing w:after="160" w:line="278" w:lineRule="auto"/>
              <w:jc w:val="left"/>
              <w:rPr>
                <w:sz w:val="22"/>
                <w:szCs w:val="22"/>
              </w:rPr>
            </w:pPr>
            <w:r w:rsidRPr="0055503A">
              <w:rPr>
                <w:sz w:val="22"/>
                <w:szCs w:val="22"/>
              </w:rPr>
              <w:t>Voltage per cell</w:t>
            </w:r>
          </w:p>
        </w:tc>
        <w:tc>
          <w:tcPr>
            <w:tcW w:w="1276" w:type="dxa"/>
          </w:tcPr>
          <w:p w14:paraId="22402337" w14:textId="5FB5F9A3" w:rsidR="00122D60" w:rsidRPr="0055503A" w:rsidRDefault="00EF415D" w:rsidP="0055503A">
            <w:pPr>
              <w:spacing w:after="160" w:line="278" w:lineRule="auto"/>
              <w:rPr>
                <w:sz w:val="22"/>
                <w:szCs w:val="22"/>
              </w:rPr>
            </w:pPr>
            <w:r w:rsidRPr="0055503A">
              <w:rPr>
                <w:sz w:val="22"/>
                <w:szCs w:val="22"/>
              </w:rPr>
              <w:t>3.0 v</w:t>
            </w:r>
          </w:p>
        </w:tc>
        <w:tc>
          <w:tcPr>
            <w:tcW w:w="4252" w:type="dxa"/>
          </w:tcPr>
          <w:p w14:paraId="1193C05D" w14:textId="7800769F" w:rsidR="00122D60" w:rsidRPr="0055503A" w:rsidRDefault="00DF5AA2" w:rsidP="0055503A">
            <w:pPr>
              <w:spacing w:after="160" w:line="278" w:lineRule="auto"/>
              <w:rPr>
                <w:sz w:val="22"/>
                <w:szCs w:val="22"/>
              </w:rPr>
            </w:pPr>
            <w:r w:rsidRPr="0055503A">
              <w:rPr>
                <w:sz w:val="22"/>
                <w:szCs w:val="22"/>
              </w:rPr>
              <w:t>Permanent capacity loss, irreversible cell degradation</w:t>
            </w:r>
          </w:p>
        </w:tc>
        <w:tc>
          <w:tcPr>
            <w:tcW w:w="1194" w:type="dxa"/>
          </w:tcPr>
          <w:p w14:paraId="6C4758EB" w14:textId="344FDF3B" w:rsidR="00122D60" w:rsidRPr="0055503A" w:rsidRDefault="00FD58DE" w:rsidP="0055503A">
            <w:pPr>
              <w:spacing w:after="160" w:line="278" w:lineRule="auto"/>
              <w:rPr>
                <w:sz w:val="22"/>
                <w:szCs w:val="22"/>
              </w:rPr>
            </w:pPr>
            <w:r w:rsidRPr="0055503A">
              <w:rPr>
                <w:sz w:val="22"/>
                <w:szCs w:val="22"/>
              </w:rPr>
              <w:t>4.2V</w:t>
            </w:r>
          </w:p>
        </w:tc>
      </w:tr>
      <w:tr w:rsidR="00122D60" w14:paraId="389E6868" w14:textId="77777777" w:rsidTr="0055503A">
        <w:trPr>
          <w:jc w:val="center"/>
        </w:trPr>
        <w:tc>
          <w:tcPr>
            <w:tcW w:w="1838" w:type="dxa"/>
          </w:tcPr>
          <w:p w14:paraId="7A31DE91" w14:textId="5E405527" w:rsidR="00122D60" w:rsidRPr="0055503A" w:rsidRDefault="0032383A" w:rsidP="0055503A">
            <w:pPr>
              <w:spacing w:after="160" w:line="278" w:lineRule="auto"/>
              <w:jc w:val="left"/>
              <w:rPr>
                <w:sz w:val="22"/>
                <w:szCs w:val="22"/>
              </w:rPr>
            </w:pPr>
            <w:r w:rsidRPr="0055503A">
              <w:rPr>
                <w:sz w:val="22"/>
                <w:szCs w:val="22"/>
              </w:rPr>
              <w:t>Total Pack Voltage</w:t>
            </w:r>
          </w:p>
        </w:tc>
        <w:tc>
          <w:tcPr>
            <w:tcW w:w="1276" w:type="dxa"/>
          </w:tcPr>
          <w:p w14:paraId="663447ED" w14:textId="714BC947" w:rsidR="00122D60" w:rsidRPr="0055503A" w:rsidRDefault="00EF415D" w:rsidP="0055503A">
            <w:pPr>
              <w:spacing w:after="160" w:line="278" w:lineRule="auto"/>
              <w:rPr>
                <w:sz w:val="22"/>
                <w:szCs w:val="22"/>
              </w:rPr>
            </w:pPr>
            <w:r w:rsidRPr="0055503A">
              <w:rPr>
                <w:sz w:val="22"/>
                <w:szCs w:val="22"/>
              </w:rPr>
              <w:t>9.0 v</w:t>
            </w:r>
          </w:p>
        </w:tc>
        <w:tc>
          <w:tcPr>
            <w:tcW w:w="4252" w:type="dxa"/>
          </w:tcPr>
          <w:p w14:paraId="7EB8349F" w14:textId="5B8D12C8" w:rsidR="00122D60" w:rsidRPr="0055503A" w:rsidRDefault="00DF5AA2" w:rsidP="0055503A">
            <w:pPr>
              <w:spacing w:after="160" w:line="278" w:lineRule="auto"/>
              <w:rPr>
                <w:sz w:val="22"/>
                <w:szCs w:val="22"/>
              </w:rPr>
            </w:pPr>
            <w:r w:rsidRPr="0055503A">
              <w:rPr>
                <w:sz w:val="22"/>
                <w:szCs w:val="22"/>
              </w:rPr>
              <w:t>Permanent damage to the pack, complete failure to recharge</w:t>
            </w:r>
          </w:p>
        </w:tc>
        <w:tc>
          <w:tcPr>
            <w:tcW w:w="1194" w:type="dxa"/>
          </w:tcPr>
          <w:p w14:paraId="7BC7BCAE" w14:textId="71E2D71A" w:rsidR="00122D60" w:rsidRPr="0055503A" w:rsidRDefault="00FD58DE" w:rsidP="0055503A">
            <w:pPr>
              <w:spacing w:after="160" w:line="278" w:lineRule="auto"/>
              <w:rPr>
                <w:sz w:val="22"/>
                <w:szCs w:val="22"/>
              </w:rPr>
            </w:pPr>
            <w:r w:rsidRPr="0055503A">
              <w:rPr>
                <w:sz w:val="22"/>
                <w:szCs w:val="22"/>
              </w:rPr>
              <w:t>12.6V</w:t>
            </w:r>
          </w:p>
        </w:tc>
      </w:tr>
      <w:tr w:rsidR="00122D60" w14:paraId="50A85647" w14:textId="77777777" w:rsidTr="0055503A">
        <w:trPr>
          <w:jc w:val="center"/>
        </w:trPr>
        <w:tc>
          <w:tcPr>
            <w:tcW w:w="1838" w:type="dxa"/>
          </w:tcPr>
          <w:p w14:paraId="301827BD" w14:textId="4309D564" w:rsidR="00122D60" w:rsidRPr="0055503A" w:rsidRDefault="0032383A" w:rsidP="0055503A">
            <w:pPr>
              <w:spacing w:after="160" w:line="278" w:lineRule="auto"/>
              <w:rPr>
                <w:sz w:val="22"/>
                <w:szCs w:val="22"/>
              </w:rPr>
            </w:pPr>
            <w:r w:rsidRPr="0055503A">
              <w:rPr>
                <w:sz w:val="22"/>
                <w:szCs w:val="22"/>
              </w:rPr>
              <w:t>Operating temperature</w:t>
            </w:r>
          </w:p>
        </w:tc>
        <w:tc>
          <w:tcPr>
            <w:tcW w:w="1276" w:type="dxa"/>
          </w:tcPr>
          <w:p w14:paraId="29B93BDA" w14:textId="613978E3" w:rsidR="00122D60" w:rsidRPr="0055503A" w:rsidRDefault="00EF415D" w:rsidP="0055503A">
            <w:pPr>
              <w:spacing w:after="160" w:line="278" w:lineRule="auto"/>
              <w:rPr>
                <w:sz w:val="22"/>
                <w:szCs w:val="22"/>
              </w:rPr>
            </w:pPr>
            <w:r w:rsidRPr="0055503A">
              <w:rPr>
                <w:sz w:val="22"/>
                <w:szCs w:val="22"/>
              </w:rPr>
              <w:t>-20</w:t>
            </w:r>
            <w:r w:rsidR="00FD58DE" w:rsidRPr="0055503A">
              <w:rPr>
                <w:sz w:val="22"/>
                <w:szCs w:val="22"/>
              </w:rPr>
              <w:t>°C</w:t>
            </w:r>
          </w:p>
        </w:tc>
        <w:tc>
          <w:tcPr>
            <w:tcW w:w="4252" w:type="dxa"/>
          </w:tcPr>
          <w:p w14:paraId="4239EAE5" w14:textId="47BCD183" w:rsidR="00122D60" w:rsidRPr="0055503A" w:rsidRDefault="00DF5AA2" w:rsidP="0055503A">
            <w:pPr>
              <w:spacing w:after="160" w:line="278" w:lineRule="auto"/>
              <w:rPr>
                <w:sz w:val="22"/>
                <w:szCs w:val="22"/>
              </w:rPr>
            </w:pPr>
            <w:r w:rsidRPr="0055503A">
              <w:rPr>
                <w:sz w:val="22"/>
                <w:szCs w:val="22"/>
              </w:rPr>
              <w:t xml:space="preserve">Severe voltage </w:t>
            </w:r>
            <w:r w:rsidR="003E6AEE" w:rsidRPr="0055503A">
              <w:rPr>
                <w:sz w:val="22"/>
                <w:szCs w:val="22"/>
              </w:rPr>
              <w:t>drops</w:t>
            </w:r>
            <w:r w:rsidRPr="0055503A">
              <w:rPr>
                <w:sz w:val="22"/>
                <w:szCs w:val="22"/>
              </w:rPr>
              <w:t>, temporary loss of system function</w:t>
            </w:r>
          </w:p>
        </w:tc>
        <w:tc>
          <w:tcPr>
            <w:tcW w:w="1194" w:type="dxa"/>
          </w:tcPr>
          <w:p w14:paraId="42F51EB8" w14:textId="286BF3E4" w:rsidR="00122D60" w:rsidRPr="0055503A" w:rsidRDefault="00FD58DE" w:rsidP="0055503A">
            <w:pPr>
              <w:spacing w:after="160" w:line="278" w:lineRule="auto"/>
              <w:rPr>
                <w:sz w:val="22"/>
                <w:szCs w:val="22"/>
              </w:rPr>
            </w:pPr>
            <w:r w:rsidRPr="0055503A">
              <w:rPr>
                <w:sz w:val="22"/>
                <w:szCs w:val="22"/>
              </w:rPr>
              <w:t>60°C</w:t>
            </w:r>
          </w:p>
        </w:tc>
      </w:tr>
      <w:tr w:rsidR="00122D60" w14:paraId="5B079086" w14:textId="77777777" w:rsidTr="0055503A">
        <w:trPr>
          <w:jc w:val="center"/>
        </w:trPr>
        <w:tc>
          <w:tcPr>
            <w:tcW w:w="1838" w:type="dxa"/>
          </w:tcPr>
          <w:p w14:paraId="6502CF09" w14:textId="052F7D38" w:rsidR="00122D60" w:rsidRPr="0055503A" w:rsidRDefault="00A67556" w:rsidP="0055503A">
            <w:pPr>
              <w:spacing w:after="160" w:line="278" w:lineRule="auto"/>
              <w:rPr>
                <w:sz w:val="22"/>
                <w:szCs w:val="22"/>
              </w:rPr>
            </w:pPr>
            <w:r w:rsidRPr="0055503A">
              <w:rPr>
                <w:sz w:val="22"/>
                <w:szCs w:val="22"/>
              </w:rPr>
              <w:t>Continuous</w:t>
            </w:r>
            <w:r w:rsidR="0032383A" w:rsidRPr="0055503A">
              <w:rPr>
                <w:sz w:val="22"/>
                <w:szCs w:val="22"/>
              </w:rPr>
              <w:t xml:space="preserve"> current</w:t>
            </w:r>
          </w:p>
        </w:tc>
        <w:tc>
          <w:tcPr>
            <w:tcW w:w="1276" w:type="dxa"/>
          </w:tcPr>
          <w:p w14:paraId="37CD8607" w14:textId="40596B80" w:rsidR="00122D60" w:rsidRPr="0055503A" w:rsidRDefault="00FD58DE" w:rsidP="0055503A">
            <w:pPr>
              <w:spacing w:after="160" w:line="278" w:lineRule="auto"/>
              <w:rPr>
                <w:sz w:val="22"/>
                <w:szCs w:val="22"/>
              </w:rPr>
            </w:pPr>
            <w:r w:rsidRPr="0055503A">
              <w:rPr>
                <w:sz w:val="22"/>
                <w:szCs w:val="22"/>
              </w:rPr>
              <w:t>0A</w:t>
            </w:r>
          </w:p>
        </w:tc>
        <w:tc>
          <w:tcPr>
            <w:tcW w:w="4252" w:type="dxa"/>
          </w:tcPr>
          <w:p w14:paraId="629B9AC0" w14:textId="6BDECE62" w:rsidR="00122D60" w:rsidRPr="0055503A" w:rsidRDefault="00DF5AA2" w:rsidP="0055503A">
            <w:pPr>
              <w:spacing w:after="160" w:line="278" w:lineRule="auto"/>
              <w:rPr>
                <w:sz w:val="22"/>
                <w:szCs w:val="22"/>
              </w:rPr>
            </w:pPr>
            <w:r w:rsidRPr="0055503A">
              <w:rPr>
                <w:sz w:val="22"/>
                <w:szCs w:val="22"/>
              </w:rPr>
              <w:t>System remains completely inactive, no electrical flow</w:t>
            </w:r>
          </w:p>
        </w:tc>
        <w:tc>
          <w:tcPr>
            <w:tcW w:w="1194" w:type="dxa"/>
          </w:tcPr>
          <w:p w14:paraId="068C9A49" w14:textId="3B271C82" w:rsidR="00122D60" w:rsidRPr="0055503A" w:rsidRDefault="00FD58DE" w:rsidP="0055503A">
            <w:pPr>
              <w:spacing w:after="160" w:line="278" w:lineRule="auto"/>
              <w:rPr>
                <w:sz w:val="22"/>
                <w:szCs w:val="22"/>
              </w:rPr>
            </w:pPr>
            <w:r w:rsidRPr="0055503A">
              <w:rPr>
                <w:sz w:val="22"/>
                <w:szCs w:val="22"/>
              </w:rPr>
              <w:t>40A</w:t>
            </w:r>
          </w:p>
        </w:tc>
      </w:tr>
    </w:tbl>
    <w:p w14:paraId="274B46F4" w14:textId="77777777" w:rsidR="004F2504" w:rsidRDefault="004F2504" w:rsidP="004F2504">
      <w:pPr>
        <w:rPr>
          <w:sz w:val="22"/>
          <w:szCs w:val="22"/>
        </w:rPr>
      </w:pPr>
    </w:p>
    <w:p w14:paraId="6B7FBAA1" w14:textId="5C23B708" w:rsidR="004F2504" w:rsidRPr="009B0C11" w:rsidRDefault="004F2504" w:rsidP="004F2504">
      <w:pPr>
        <w:rPr>
          <w:sz w:val="22"/>
          <w:szCs w:val="22"/>
        </w:rPr>
      </w:pPr>
      <w:r w:rsidRPr="7C324E05">
        <w:rPr>
          <w:sz w:val="22"/>
          <w:szCs w:val="22"/>
        </w:rPr>
        <w:t>A dedicated Battery Management System (BMS) provides the first line of defence against electrical faults. This module monitors individual cell voltages to prevent over-charging and deep discharge, which can lead to permanent chemical degradation. To protect the internal circuitry during high-torque manoeuvres, the upgraded BMS enforces a 40A current limit and supports balance charging</w:t>
      </w:r>
      <w:r w:rsidR="00E67CE7" w:rsidRPr="7C324E05">
        <w:rPr>
          <w:sz w:val="22"/>
          <w:szCs w:val="22"/>
        </w:rPr>
        <w:t xml:space="preserve"> (</w:t>
      </w:r>
      <w:r w:rsidR="009B0C11" w:rsidRPr="7C324E05">
        <w:rPr>
          <w:sz w:val="22"/>
          <w:szCs w:val="22"/>
        </w:rPr>
        <w:t>A. Ashfraf, 2024)</w:t>
      </w:r>
      <w:r w:rsidRPr="7C324E05">
        <w:rPr>
          <w:sz w:val="22"/>
          <w:szCs w:val="22"/>
        </w:rPr>
        <w:t>. This robust capacity ensures the system can handle peak loads without unwanted cut-offs, whilst an appropriately rated inline fuse provides secondary redundancy against catastrophic short circuits.</w:t>
      </w:r>
    </w:p>
    <w:p w14:paraId="5ACD5A81" w14:textId="77777777" w:rsidR="005855CD" w:rsidRDefault="005855CD" w:rsidP="004F2504">
      <w:pPr>
        <w:rPr>
          <w:sz w:val="22"/>
          <w:szCs w:val="22"/>
        </w:rPr>
      </w:pPr>
      <w:r w:rsidRPr="7C324E05">
        <w:rPr>
          <w:sz w:val="22"/>
          <w:szCs w:val="22"/>
        </w:rPr>
        <w:t>To safely distribute power from the 11.1V battery network to the sensitive low-voltage electronics, the system incorporates two distinct step-down modules. A primary DC-DC buck converter regulates the 6V to 14V input range down to a stable 5V output and can supply up to 8A to the main control logic and peripheral sensors. A separate 3A UBEC step-down converter is dedicated exclusively to powering the camera servo. By isolating the servo power supply from the main electronic components, the design prevents sudden current spikes from causing voltage drops or systemic brownouts. Since the platform lacks an automated thermal shutdown, safety is maintained through a hard-wired Single Pole Single Throw (SPST) latching toggle switch. This kill switch is wired in series between the battery and the BMS; it allows the operator to physically disconnect the power rail if the rover exhibits abnormal behaviour or a fault is visually detected. By utilising a latching mechanism rather than a momentary one, the rover is guaranteed to remain in a safe, de-energised state until the operator performs a manual reset. This physical layer of protection ensures that even if the software fails or the wireless link drops, power can be cut off to mitigate the risk of fire alongside hardware damage.</w:t>
      </w:r>
    </w:p>
    <w:p w14:paraId="3EE20139" w14:textId="77777777" w:rsidR="00A71701" w:rsidRPr="009B0C11" w:rsidRDefault="00A71701" w:rsidP="00A71701">
      <w:pPr>
        <w:spacing w:after="0"/>
        <w:rPr>
          <w:sz w:val="22"/>
          <w:szCs w:val="22"/>
        </w:rPr>
      </w:pPr>
    </w:p>
    <w:p w14:paraId="168822FF" w14:textId="417EBF73" w:rsidR="06E5380F" w:rsidRDefault="2E33F992" w:rsidP="00E36A23">
      <w:pPr>
        <w:pStyle w:val="Heading3"/>
        <w:rPr>
          <w:rFonts w:ascii="Poppins" w:eastAsia="Poppins" w:hAnsi="Poppins" w:cs="Poppins"/>
          <w:sz w:val="22"/>
          <w:szCs w:val="22"/>
        </w:rPr>
      </w:pPr>
      <w:bookmarkStart w:id="26" w:name="_Toc223975965"/>
      <w:r w:rsidRPr="77F5A3FB">
        <w:t>3.3.</w:t>
      </w:r>
      <w:r w:rsidR="00E36A23">
        <w:t>4</w:t>
      </w:r>
      <w:r w:rsidRPr="77F5A3FB">
        <w:t xml:space="preserve"> </w:t>
      </w:r>
      <w:r w:rsidR="06E5380F" w:rsidRPr="77F5A3FB">
        <w:t>Motor Selection</w:t>
      </w:r>
      <w:bookmarkEnd w:id="26"/>
    </w:p>
    <w:p w14:paraId="2CA01529" w14:textId="77777777" w:rsidR="007F59EE" w:rsidRPr="009B0C11" w:rsidRDefault="007F59EE" w:rsidP="007F59EE">
      <w:pPr>
        <w:rPr>
          <w:sz w:val="22"/>
          <w:szCs w:val="22"/>
        </w:rPr>
      </w:pPr>
      <w:r w:rsidRPr="7C324E05">
        <w:rPr>
          <w:sz w:val="22"/>
          <w:szCs w:val="22"/>
        </w:rPr>
        <w:t>To drive the rover's drivetrain, the MDD10A dual-channel motor driver has been selected for its ability to handle high-current brushed DC motors. This controller delivers up to 10A of continuous current per channel, providing ample overhead for the GB37Y3530 motors, which exhibit a 7A stall current. With four motors in operation, the theoretical peak stall current of 28A is comfortably supported by the upgraded 40A Battery Management System. This ensures the rover will not experience systemic power failures during high-load scenarios. By utilising solid-state components, the driver ensures rapid response times alongside eliminating the mechanical wear associated with traditional relays.</w:t>
      </w:r>
    </w:p>
    <w:p w14:paraId="1458825D" w14:textId="77777777" w:rsidR="007F59EE" w:rsidRPr="009B0C11" w:rsidRDefault="007F59EE" w:rsidP="007F59EE">
      <w:pPr>
        <w:rPr>
          <w:sz w:val="22"/>
          <w:szCs w:val="22"/>
        </w:rPr>
      </w:pPr>
      <w:r w:rsidRPr="7C324E05">
        <w:rPr>
          <w:sz w:val="22"/>
          <w:szCs w:val="22"/>
        </w:rPr>
        <w:t>The system architecture employs two motor drivers to independently manage the left and right wheel sets, simplifying the wiring harness and reducing overall control complexity. These drivers interface with the onboard microcontroller via PWM signals for precise speed regulation and support locked-antiphase or sign-magnitude control modes.</w:t>
      </w:r>
    </w:p>
    <w:p w14:paraId="24EB0F1F" w14:textId="228DF3AB" w:rsidR="007E7709" w:rsidRPr="009B0C11" w:rsidRDefault="007F59EE" w:rsidP="007F59EE">
      <w:pPr>
        <w:rPr>
          <w:sz w:val="22"/>
          <w:szCs w:val="22"/>
        </w:rPr>
      </w:pPr>
      <w:r w:rsidRPr="7C324E05">
        <w:rPr>
          <w:sz w:val="22"/>
          <w:szCs w:val="22"/>
        </w:rPr>
        <w:t>The MDD10A includes onboard manual test buttons, allowing for local testing of the drivetrain without requiring a microcontroller connection. This feature is particularly useful during assembly to verify motor polarity and gearbox functionality. To ensure the rover can navigate difficult terrain, the total tractive force was calculated against the maximum expected incline. The selected 131:1 gear ratio provides a balance of torque and speed that meets these mission requirements.</w:t>
      </w:r>
    </w:p>
    <w:p w14:paraId="54EF567D" w14:textId="23493783" w:rsidR="5A2E1748" w:rsidRDefault="5A2E1748" w:rsidP="00A71701">
      <w:pPr>
        <w:spacing w:after="0"/>
        <w:rPr>
          <w:sz w:val="22"/>
          <w:szCs w:val="22"/>
        </w:rPr>
      </w:pPr>
    </w:p>
    <w:p w14:paraId="06054FD7" w14:textId="29158A0C" w:rsidR="16D35633" w:rsidRDefault="08E40936" w:rsidP="00E36A23">
      <w:pPr>
        <w:pStyle w:val="Heading3"/>
        <w:rPr>
          <w:rFonts w:ascii="Poppins" w:eastAsia="Poppins" w:hAnsi="Poppins" w:cs="Poppins"/>
          <w:sz w:val="22"/>
          <w:szCs w:val="22"/>
        </w:rPr>
      </w:pPr>
      <w:bookmarkStart w:id="27" w:name="_Toc223975966"/>
      <w:r w:rsidRPr="5FAF0CB4">
        <w:t>3.3.</w:t>
      </w:r>
      <w:r w:rsidR="00E36A23">
        <w:t xml:space="preserve">5 </w:t>
      </w:r>
      <w:r w:rsidR="16D35633" w:rsidRPr="5FAF0CB4">
        <w:t>Distance Sensing</w:t>
      </w:r>
      <w:bookmarkEnd w:id="27"/>
    </w:p>
    <w:p w14:paraId="65839499" w14:textId="098E6F79" w:rsidR="00562F07" w:rsidRPr="009B0C11" w:rsidRDefault="00562F07" w:rsidP="3CBCF745">
      <w:pPr>
        <w:rPr>
          <w:sz w:val="22"/>
          <w:szCs w:val="22"/>
        </w:rPr>
      </w:pPr>
      <w:r w:rsidRPr="7C324E05">
        <w:rPr>
          <w:sz w:val="22"/>
          <w:szCs w:val="22"/>
        </w:rPr>
        <w:t xml:space="preserve">To maintain spatial awareness and prevent collisions during remote operation, the rover is equipped with a distributed array of Infrared (IR) proximity sensors. These modules were selected for their ability to provide instantaneous </w:t>
      </w:r>
      <w:r w:rsidR="00842946" w:rsidRPr="7C324E05">
        <w:rPr>
          <w:sz w:val="22"/>
          <w:szCs w:val="22"/>
        </w:rPr>
        <w:t>obstacle detection at close range</w:t>
      </w:r>
      <w:r w:rsidRPr="7C324E05">
        <w:rPr>
          <w:sz w:val="22"/>
          <w:szCs w:val="22"/>
        </w:rPr>
        <w:t>, offering a reliable hardware-level safety net that complements the primary visual navigation system.</w:t>
      </w:r>
    </w:p>
    <w:p w14:paraId="39C70275" w14:textId="31AC95A7" w:rsidR="00562F07" w:rsidRPr="009B0C11" w:rsidRDefault="00E61DBB" w:rsidP="3CBCF745">
      <w:pPr>
        <w:rPr>
          <w:sz w:val="22"/>
          <w:szCs w:val="22"/>
        </w:rPr>
      </w:pPr>
      <w:r w:rsidRPr="7C324E05">
        <w:rPr>
          <w:sz w:val="22"/>
          <w:szCs w:val="22"/>
        </w:rPr>
        <w:t>The detection suite consists of three IR Distance Sensors mounted on the rear and lateral sides of the chassis. This specific layout provides 270-degree coverage, protecting the rover's blind spots during reversing or pivoting manoeuvres</w:t>
      </w:r>
      <w:r w:rsidR="004D36AC" w:rsidRPr="7C324E05">
        <w:rPr>
          <w:sz w:val="22"/>
          <w:szCs w:val="22"/>
        </w:rPr>
        <w:t xml:space="preserve"> (</w:t>
      </w:r>
      <w:r w:rsidR="009B0C11" w:rsidRPr="7C324E05">
        <w:rPr>
          <w:sz w:val="22"/>
          <w:szCs w:val="22"/>
        </w:rPr>
        <w:t>M. Borg, 2021</w:t>
      </w:r>
      <w:r w:rsidR="004D36AC" w:rsidRPr="7C324E05">
        <w:rPr>
          <w:sz w:val="22"/>
          <w:szCs w:val="22"/>
        </w:rPr>
        <w:t>)</w:t>
      </w:r>
      <w:r w:rsidRPr="7C324E05">
        <w:rPr>
          <w:sz w:val="22"/>
          <w:szCs w:val="22"/>
        </w:rPr>
        <w:t xml:space="preserve">. A forward-facing IR sensor was omitted from the design because the navigation camera provides a direct real-time feed of the rover's path. This enables the remote operator to </w:t>
      </w:r>
      <w:r w:rsidR="00842946" w:rsidRPr="7C324E05">
        <w:rPr>
          <w:sz w:val="22"/>
          <w:szCs w:val="22"/>
        </w:rPr>
        <w:t>visually identify frontal obstacles</w:t>
      </w:r>
      <w:r w:rsidRPr="7C324E05">
        <w:rPr>
          <w:sz w:val="22"/>
          <w:szCs w:val="22"/>
        </w:rPr>
        <w:t>, making an additional electronic sensor redundant for the forward trajectory.</w:t>
      </w:r>
    </w:p>
    <w:p w14:paraId="36D9CB67" w14:textId="1AC0994D" w:rsidR="649C5691" w:rsidRDefault="00E61DBB" w:rsidP="00A71701">
      <w:pPr>
        <w:spacing w:after="240"/>
        <w:rPr>
          <w:sz w:val="22"/>
          <w:szCs w:val="22"/>
        </w:rPr>
      </w:pPr>
      <w:r w:rsidRPr="7C324E05">
        <w:rPr>
          <w:sz w:val="22"/>
          <w:szCs w:val="22"/>
        </w:rPr>
        <w:t xml:space="preserve">The IR sensors function by emitting infrared light and measuring the reflection from nearby objects to determine proximity. Unlike complex I2C or SPI sensors, these modules provide a straightforward digital output, </w:t>
      </w:r>
      <w:r w:rsidR="00842946" w:rsidRPr="7C324E05">
        <w:rPr>
          <w:sz w:val="22"/>
          <w:szCs w:val="22"/>
        </w:rPr>
        <w:t>simplifying integration with the Raspberry Pi and reducing</w:t>
      </w:r>
      <w:r w:rsidRPr="7C324E05">
        <w:rPr>
          <w:sz w:val="22"/>
          <w:szCs w:val="22"/>
        </w:rPr>
        <w:t xml:space="preserve"> processing latency.</w:t>
      </w:r>
    </w:p>
    <w:p w14:paraId="1C226BAB" w14:textId="463C9C76" w:rsidR="00FE7EB2" w:rsidRPr="00FE7EB2" w:rsidRDefault="00E61DBB" w:rsidP="00FE7EB2">
      <w:pPr>
        <w:pStyle w:val="ListParagraph"/>
        <w:numPr>
          <w:ilvl w:val="0"/>
          <w:numId w:val="17"/>
        </w:numPr>
        <w:rPr>
          <w:sz w:val="22"/>
          <w:szCs w:val="22"/>
        </w:rPr>
      </w:pPr>
      <w:r w:rsidRPr="7C324E05">
        <w:rPr>
          <w:b/>
          <w:sz w:val="22"/>
          <w:szCs w:val="22"/>
        </w:rPr>
        <w:t>Logic Compatibility:</w:t>
      </w:r>
      <w:r w:rsidRPr="7C324E05">
        <w:rPr>
          <w:sz w:val="22"/>
          <w:szCs w:val="22"/>
        </w:rPr>
        <w:t xml:space="preserve"> Although the sensors are powered by a 5V supply, the digital output signals are passed through a voltage divider. This ensures the signal is stepped down to 3.3V to remain compatible with the Raspberry Pi's GPIO pins, preventing over-voltage damage to the controller.</w:t>
      </w:r>
    </w:p>
    <w:p w14:paraId="0422A330" w14:textId="75D8DF6F" w:rsidR="00E61DBB" w:rsidRPr="009B0C11" w:rsidRDefault="00E61DBB" w:rsidP="00E61DBB">
      <w:pPr>
        <w:pStyle w:val="ListParagraph"/>
        <w:numPr>
          <w:ilvl w:val="0"/>
          <w:numId w:val="17"/>
        </w:numPr>
        <w:rPr>
          <w:sz w:val="22"/>
          <w:szCs w:val="22"/>
        </w:rPr>
      </w:pPr>
      <w:r w:rsidRPr="7C324E05">
        <w:rPr>
          <w:b/>
          <w:sz w:val="22"/>
          <w:szCs w:val="22"/>
        </w:rPr>
        <w:t>Reduced Complexity:</w:t>
      </w:r>
      <w:r w:rsidRPr="7C324E05">
        <w:rPr>
          <w:sz w:val="22"/>
          <w:szCs w:val="22"/>
        </w:rPr>
        <w:t xml:space="preserve"> By using a digital interface, the system avoids the overhead of managing multiple addresses on the I2C bus, ensuring that obstacle detection remains responsive even when the CPU is under heavy load from the LoRa communication and GUI tasks.</w:t>
      </w:r>
    </w:p>
    <w:p w14:paraId="0914FAAA" w14:textId="5B0D0E18" w:rsidR="1A863A01" w:rsidRPr="00A71701" w:rsidRDefault="00E61DBB" w:rsidP="00A71701">
      <w:pPr>
        <w:pStyle w:val="ListParagraph"/>
        <w:numPr>
          <w:ilvl w:val="0"/>
          <w:numId w:val="17"/>
        </w:numPr>
        <w:spacing w:after="240"/>
        <w:ind w:left="714" w:hanging="357"/>
        <w:rPr>
          <w:sz w:val="22"/>
          <w:szCs w:val="22"/>
        </w:rPr>
      </w:pPr>
      <w:r w:rsidRPr="7C324E05">
        <w:rPr>
          <w:b/>
          <w:sz w:val="22"/>
          <w:szCs w:val="22"/>
        </w:rPr>
        <w:t>Resource Efficiency:</w:t>
      </w:r>
      <w:r w:rsidR="00FE7EB2" w:rsidRPr="7C324E05">
        <w:rPr>
          <w:sz w:val="22"/>
          <w:szCs w:val="22"/>
        </w:rPr>
        <w:t xml:space="preserve"> </w:t>
      </w:r>
      <w:r w:rsidRPr="7C324E05">
        <w:rPr>
          <w:sz w:val="22"/>
          <w:szCs w:val="22"/>
        </w:rPr>
        <w:t>Limiting the array to three sensors conserves power and preserves available GPIO pins for other essential hardware, such as the motor encoders and the LoRa SPI interface.</w:t>
      </w:r>
    </w:p>
    <w:p w14:paraId="6C62F85B" w14:textId="54040ACF" w:rsidR="3CBCF745" w:rsidRPr="009B0C11" w:rsidRDefault="0090349B" w:rsidP="3CBCF745">
      <w:pPr>
        <w:rPr>
          <w:sz w:val="22"/>
          <w:szCs w:val="22"/>
        </w:rPr>
      </w:pPr>
      <w:r w:rsidRPr="7C324E05">
        <w:rPr>
          <w:sz w:val="22"/>
          <w:szCs w:val="22"/>
        </w:rPr>
        <w:t xml:space="preserve">By combining manual visual monitoring </w:t>
      </w:r>
      <w:r w:rsidR="008B784D" w:rsidRPr="7C324E05">
        <w:rPr>
          <w:sz w:val="22"/>
          <w:szCs w:val="22"/>
        </w:rPr>
        <w:t>at the front with hardware-triggered proximity sensing on the sides and rear, the rover achieves a balance between</w:t>
      </w:r>
      <w:r w:rsidRPr="7C324E05">
        <w:rPr>
          <w:sz w:val="22"/>
          <w:szCs w:val="22"/>
        </w:rPr>
        <w:t xml:space="preserve"> comprehensive protection and efficient resource management</w:t>
      </w:r>
      <w:r w:rsidR="00A841EB" w:rsidRPr="7C324E05">
        <w:rPr>
          <w:sz w:val="22"/>
          <w:szCs w:val="22"/>
        </w:rPr>
        <w:t xml:space="preserve"> (</w:t>
      </w:r>
      <w:r w:rsidR="00FE7EB2" w:rsidRPr="7C324E05">
        <w:rPr>
          <w:sz w:val="22"/>
          <w:szCs w:val="22"/>
        </w:rPr>
        <w:t>J. Bjurstrom, 2011</w:t>
      </w:r>
      <w:r w:rsidR="00A841EB" w:rsidRPr="7C324E05">
        <w:rPr>
          <w:sz w:val="22"/>
          <w:szCs w:val="22"/>
        </w:rPr>
        <w:t>)</w:t>
      </w:r>
      <w:r w:rsidRPr="7C324E05">
        <w:rPr>
          <w:sz w:val="22"/>
          <w:szCs w:val="22"/>
        </w:rPr>
        <w:t>. This dual-layered approach ensures the chassis is protected from impacts in all directions without necessitating an over-engineered sensor suite.</w:t>
      </w:r>
    </w:p>
    <w:p w14:paraId="6E033A02" w14:textId="43A9F1A5" w:rsidR="1A863A01" w:rsidRDefault="1A863A01" w:rsidP="00A71701">
      <w:pPr>
        <w:spacing w:after="0"/>
        <w:rPr>
          <w:sz w:val="22"/>
          <w:szCs w:val="22"/>
        </w:rPr>
      </w:pPr>
    </w:p>
    <w:p w14:paraId="6BE86FC4" w14:textId="2875CB82" w:rsidR="1DC4D635" w:rsidRDefault="1DC4D635" w:rsidP="00E36A23">
      <w:pPr>
        <w:pStyle w:val="Heading3"/>
        <w:rPr>
          <w:rFonts w:ascii="Poppins" w:eastAsia="Poppins" w:hAnsi="Poppins" w:cs="Poppins"/>
          <w:sz w:val="22"/>
          <w:szCs w:val="22"/>
        </w:rPr>
      </w:pPr>
      <w:bookmarkStart w:id="28" w:name="_Toc223975967"/>
      <w:r w:rsidRPr="4DBB5780">
        <w:t>3.3.</w:t>
      </w:r>
      <w:r w:rsidR="00E36A23">
        <w:t>6</w:t>
      </w:r>
      <w:r w:rsidRPr="4DBB5780">
        <w:t xml:space="preserve"> Communications</w:t>
      </w:r>
      <w:bookmarkEnd w:id="28"/>
    </w:p>
    <w:p w14:paraId="60C5DB26" w14:textId="1DA86408" w:rsidR="16D35633" w:rsidRPr="00FE7EB2" w:rsidRDefault="16D35633" w:rsidP="3CBCF745">
      <w:pPr>
        <w:rPr>
          <w:b/>
          <w:sz w:val="22"/>
          <w:szCs w:val="22"/>
        </w:rPr>
      </w:pPr>
      <w:r w:rsidRPr="7C324E05">
        <w:rPr>
          <w:b/>
          <w:sz w:val="22"/>
          <w:szCs w:val="22"/>
        </w:rPr>
        <w:t>Visualisation Communications</w:t>
      </w:r>
    </w:p>
    <w:p w14:paraId="06F53531" w14:textId="2C056D61" w:rsidR="002B7F5D" w:rsidRPr="00FE7EB2" w:rsidRDefault="002B7F5D" w:rsidP="002B7F5D">
      <w:pPr>
        <w:rPr>
          <w:sz w:val="22"/>
          <w:szCs w:val="22"/>
        </w:rPr>
      </w:pPr>
      <w:r w:rsidRPr="7C324E05">
        <w:rPr>
          <w:sz w:val="22"/>
          <w:szCs w:val="22"/>
        </w:rPr>
        <w:t>To support the high data throughput required for live video streaming, the rover utilises the Raspberry Pi's built-in Wi-Fi module as the primary transmission method for visualisation. The forward-facing visual feed is captured directly by the camera module; this specific hardware generates a dense data stream that necessitates a robust wireless link. Meanwhile, critical motor commands and telemetry are handled independently by the 2.4GHz LoRa module. This bifurcated approach ensures that heavy video traffic cannot disrupt the low-latency control signals required for safe navigation.</w:t>
      </w:r>
    </w:p>
    <w:p w14:paraId="08063C8C" w14:textId="77777777" w:rsidR="002B7F5D" w:rsidRPr="00FE7EB2" w:rsidRDefault="002B7F5D" w:rsidP="002B7F5D">
      <w:pPr>
        <w:rPr>
          <w:sz w:val="22"/>
          <w:szCs w:val="22"/>
        </w:rPr>
      </w:pPr>
      <w:r w:rsidRPr="7C324E05">
        <w:rPr>
          <w:sz w:val="22"/>
          <w:szCs w:val="22"/>
        </w:rPr>
        <w:t>Furthermore, all radio equipment in the UK is strictly regulated by Ofcom; all components utilised in this design carry the CE mark to ensure full legal compliance.</w:t>
      </w:r>
    </w:p>
    <w:p w14:paraId="4084567B" w14:textId="2D870DFB" w:rsidR="00FE7EB2" w:rsidRPr="00FE7EB2" w:rsidRDefault="002B7F5D" w:rsidP="00A71701">
      <w:pPr>
        <w:spacing w:after="240"/>
        <w:rPr>
          <w:sz w:val="22"/>
          <w:szCs w:val="22"/>
        </w:rPr>
      </w:pPr>
      <w:r w:rsidRPr="7C324E05">
        <w:rPr>
          <w:sz w:val="22"/>
          <w:szCs w:val="22"/>
        </w:rPr>
        <w:t>The Wi-Fi communication architecture is deliberately asymmetrical. The onboard Raspberry Pi is configured primarily to broadcast the camera data, while the base station equipment is dedicated exclusively to receiving it</w:t>
      </w:r>
      <w:r w:rsidR="0058085A" w:rsidRPr="7C324E05">
        <w:rPr>
          <w:sz w:val="22"/>
          <w:szCs w:val="22"/>
        </w:rPr>
        <w:t xml:space="preserve"> (</w:t>
      </w:r>
      <w:r w:rsidR="00FE7EB2" w:rsidRPr="7C324E05">
        <w:rPr>
          <w:sz w:val="22"/>
          <w:szCs w:val="22"/>
        </w:rPr>
        <w:t>N. A. Zaini, 2016</w:t>
      </w:r>
      <w:r w:rsidR="0058085A" w:rsidRPr="7C324E05">
        <w:rPr>
          <w:sz w:val="22"/>
          <w:szCs w:val="22"/>
        </w:rPr>
        <w:t>)</w:t>
      </w:r>
      <w:r w:rsidRPr="7C324E05">
        <w:rPr>
          <w:sz w:val="22"/>
          <w:szCs w:val="22"/>
        </w:rPr>
        <w:t>. To ensure the most stable connection, testing will be conducted across both the 2.4 GHz and 5 GHz frequency bands. This evaluation allows the system to be optimised against common signal degradations, such as physical barriers or electromagnetic interference.</w:t>
      </w:r>
    </w:p>
    <w:p w14:paraId="25A9335C" w14:textId="478C859F" w:rsidR="16D35633" w:rsidRPr="00FE7EB2" w:rsidRDefault="16D35633" w:rsidP="00057684">
      <w:pPr>
        <w:rPr>
          <w:b/>
          <w:sz w:val="22"/>
          <w:szCs w:val="22"/>
        </w:rPr>
      </w:pPr>
      <w:r w:rsidRPr="7C324E05">
        <w:rPr>
          <w:b/>
          <w:sz w:val="22"/>
          <w:szCs w:val="22"/>
        </w:rPr>
        <w:t>Movement Communications</w:t>
      </w:r>
    </w:p>
    <w:p w14:paraId="28C527A6" w14:textId="265945C5" w:rsidR="006A1787" w:rsidRPr="00FE7EB2" w:rsidRDefault="006A1787" w:rsidP="006A1787">
      <w:pPr>
        <w:rPr>
          <w:sz w:val="22"/>
          <w:szCs w:val="22"/>
        </w:rPr>
      </w:pPr>
      <w:r w:rsidRPr="7C324E05">
        <w:rPr>
          <w:sz w:val="22"/>
          <w:szCs w:val="22"/>
        </w:rPr>
        <w:t>During the Preliminary Design Review, an 868 MHz LoRa system was initially proposed to transmit control signals to the rover. Whilst this frequency offers an impressive range, subsequent analysis of the legal transmission constraints revealed a significant bottleneck; the 1% duty cycle regulated at this bandwidth would severely hamper real-time responsiveness. Under these restrictions, the radio must remain silent for most of the time to avoid congesting the spectrum</w:t>
      </w:r>
      <w:r w:rsidR="00DD3923" w:rsidRPr="7C324E05">
        <w:rPr>
          <w:sz w:val="22"/>
          <w:szCs w:val="22"/>
        </w:rPr>
        <w:t xml:space="preserve"> </w:t>
      </w:r>
      <w:r w:rsidR="00AA64FE" w:rsidRPr="7C324E05">
        <w:rPr>
          <w:sz w:val="22"/>
          <w:szCs w:val="22"/>
        </w:rPr>
        <w:t>(</w:t>
      </w:r>
      <w:r w:rsidR="00FE7EB2" w:rsidRPr="7C324E05">
        <w:rPr>
          <w:sz w:val="22"/>
          <w:szCs w:val="22"/>
        </w:rPr>
        <w:t>W. Pak, 2012</w:t>
      </w:r>
      <w:r w:rsidR="00AA64FE" w:rsidRPr="7C324E05">
        <w:rPr>
          <w:sz w:val="22"/>
          <w:szCs w:val="22"/>
        </w:rPr>
        <w:t>)</w:t>
      </w:r>
      <w:r w:rsidRPr="7C324E05">
        <w:rPr>
          <w:sz w:val="22"/>
          <w:szCs w:val="22"/>
        </w:rPr>
        <w:t>. If a typical command packet requires a specific transmission window, the enforced cooling-off period would result in a multi-second latency between consecutive instructions.</w:t>
      </w:r>
    </w:p>
    <w:p w14:paraId="38E0064C" w14:textId="5519AECB" w:rsidR="006A1787" w:rsidRPr="00FE7EB2" w:rsidRDefault="009C4A36" w:rsidP="7C324E05">
      <w:pPr>
        <w:jc w:val="center"/>
        <w:rPr>
          <w:sz w:val="22"/>
          <w:szCs w:val="22"/>
        </w:rPr>
      </w:pPr>
      <m:oMathPara>
        <m:oMath>
          <m:r>
            <w:rPr>
              <w:rFonts w:ascii="Cambria Math" w:hAnsi="Cambria Math" w:cstheme="majorHAnsi"/>
            </w:rPr>
            <m:t xml:space="preserve">Minimum Interval= </m:t>
          </m:r>
          <m:f>
            <m:fPr>
              <m:ctrlPr>
                <w:rPr>
                  <w:rFonts w:ascii="Cambria Math" w:hAnsi="Cambria Math" w:cstheme="majorHAnsi"/>
                  <w:i/>
                </w:rPr>
              </m:ctrlPr>
            </m:fPr>
            <m:num>
              <m:r>
                <w:rPr>
                  <w:rFonts w:ascii="Cambria Math" w:hAnsi="Cambria Math" w:cstheme="majorHAnsi"/>
                </w:rPr>
                <m:t>Packet Airtime</m:t>
              </m:r>
            </m:num>
            <m:den>
              <m:r>
                <w:rPr>
                  <w:rFonts w:ascii="Cambria Math" w:hAnsi="Cambria Math" w:cstheme="majorHAnsi"/>
                </w:rPr>
                <m:t>Duty Cycle Limit</m:t>
              </m:r>
            </m:den>
          </m:f>
        </m:oMath>
      </m:oMathPara>
    </w:p>
    <w:p w14:paraId="043DD79F" w14:textId="52B5B980" w:rsidR="00EA369A" w:rsidRPr="00FE7EB2" w:rsidRDefault="00EA369A" w:rsidP="006A1787">
      <w:pPr>
        <w:rPr>
          <w:sz w:val="22"/>
          <w:szCs w:val="22"/>
        </w:rPr>
      </w:pPr>
      <w:r w:rsidRPr="7C324E05">
        <w:rPr>
          <w:sz w:val="22"/>
          <w:szCs w:val="22"/>
        </w:rPr>
        <w:t xml:space="preserve">To ensure the rover functions reliably during remote operation, the communication architecture has been transitioned from </w:t>
      </w:r>
      <w:r w:rsidR="00516C89" w:rsidRPr="7C324E05">
        <w:rPr>
          <w:sz w:val="22"/>
          <w:szCs w:val="22"/>
        </w:rPr>
        <w:t>868 MHz to 2.4 GHz</w:t>
      </w:r>
      <w:r w:rsidRPr="7C324E05">
        <w:rPr>
          <w:sz w:val="22"/>
          <w:szCs w:val="22"/>
        </w:rPr>
        <w:t xml:space="preserve"> LoRa technology</w:t>
      </w:r>
      <w:r w:rsidR="00516C89" w:rsidRPr="7C324E05">
        <w:rPr>
          <w:sz w:val="22"/>
          <w:szCs w:val="22"/>
        </w:rPr>
        <w:t>.</w:t>
      </w:r>
      <w:r w:rsidRPr="7C324E05">
        <w:rPr>
          <w:sz w:val="22"/>
          <w:szCs w:val="22"/>
        </w:rPr>
        <w:t xml:space="preserve"> By utilising the LAMBDA80-24D module, the system bypasses these restrictive timing windows</w:t>
      </w:r>
      <w:r w:rsidR="00516C89" w:rsidRPr="7C324E05">
        <w:rPr>
          <w:sz w:val="22"/>
          <w:szCs w:val="22"/>
        </w:rPr>
        <w:t>, enabling</w:t>
      </w:r>
      <w:r w:rsidRPr="7C324E05">
        <w:rPr>
          <w:sz w:val="22"/>
          <w:szCs w:val="22"/>
        </w:rPr>
        <w:t xml:space="preserve"> a continuous stream of telemetry and motor control data.</w:t>
      </w:r>
    </w:p>
    <w:p w14:paraId="37D563D6" w14:textId="55F26B2C" w:rsidR="00516C89" w:rsidRPr="00FE7EB2" w:rsidRDefault="00516C89" w:rsidP="3CBCF745">
      <w:pPr>
        <w:rPr>
          <w:sz w:val="22"/>
          <w:szCs w:val="22"/>
        </w:rPr>
      </w:pPr>
      <w:r w:rsidRPr="7C324E05">
        <w:rPr>
          <w:sz w:val="22"/>
          <w:szCs w:val="22"/>
        </w:rPr>
        <w:t>The 2.4GHz spectrum provides the rover with higher data throughput while maintaining the robust modulation benefits characteristic of LoRa. Although signals at this frequency may be more susceptible to diffraction around obstacles, the module remains highly effective in the intended operational environment</w:t>
      </w:r>
      <w:r w:rsidR="004A0CF2" w:rsidRPr="7C324E05">
        <w:rPr>
          <w:sz w:val="22"/>
          <w:szCs w:val="22"/>
        </w:rPr>
        <w:t xml:space="preserve"> (</w:t>
      </w:r>
      <w:r w:rsidR="00FE7EB2" w:rsidRPr="7C324E05">
        <w:rPr>
          <w:sz w:val="22"/>
          <w:szCs w:val="22"/>
        </w:rPr>
        <w:t xml:space="preserve">G. </w:t>
      </w:r>
      <w:proofErr w:type="spellStart"/>
      <w:r w:rsidR="00FE7EB2" w:rsidRPr="7C324E05">
        <w:rPr>
          <w:sz w:val="22"/>
          <w:szCs w:val="22"/>
        </w:rPr>
        <w:t>Hochet</w:t>
      </w:r>
      <w:proofErr w:type="spellEnd"/>
      <w:r w:rsidR="00FE7EB2" w:rsidRPr="7C324E05">
        <w:rPr>
          <w:sz w:val="22"/>
          <w:szCs w:val="22"/>
        </w:rPr>
        <w:t>, 2024</w:t>
      </w:r>
      <w:r w:rsidR="004A0CF2" w:rsidRPr="7C324E05">
        <w:rPr>
          <w:sz w:val="22"/>
          <w:szCs w:val="22"/>
        </w:rPr>
        <w:t>)</w:t>
      </w:r>
      <w:r w:rsidRPr="7C324E05">
        <w:rPr>
          <w:sz w:val="22"/>
          <w:szCs w:val="22"/>
        </w:rPr>
        <w:t>.</w:t>
      </w:r>
    </w:p>
    <w:p w14:paraId="7852CCAF" w14:textId="2EE277DE" w:rsidR="002C48D6" w:rsidRPr="00FE7EB2" w:rsidRDefault="00516C89" w:rsidP="3CBCF745">
      <w:pPr>
        <w:rPr>
          <w:sz w:val="22"/>
          <w:szCs w:val="22"/>
        </w:rPr>
      </w:pPr>
      <w:r w:rsidRPr="7C324E05">
        <w:rPr>
          <w:sz w:val="22"/>
          <w:szCs w:val="22"/>
        </w:rPr>
        <w:t>The adoption of the 2.4GHz variant ensures a stable link even in electromagnetically noisy environments. Empirical testing has confirmed that the rover maintains a reliable connection without a direct line of sight, successfully processing packets at distances exceeding 30m in indoor settings. This consistent connectivity ensures that the remote operator always retains full authority over the vehicle’s movements. High-speed data transfer between the radio and the primary logic controller is facilitated by the SPI bus, which minimises latency during critical manoeuvres.</w:t>
      </w:r>
    </w:p>
    <w:p w14:paraId="19177D7D" w14:textId="39D3650C" w:rsidR="009B0C11" w:rsidRDefault="009B0C11" w:rsidP="3CBCF745">
      <w:pPr>
        <w:rPr>
          <w:rStyle w:val="eop"/>
          <w:color w:val="000000"/>
          <w:sz w:val="22"/>
          <w:szCs w:val="22"/>
          <w:shd w:val="clear" w:color="auto" w:fill="FFFFFF"/>
        </w:rPr>
      </w:pPr>
      <w:r w:rsidRPr="7C324E05">
        <w:rPr>
          <w:rStyle w:val="normaltextrun"/>
          <w:color w:val="000000"/>
          <w:sz w:val="22"/>
          <w:szCs w:val="22"/>
          <w:shd w:val="clear" w:color="auto" w:fill="FFFFFF"/>
        </w:rPr>
        <w:t>To provide absolute redundancy against severe RF interference or catastrophic hardware failure, a physical tether serves as the ultimate failsafe. If all wireless links are compromised by unpredictable external factors, the rover is equipped to transition to a wired Ethernet connection. This alternative communication capability guarantees that the remote operator can bypass congested spectrums to regain direct control. The inclusion of this wired backup ensures the mission can continue safely even if the primary wireless architecture completely fails.</w:t>
      </w:r>
      <w:r w:rsidRPr="7C324E05">
        <w:rPr>
          <w:rStyle w:val="eop"/>
          <w:color w:val="000000"/>
          <w:sz w:val="22"/>
          <w:szCs w:val="22"/>
          <w:shd w:val="clear" w:color="auto" w:fill="FFFFFF"/>
        </w:rPr>
        <w:t> </w:t>
      </w:r>
    </w:p>
    <w:p w14:paraId="74D071F5" w14:textId="77777777" w:rsidR="00A71701" w:rsidRPr="00FE7EB2" w:rsidRDefault="00A71701" w:rsidP="00A71701">
      <w:pPr>
        <w:spacing w:after="0"/>
        <w:rPr>
          <w:sz w:val="22"/>
          <w:szCs w:val="22"/>
        </w:rPr>
      </w:pPr>
    </w:p>
    <w:p w14:paraId="3AAD1E00" w14:textId="035F8018" w:rsidR="001864C2" w:rsidRDefault="142D91ED" w:rsidP="7C324E05">
      <w:pPr>
        <w:pStyle w:val="Heading2"/>
        <w:rPr>
          <w:rFonts w:ascii="Poppins" w:eastAsia="Poppins" w:hAnsi="Poppins" w:cs="Poppins"/>
          <w:sz w:val="22"/>
          <w:szCs w:val="22"/>
        </w:rPr>
      </w:pPr>
      <w:bookmarkStart w:id="29" w:name="_Toc223975968"/>
      <w:r>
        <w:t xml:space="preserve">3.4 </w:t>
      </w:r>
      <w:r w:rsidR="002C2718">
        <w:t>Software Design</w:t>
      </w:r>
      <w:bookmarkEnd w:id="29"/>
    </w:p>
    <w:p w14:paraId="530798BC" w14:textId="4F75CA65" w:rsidR="6312E3DF" w:rsidRDefault="6312E3DF" w:rsidP="00E36A23">
      <w:pPr>
        <w:pStyle w:val="Heading3"/>
        <w:rPr>
          <w:rFonts w:ascii="Poppins" w:eastAsia="Poppins" w:hAnsi="Poppins" w:cs="Poppins"/>
          <w:sz w:val="22"/>
          <w:szCs w:val="22"/>
        </w:rPr>
      </w:pPr>
      <w:bookmarkStart w:id="30" w:name="_Toc223975969"/>
      <w:r w:rsidRPr="39DE0312">
        <w:t>3.4.1 Overview</w:t>
      </w:r>
      <w:bookmarkEnd w:id="30"/>
    </w:p>
    <w:p w14:paraId="24B3BEE1" w14:textId="04D8ADC2" w:rsidR="6312E3DF" w:rsidRPr="003D76BB" w:rsidRDefault="6312E3DF" w:rsidP="39DE0312">
      <w:pPr>
        <w:spacing w:before="240" w:after="240"/>
        <w:rPr>
          <w:color w:val="000000" w:themeColor="text1"/>
          <w:sz w:val="22"/>
          <w:szCs w:val="22"/>
        </w:rPr>
      </w:pPr>
      <w:r w:rsidRPr="7C324E05">
        <w:rPr>
          <w:color w:val="000000" w:themeColor="text1"/>
          <w:sz w:val="22"/>
          <w:szCs w:val="22"/>
        </w:rPr>
        <w:t xml:space="preserve">The software infrastructure is designed to facilitate the remote operation of the rover while ensuring high-integrity data acquisition and mission-critical safety. The system architecture is split between the onboard Raspberry Pi and a base station laptop, which work in tandem to manage real-time locomotion and complex vision processing. On the rover side, the software </w:t>
      </w:r>
      <w:r w:rsidR="00A76AB5" w:rsidRPr="7C324E05">
        <w:rPr>
          <w:color w:val="000000" w:themeColor="text1"/>
          <w:sz w:val="22"/>
          <w:szCs w:val="22"/>
        </w:rPr>
        <w:t>prioritises responsive control and hardware health by utilising</w:t>
      </w:r>
      <w:r w:rsidRPr="7C324E05">
        <w:rPr>
          <w:color w:val="000000" w:themeColor="text1"/>
          <w:sz w:val="22"/>
          <w:szCs w:val="22"/>
        </w:rPr>
        <w:t xml:space="preserve"> dedicated modules for command processing, motor regulation, and continuous telemetry monitoring. These onboard systems are complemented by a robust communications manager that maintains the wireless link and provides a wired Ethernet fallback for contingency operations.</w:t>
      </w:r>
    </w:p>
    <w:p w14:paraId="47C4EFBC" w14:textId="48AE4F4B" w:rsidR="6312E3DF" w:rsidRPr="003D76BB" w:rsidRDefault="6312E3DF" w:rsidP="39DE0312">
      <w:pPr>
        <w:spacing w:before="240" w:after="240"/>
        <w:rPr>
          <w:color w:val="000000" w:themeColor="text1"/>
          <w:sz w:val="22"/>
          <w:szCs w:val="22"/>
        </w:rPr>
      </w:pPr>
      <w:r w:rsidRPr="7C324E05">
        <w:rPr>
          <w:color w:val="000000" w:themeColor="text1"/>
          <w:sz w:val="22"/>
          <w:szCs w:val="22"/>
        </w:rPr>
        <w:t xml:space="preserve">At the base station, the software provides the operator with a comprehensive interface that integrates a low-latency video feed with real-time status dashboards for full situational awareness. A key feature of this environment is the intelligent vision pipeline, which assists the operator by automatically detecting and decoding QR codes from high-resolution captures when specific quality thresholds are met. To support post-mission analysis, the system includes a mission management module that </w:t>
      </w:r>
      <w:r w:rsidR="00A76AB5" w:rsidRPr="7C324E05">
        <w:rPr>
          <w:color w:val="000000" w:themeColor="text1"/>
          <w:sz w:val="22"/>
          <w:szCs w:val="22"/>
        </w:rPr>
        <w:t>organises</w:t>
      </w:r>
      <w:r w:rsidRPr="7C324E05">
        <w:rPr>
          <w:color w:val="000000" w:themeColor="text1"/>
          <w:sz w:val="22"/>
          <w:szCs w:val="22"/>
        </w:rPr>
        <w:t xml:space="preserve"> all captured images and decoded outputs into a structured format with precise timestamps. Throughout the mission, the software adheres to strict performance and safety requirements, </w:t>
      </w:r>
      <w:r w:rsidR="00A76AB5" w:rsidRPr="7C324E05">
        <w:rPr>
          <w:color w:val="000000" w:themeColor="text1"/>
          <w:sz w:val="22"/>
          <w:szCs w:val="22"/>
        </w:rPr>
        <w:t>including maintaining control latency below 200</w:t>
      </w:r>
      <w:r w:rsidRPr="7C324E05">
        <w:rPr>
          <w:color w:val="000000" w:themeColor="text1"/>
          <w:sz w:val="22"/>
          <w:szCs w:val="22"/>
        </w:rPr>
        <w:t xml:space="preserve"> milliseconds and implementing automatic heartbeat timeouts to ensure the rover enters a safe state in the event of a communication failure.</w:t>
      </w:r>
    </w:p>
    <w:p w14:paraId="50C9AA9F" w14:textId="27388B4A" w:rsidR="6312E3DF" w:rsidRDefault="6312E3DF" w:rsidP="00E36A23">
      <w:pPr>
        <w:pStyle w:val="Heading3"/>
        <w:rPr>
          <w:rFonts w:ascii="Poppins" w:eastAsia="Poppins" w:hAnsi="Poppins" w:cs="Poppins"/>
          <w:sz w:val="22"/>
          <w:szCs w:val="22"/>
        </w:rPr>
      </w:pPr>
      <w:bookmarkStart w:id="31" w:name="_Toc223975970"/>
      <w:r w:rsidRPr="39DE0312">
        <w:t>3.4.</w:t>
      </w:r>
      <w:r w:rsidRPr="19C2A2A0">
        <w:t>2</w:t>
      </w:r>
      <w:r w:rsidRPr="39DE0312">
        <w:t xml:space="preserve"> Development approach</w:t>
      </w:r>
      <w:bookmarkEnd w:id="31"/>
    </w:p>
    <w:p w14:paraId="785D022C" w14:textId="2733D165" w:rsidR="6312E3DF" w:rsidRPr="003D76BB" w:rsidRDefault="6312E3DF" w:rsidP="39DE0312">
      <w:pPr>
        <w:rPr>
          <w:color w:val="000000" w:themeColor="text1"/>
          <w:sz w:val="22"/>
          <w:szCs w:val="22"/>
        </w:rPr>
      </w:pPr>
      <w:r w:rsidRPr="7C324E05">
        <w:rPr>
          <w:color w:val="000000" w:themeColor="text1"/>
          <w:sz w:val="22"/>
          <w:szCs w:val="22"/>
        </w:rPr>
        <w:t xml:space="preserve">The approach </w:t>
      </w:r>
      <w:r w:rsidR="00A76AB5" w:rsidRPr="7C324E05">
        <w:rPr>
          <w:color w:val="000000" w:themeColor="text1"/>
          <w:sz w:val="22"/>
          <w:szCs w:val="22"/>
        </w:rPr>
        <w:t xml:space="preserve">to developing the system centres on a lightweight, modular architecture that avoids the overhead and complexity of ROS while still </w:t>
      </w:r>
      <w:r w:rsidR="006D1542" w:rsidRPr="7C324E05">
        <w:rPr>
          <w:color w:val="000000" w:themeColor="text1"/>
          <w:sz w:val="22"/>
          <w:szCs w:val="22"/>
        </w:rPr>
        <w:t>supporting</w:t>
      </w:r>
      <w:r w:rsidR="00A76AB5" w:rsidRPr="7C324E05">
        <w:rPr>
          <w:color w:val="000000" w:themeColor="text1"/>
          <w:sz w:val="22"/>
          <w:szCs w:val="22"/>
        </w:rPr>
        <w:t xml:space="preserve"> real-time control, autonomy,</w:t>
      </w:r>
      <w:r w:rsidRPr="7C324E05">
        <w:rPr>
          <w:color w:val="000000" w:themeColor="text1"/>
          <w:sz w:val="22"/>
          <w:szCs w:val="22"/>
        </w:rPr>
        <w:t xml:space="preserve"> and reliable communication. Instead of ROS, the rover uses a custom microservices-style architecture implemented using </w:t>
      </w:r>
      <w:r w:rsidR="00A76AB5" w:rsidRPr="7C324E05">
        <w:rPr>
          <w:color w:val="000000" w:themeColor="text1"/>
          <w:sz w:val="22"/>
          <w:szCs w:val="22"/>
        </w:rPr>
        <w:t>Python</w:t>
      </w:r>
      <w:r w:rsidRPr="7C324E05">
        <w:rPr>
          <w:color w:val="000000" w:themeColor="text1"/>
          <w:sz w:val="22"/>
          <w:szCs w:val="22"/>
        </w:rPr>
        <w:t>, with each subsystem running as an independent process on the Raspberry Pi. These processes communicate through well-defined interfaces using shared memory, TCP sockets and asynchronous message queues.</w:t>
      </w:r>
    </w:p>
    <w:p w14:paraId="2DEC3F9B" w14:textId="231E3045" w:rsidR="6312E3DF" w:rsidRPr="003D76BB" w:rsidRDefault="6312E3DF" w:rsidP="39DE0312">
      <w:pPr>
        <w:rPr>
          <w:color w:val="000000" w:themeColor="text1"/>
          <w:sz w:val="22"/>
          <w:szCs w:val="22"/>
        </w:rPr>
      </w:pPr>
      <w:r w:rsidRPr="7C324E05">
        <w:rPr>
          <w:color w:val="000000" w:themeColor="text1"/>
          <w:sz w:val="22"/>
          <w:szCs w:val="22"/>
        </w:rPr>
        <w:t>This approach gives full control over performance, reduces latency, and ensures the system remains understandable and maintainable for all team members.</w:t>
      </w:r>
    </w:p>
    <w:p w14:paraId="7ADE3317" w14:textId="411C1296" w:rsidR="6312E3DF" w:rsidRDefault="6312E3DF" w:rsidP="00E36A23">
      <w:pPr>
        <w:pStyle w:val="Heading3"/>
        <w:rPr>
          <w:rFonts w:ascii="Poppins" w:eastAsia="Poppins" w:hAnsi="Poppins" w:cs="Poppins"/>
          <w:sz w:val="22"/>
          <w:szCs w:val="22"/>
        </w:rPr>
      </w:pPr>
      <w:bookmarkStart w:id="32" w:name="_Toc223975971"/>
      <w:r w:rsidRPr="39DE0312">
        <w:t>3.</w:t>
      </w:r>
      <w:r w:rsidRPr="19C2A2A0">
        <w:t>4.3</w:t>
      </w:r>
      <w:r w:rsidRPr="39DE0312">
        <w:t xml:space="preserve"> Architectural Philosophy</w:t>
      </w:r>
      <w:bookmarkEnd w:id="32"/>
    </w:p>
    <w:p w14:paraId="4F24AA02" w14:textId="774BF525" w:rsidR="6312E3DF" w:rsidRPr="003D76BB" w:rsidRDefault="6312E3DF" w:rsidP="39DE0312">
      <w:pPr>
        <w:rPr>
          <w:color w:val="000000" w:themeColor="text1"/>
          <w:sz w:val="22"/>
          <w:szCs w:val="22"/>
        </w:rPr>
      </w:pPr>
      <w:r w:rsidRPr="7C324E05">
        <w:rPr>
          <w:color w:val="000000" w:themeColor="text1"/>
          <w:sz w:val="22"/>
          <w:szCs w:val="22"/>
        </w:rPr>
        <w:t>The software stack is designed around four main principles. Including;</w:t>
      </w:r>
    </w:p>
    <w:p w14:paraId="05242D3C" w14:textId="302F618B" w:rsidR="6312E3DF" w:rsidRPr="003D76BB" w:rsidRDefault="6312E3DF" w:rsidP="39DE0312">
      <w:pPr>
        <w:pStyle w:val="ListParagraph"/>
        <w:numPr>
          <w:ilvl w:val="0"/>
          <w:numId w:val="25"/>
        </w:numPr>
        <w:rPr>
          <w:color w:val="000000" w:themeColor="text1"/>
          <w:sz w:val="22"/>
          <w:szCs w:val="22"/>
        </w:rPr>
      </w:pPr>
      <w:r w:rsidRPr="7C324E05">
        <w:rPr>
          <w:b/>
          <w:color w:val="000000" w:themeColor="text1"/>
          <w:sz w:val="22"/>
          <w:szCs w:val="22"/>
        </w:rPr>
        <w:t>Modularity:</w:t>
      </w:r>
      <w:r w:rsidRPr="7C324E05">
        <w:rPr>
          <w:color w:val="000000" w:themeColor="text1"/>
          <w:sz w:val="22"/>
          <w:szCs w:val="22"/>
        </w:rPr>
        <w:t xml:space="preserve"> each subsystem </w:t>
      </w:r>
      <w:r w:rsidR="00A76AB5" w:rsidRPr="7C324E05">
        <w:rPr>
          <w:color w:val="000000" w:themeColor="text1"/>
          <w:sz w:val="22"/>
          <w:szCs w:val="22"/>
        </w:rPr>
        <w:t>(which includes locomotion, perception, networking, and autonomy) runs as an independent Python</w:t>
      </w:r>
      <w:r w:rsidRPr="7C324E05">
        <w:rPr>
          <w:color w:val="000000" w:themeColor="text1"/>
          <w:sz w:val="22"/>
          <w:szCs w:val="22"/>
        </w:rPr>
        <w:t xml:space="preserve"> module or background service to ensure faults are isolated, debugging is much simpler, components can be developed in parallel, and updates do not break unrelated systems.</w:t>
      </w:r>
    </w:p>
    <w:p w14:paraId="36787D43" w14:textId="4A630171" w:rsidR="6312E3DF" w:rsidRPr="003D76BB" w:rsidRDefault="6312E3DF" w:rsidP="39DE0312">
      <w:pPr>
        <w:pStyle w:val="ListParagraph"/>
        <w:numPr>
          <w:ilvl w:val="0"/>
          <w:numId w:val="25"/>
        </w:numPr>
        <w:rPr>
          <w:color w:val="000000" w:themeColor="text1"/>
          <w:sz w:val="22"/>
          <w:szCs w:val="22"/>
        </w:rPr>
      </w:pPr>
      <w:r w:rsidRPr="7C324E05">
        <w:rPr>
          <w:b/>
          <w:color w:val="000000" w:themeColor="text1"/>
          <w:sz w:val="22"/>
          <w:szCs w:val="22"/>
        </w:rPr>
        <w:t>Low-latency communication:</w:t>
      </w:r>
      <w:r w:rsidRPr="7C324E05">
        <w:rPr>
          <w:color w:val="000000" w:themeColor="text1"/>
          <w:sz w:val="22"/>
          <w:szCs w:val="22"/>
        </w:rPr>
        <w:t xml:space="preserve"> instead of ROS topics, we used apps like </w:t>
      </w:r>
      <w:proofErr w:type="spellStart"/>
      <w:r w:rsidRPr="7C324E05">
        <w:rPr>
          <w:color w:val="000000" w:themeColor="text1"/>
          <w:sz w:val="22"/>
          <w:szCs w:val="22"/>
        </w:rPr>
        <w:t>ZeroMQ</w:t>
      </w:r>
      <w:proofErr w:type="spellEnd"/>
      <w:r w:rsidRPr="7C324E05">
        <w:rPr>
          <w:color w:val="000000" w:themeColor="text1"/>
          <w:sz w:val="22"/>
          <w:szCs w:val="22"/>
        </w:rPr>
        <w:t xml:space="preserve"> for high-speed message passing, </w:t>
      </w:r>
      <w:proofErr w:type="spellStart"/>
      <w:r w:rsidRPr="7C324E05">
        <w:rPr>
          <w:color w:val="000000" w:themeColor="text1"/>
          <w:sz w:val="22"/>
          <w:szCs w:val="22"/>
        </w:rPr>
        <w:t>AsyncIO</w:t>
      </w:r>
      <w:proofErr w:type="spellEnd"/>
      <w:r w:rsidRPr="7C324E05">
        <w:rPr>
          <w:color w:val="000000" w:themeColor="text1"/>
          <w:sz w:val="22"/>
          <w:szCs w:val="22"/>
        </w:rPr>
        <w:t xml:space="preserve"> TCP sockets for command and control, and shared memory buffers for camera frames. This would help to keep latency extremely low, which is essential for teleoperation.</w:t>
      </w:r>
    </w:p>
    <w:p w14:paraId="3E2481E9" w14:textId="564AABAB" w:rsidR="6312E3DF" w:rsidRPr="003D76BB" w:rsidRDefault="6312E3DF" w:rsidP="39DE0312">
      <w:pPr>
        <w:pStyle w:val="ListParagraph"/>
        <w:numPr>
          <w:ilvl w:val="0"/>
          <w:numId w:val="25"/>
        </w:numPr>
        <w:rPr>
          <w:color w:val="000000" w:themeColor="text1"/>
          <w:sz w:val="22"/>
          <w:szCs w:val="22"/>
        </w:rPr>
      </w:pPr>
      <w:r w:rsidRPr="7C324E05">
        <w:rPr>
          <w:b/>
          <w:color w:val="000000" w:themeColor="text1"/>
          <w:sz w:val="22"/>
          <w:szCs w:val="22"/>
        </w:rPr>
        <w:t xml:space="preserve">Cross-platform </w:t>
      </w:r>
      <w:r w:rsidR="003D76BB" w:rsidRPr="7C324E05">
        <w:rPr>
          <w:b/>
          <w:color w:val="000000" w:themeColor="text1"/>
          <w:sz w:val="22"/>
          <w:szCs w:val="22"/>
        </w:rPr>
        <w:t>g</w:t>
      </w:r>
      <w:r w:rsidRPr="7C324E05">
        <w:rPr>
          <w:b/>
          <w:color w:val="000000" w:themeColor="text1"/>
          <w:sz w:val="22"/>
          <w:szCs w:val="22"/>
        </w:rPr>
        <w:t xml:space="preserve">round </w:t>
      </w:r>
      <w:r w:rsidR="003D76BB" w:rsidRPr="7C324E05">
        <w:rPr>
          <w:b/>
          <w:color w:val="000000" w:themeColor="text1"/>
          <w:sz w:val="22"/>
          <w:szCs w:val="22"/>
        </w:rPr>
        <w:t>c</w:t>
      </w:r>
      <w:r w:rsidRPr="7C324E05">
        <w:rPr>
          <w:b/>
          <w:color w:val="000000" w:themeColor="text1"/>
          <w:sz w:val="22"/>
          <w:szCs w:val="22"/>
        </w:rPr>
        <w:t>ontrol:</w:t>
      </w:r>
      <w:r w:rsidRPr="7C324E05">
        <w:rPr>
          <w:color w:val="000000" w:themeColor="text1"/>
          <w:sz w:val="22"/>
          <w:szCs w:val="22"/>
        </w:rPr>
        <w:t xml:space="preserve"> the suggested systems for the ground control are Tauri and Rust, as they provide native performance, low memory usage, cross-platform compatibility and secure WebSocket communication.</w:t>
      </w:r>
    </w:p>
    <w:p w14:paraId="5E24BB63" w14:textId="652038A5" w:rsidR="6312E3DF" w:rsidRDefault="6312E3DF" w:rsidP="39DE0312">
      <w:pPr>
        <w:pStyle w:val="ListParagraph"/>
        <w:numPr>
          <w:ilvl w:val="0"/>
          <w:numId w:val="25"/>
        </w:numPr>
        <w:rPr>
          <w:color w:val="000000" w:themeColor="text1"/>
          <w:sz w:val="22"/>
          <w:szCs w:val="22"/>
        </w:rPr>
      </w:pPr>
      <w:r w:rsidRPr="7C324E05">
        <w:rPr>
          <w:b/>
          <w:color w:val="000000" w:themeColor="text1"/>
          <w:sz w:val="22"/>
          <w:szCs w:val="22"/>
        </w:rPr>
        <w:t>Deterministic</w:t>
      </w:r>
      <w:r w:rsidR="003D76BB" w:rsidRPr="7C324E05">
        <w:rPr>
          <w:b/>
          <w:color w:val="000000" w:themeColor="text1"/>
          <w:sz w:val="22"/>
          <w:szCs w:val="22"/>
        </w:rPr>
        <w:t xml:space="preserve"> b</w:t>
      </w:r>
      <w:r w:rsidRPr="7C324E05">
        <w:rPr>
          <w:b/>
          <w:color w:val="000000" w:themeColor="text1"/>
          <w:sz w:val="22"/>
          <w:szCs w:val="22"/>
        </w:rPr>
        <w:t>ehaviour:</w:t>
      </w:r>
      <w:r w:rsidRPr="7C324E05">
        <w:rPr>
          <w:color w:val="000000" w:themeColor="text1"/>
          <w:sz w:val="22"/>
          <w:szCs w:val="22"/>
        </w:rPr>
        <w:t xml:space="preserve"> all timing-critical tasks (motor-control and sensor polling) run in dedicated threads or asynchronous loops with fixed update rates.</w:t>
      </w:r>
    </w:p>
    <w:p w14:paraId="0C4BFF7B" w14:textId="77777777" w:rsidR="00A71701" w:rsidRPr="00A71701" w:rsidRDefault="00A71701" w:rsidP="00A71701">
      <w:pPr>
        <w:spacing w:after="0"/>
        <w:rPr>
          <w:color w:val="000000" w:themeColor="text1"/>
          <w:sz w:val="22"/>
          <w:szCs w:val="22"/>
        </w:rPr>
      </w:pPr>
    </w:p>
    <w:p w14:paraId="58137CD7" w14:textId="4F3E5895" w:rsidR="003D76BB" w:rsidRDefault="078972D5" w:rsidP="7C324E05">
      <w:pPr>
        <w:pStyle w:val="Heading3"/>
        <w:rPr>
          <w:rFonts w:ascii="Poppins" w:eastAsia="Poppins" w:hAnsi="Poppins" w:cs="Poppins"/>
          <w:sz w:val="22"/>
          <w:szCs w:val="22"/>
        </w:rPr>
      </w:pPr>
      <w:bookmarkStart w:id="33" w:name="_Toc223975972"/>
      <w:r>
        <w:t xml:space="preserve">3.4.4 </w:t>
      </w:r>
      <w:r w:rsidR="6312E3DF" w:rsidRPr="39DE0312">
        <w:t>Software Stack</w:t>
      </w:r>
      <w:bookmarkEnd w:id="33"/>
    </w:p>
    <w:p w14:paraId="3A94E2C9" w14:textId="0798BC27" w:rsidR="6312E3DF" w:rsidRPr="003D76BB" w:rsidRDefault="6312E3DF" w:rsidP="0E4BD36C">
      <w:pPr>
        <w:rPr>
          <w:b/>
          <w:sz w:val="22"/>
          <w:szCs w:val="22"/>
        </w:rPr>
      </w:pPr>
      <w:r w:rsidRPr="0E4BD36C">
        <w:rPr>
          <w:b/>
          <w:sz w:val="22"/>
          <w:szCs w:val="22"/>
        </w:rPr>
        <w:t>Onboard (Raspberry Pi 4B)</w:t>
      </w:r>
    </w:p>
    <w:p w14:paraId="72BC43F2" w14:textId="77777777" w:rsidR="003D76BB" w:rsidRDefault="6312E3DF" w:rsidP="003D76BB">
      <w:pPr>
        <w:pStyle w:val="ListParagraph"/>
        <w:numPr>
          <w:ilvl w:val="0"/>
          <w:numId w:val="6"/>
        </w:numPr>
        <w:rPr>
          <w:color w:val="000000" w:themeColor="text1"/>
          <w:sz w:val="22"/>
          <w:szCs w:val="22"/>
        </w:rPr>
      </w:pPr>
      <w:r w:rsidRPr="7C324E05">
        <w:rPr>
          <w:color w:val="000000" w:themeColor="text1"/>
          <w:sz w:val="22"/>
          <w:szCs w:val="22"/>
        </w:rPr>
        <w:t>Python 3.11</w:t>
      </w:r>
    </w:p>
    <w:p w14:paraId="793FB742" w14:textId="77777777" w:rsidR="003D76BB" w:rsidRDefault="6312E3DF" w:rsidP="003D76BB">
      <w:pPr>
        <w:pStyle w:val="ListParagraph"/>
        <w:numPr>
          <w:ilvl w:val="0"/>
          <w:numId w:val="6"/>
        </w:numPr>
        <w:rPr>
          <w:color w:val="000000" w:themeColor="text1"/>
          <w:sz w:val="22"/>
          <w:szCs w:val="22"/>
        </w:rPr>
      </w:pPr>
      <w:r w:rsidRPr="7C324E05">
        <w:rPr>
          <w:color w:val="000000" w:themeColor="text1"/>
          <w:sz w:val="22"/>
          <w:szCs w:val="22"/>
        </w:rPr>
        <w:t>OpenCV for camera and QR detection</w:t>
      </w:r>
    </w:p>
    <w:p w14:paraId="46B632F1" w14:textId="77777777" w:rsidR="003D76BB" w:rsidRDefault="6312E3DF" w:rsidP="003D76BB">
      <w:pPr>
        <w:pStyle w:val="ListParagraph"/>
        <w:numPr>
          <w:ilvl w:val="0"/>
          <w:numId w:val="6"/>
        </w:numPr>
        <w:rPr>
          <w:color w:val="000000" w:themeColor="text1"/>
          <w:sz w:val="22"/>
          <w:szCs w:val="22"/>
        </w:rPr>
      </w:pPr>
      <w:proofErr w:type="spellStart"/>
      <w:r w:rsidRPr="7C324E05">
        <w:rPr>
          <w:color w:val="000000" w:themeColor="text1"/>
          <w:sz w:val="22"/>
          <w:szCs w:val="22"/>
        </w:rPr>
        <w:t>Pyzbar</w:t>
      </w:r>
      <w:proofErr w:type="spellEnd"/>
      <w:r w:rsidRPr="7C324E05">
        <w:rPr>
          <w:color w:val="000000" w:themeColor="text1"/>
          <w:sz w:val="22"/>
          <w:szCs w:val="22"/>
        </w:rPr>
        <w:t xml:space="preserve"> for decoding</w:t>
      </w:r>
    </w:p>
    <w:p w14:paraId="3401068E" w14:textId="77777777" w:rsidR="003D76BB" w:rsidRDefault="6312E3DF" w:rsidP="003D76BB">
      <w:pPr>
        <w:pStyle w:val="ListParagraph"/>
        <w:numPr>
          <w:ilvl w:val="0"/>
          <w:numId w:val="6"/>
        </w:numPr>
        <w:rPr>
          <w:color w:val="000000" w:themeColor="text1"/>
          <w:sz w:val="22"/>
          <w:szCs w:val="22"/>
        </w:rPr>
      </w:pPr>
      <w:proofErr w:type="spellStart"/>
      <w:r w:rsidRPr="7C324E05">
        <w:rPr>
          <w:color w:val="000000" w:themeColor="text1"/>
          <w:sz w:val="22"/>
          <w:szCs w:val="22"/>
        </w:rPr>
        <w:t>ZeroMQ</w:t>
      </w:r>
      <w:proofErr w:type="spellEnd"/>
      <w:r w:rsidRPr="7C324E05">
        <w:rPr>
          <w:color w:val="000000" w:themeColor="text1"/>
          <w:sz w:val="22"/>
          <w:szCs w:val="22"/>
        </w:rPr>
        <w:t xml:space="preserve"> for </w:t>
      </w:r>
      <w:proofErr w:type="spellStart"/>
      <w:r w:rsidRPr="7C324E05">
        <w:rPr>
          <w:color w:val="000000" w:themeColor="text1"/>
          <w:sz w:val="22"/>
          <w:szCs w:val="22"/>
        </w:rPr>
        <w:t>interprocess</w:t>
      </w:r>
      <w:proofErr w:type="spellEnd"/>
      <w:r w:rsidRPr="7C324E05">
        <w:rPr>
          <w:color w:val="000000" w:themeColor="text1"/>
          <w:sz w:val="22"/>
          <w:szCs w:val="22"/>
        </w:rPr>
        <w:t xml:space="preserve"> messaging</w:t>
      </w:r>
    </w:p>
    <w:p w14:paraId="5BC8324B" w14:textId="77777777" w:rsidR="003D76BB" w:rsidRDefault="6312E3DF" w:rsidP="003D76BB">
      <w:pPr>
        <w:pStyle w:val="ListParagraph"/>
        <w:numPr>
          <w:ilvl w:val="0"/>
          <w:numId w:val="6"/>
        </w:numPr>
        <w:rPr>
          <w:color w:val="000000" w:themeColor="text1"/>
          <w:sz w:val="22"/>
          <w:szCs w:val="22"/>
        </w:rPr>
      </w:pPr>
      <w:proofErr w:type="spellStart"/>
      <w:r w:rsidRPr="7C324E05">
        <w:rPr>
          <w:color w:val="000000" w:themeColor="text1"/>
          <w:sz w:val="22"/>
          <w:szCs w:val="22"/>
        </w:rPr>
        <w:t>AsyncIO</w:t>
      </w:r>
      <w:proofErr w:type="spellEnd"/>
      <w:r w:rsidRPr="7C324E05">
        <w:rPr>
          <w:color w:val="000000" w:themeColor="text1"/>
          <w:sz w:val="22"/>
          <w:szCs w:val="22"/>
        </w:rPr>
        <w:t xml:space="preserve"> for networking</w:t>
      </w:r>
    </w:p>
    <w:p w14:paraId="4A3CA4F5" w14:textId="77777777" w:rsidR="003D76BB" w:rsidRDefault="6312E3DF" w:rsidP="003D76BB">
      <w:pPr>
        <w:pStyle w:val="ListParagraph"/>
        <w:numPr>
          <w:ilvl w:val="0"/>
          <w:numId w:val="6"/>
        </w:numPr>
        <w:rPr>
          <w:color w:val="000000" w:themeColor="text1"/>
          <w:sz w:val="22"/>
          <w:szCs w:val="22"/>
        </w:rPr>
      </w:pPr>
      <w:proofErr w:type="spellStart"/>
      <w:r w:rsidRPr="7C324E05">
        <w:rPr>
          <w:color w:val="000000" w:themeColor="text1"/>
          <w:sz w:val="22"/>
          <w:szCs w:val="22"/>
        </w:rPr>
        <w:t>Pigpio</w:t>
      </w:r>
      <w:proofErr w:type="spellEnd"/>
      <w:r w:rsidRPr="7C324E05">
        <w:rPr>
          <w:color w:val="000000" w:themeColor="text1"/>
          <w:sz w:val="22"/>
          <w:szCs w:val="22"/>
        </w:rPr>
        <w:t xml:space="preserve"> for motor PWM control</w:t>
      </w:r>
    </w:p>
    <w:p w14:paraId="418FEC08" w14:textId="3B97923D" w:rsidR="003D76BB" w:rsidRDefault="6312E3DF" w:rsidP="003D76BB">
      <w:pPr>
        <w:pStyle w:val="ListParagraph"/>
        <w:numPr>
          <w:ilvl w:val="0"/>
          <w:numId w:val="6"/>
        </w:numPr>
        <w:rPr>
          <w:color w:val="000000" w:themeColor="text1"/>
          <w:sz w:val="22"/>
          <w:szCs w:val="22"/>
        </w:rPr>
      </w:pPr>
      <w:proofErr w:type="spellStart"/>
      <w:r w:rsidRPr="7C324E05">
        <w:rPr>
          <w:color w:val="000000" w:themeColor="text1"/>
          <w:sz w:val="22"/>
          <w:szCs w:val="22"/>
        </w:rPr>
        <w:t>systemd</w:t>
      </w:r>
      <w:proofErr w:type="spellEnd"/>
      <w:r w:rsidRPr="7C324E05">
        <w:rPr>
          <w:color w:val="000000" w:themeColor="text1"/>
          <w:sz w:val="22"/>
          <w:szCs w:val="22"/>
        </w:rPr>
        <w:t xml:space="preserve"> services to auto-start each module on boot.</w:t>
      </w:r>
    </w:p>
    <w:p w14:paraId="55C5EB72" w14:textId="77777777" w:rsidR="00A71701" w:rsidRPr="00A71701" w:rsidRDefault="00A71701" w:rsidP="00A71701">
      <w:pPr>
        <w:spacing w:after="0"/>
        <w:rPr>
          <w:color w:val="000000" w:themeColor="text1"/>
          <w:sz w:val="22"/>
          <w:szCs w:val="22"/>
        </w:rPr>
      </w:pPr>
    </w:p>
    <w:p w14:paraId="37730ECD" w14:textId="7C1BDF0D" w:rsidR="6312E3DF" w:rsidRPr="003D76BB" w:rsidRDefault="6312E3DF" w:rsidP="003D76BB">
      <w:pPr>
        <w:rPr>
          <w:b/>
          <w:color w:val="000000" w:themeColor="text1"/>
          <w:sz w:val="22"/>
          <w:szCs w:val="22"/>
        </w:rPr>
      </w:pPr>
      <w:r w:rsidRPr="7C324E05">
        <w:rPr>
          <w:b/>
          <w:color w:val="000000" w:themeColor="text1"/>
          <w:sz w:val="22"/>
          <w:szCs w:val="22"/>
        </w:rPr>
        <w:t>Ground Station</w:t>
      </w:r>
    </w:p>
    <w:p w14:paraId="1E8B4985" w14:textId="77777777" w:rsidR="003D76BB" w:rsidRDefault="6312E3DF" w:rsidP="003D76BB">
      <w:pPr>
        <w:pStyle w:val="ListParagraph"/>
        <w:numPr>
          <w:ilvl w:val="0"/>
          <w:numId w:val="31"/>
        </w:numPr>
        <w:rPr>
          <w:color w:val="000000" w:themeColor="text1"/>
          <w:sz w:val="22"/>
          <w:szCs w:val="22"/>
        </w:rPr>
      </w:pPr>
      <w:r w:rsidRPr="7C324E05">
        <w:rPr>
          <w:color w:val="000000" w:themeColor="text1"/>
          <w:sz w:val="22"/>
          <w:szCs w:val="22"/>
        </w:rPr>
        <w:t>Tauri</w:t>
      </w:r>
    </w:p>
    <w:p w14:paraId="068B47DB" w14:textId="77777777" w:rsidR="003D76BB" w:rsidRDefault="6312E3DF" w:rsidP="003D76BB">
      <w:pPr>
        <w:pStyle w:val="ListParagraph"/>
        <w:numPr>
          <w:ilvl w:val="0"/>
          <w:numId w:val="31"/>
        </w:numPr>
        <w:rPr>
          <w:color w:val="000000" w:themeColor="text1"/>
          <w:sz w:val="22"/>
          <w:szCs w:val="22"/>
        </w:rPr>
      </w:pPr>
      <w:r w:rsidRPr="7C324E05">
        <w:rPr>
          <w:color w:val="000000" w:themeColor="text1"/>
          <w:sz w:val="22"/>
          <w:szCs w:val="22"/>
        </w:rPr>
        <w:t>Rust</w:t>
      </w:r>
    </w:p>
    <w:p w14:paraId="616B85FC" w14:textId="77777777" w:rsidR="003D76BB" w:rsidRDefault="6312E3DF" w:rsidP="003D76BB">
      <w:pPr>
        <w:pStyle w:val="ListParagraph"/>
        <w:numPr>
          <w:ilvl w:val="0"/>
          <w:numId w:val="31"/>
        </w:numPr>
        <w:rPr>
          <w:color w:val="000000" w:themeColor="text1"/>
          <w:sz w:val="22"/>
          <w:szCs w:val="22"/>
        </w:rPr>
      </w:pPr>
      <w:r w:rsidRPr="7C324E05">
        <w:rPr>
          <w:color w:val="000000" w:themeColor="text1"/>
          <w:sz w:val="22"/>
          <w:szCs w:val="22"/>
        </w:rPr>
        <w:t>WebSocket client</w:t>
      </w:r>
    </w:p>
    <w:p w14:paraId="7E9B70D0" w14:textId="77777777" w:rsidR="003D76BB" w:rsidRDefault="003D76BB" w:rsidP="003D76BB">
      <w:pPr>
        <w:pStyle w:val="ListParagraph"/>
        <w:numPr>
          <w:ilvl w:val="0"/>
          <w:numId w:val="31"/>
        </w:numPr>
        <w:rPr>
          <w:color w:val="000000" w:themeColor="text1"/>
          <w:sz w:val="22"/>
          <w:szCs w:val="22"/>
        </w:rPr>
      </w:pPr>
      <w:r w:rsidRPr="7C324E05">
        <w:rPr>
          <w:color w:val="000000" w:themeColor="text1"/>
          <w:sz w:val="22"/>
          <w:szCs w:val="22"/>
        </w:rPr>
        <w:t>G</w:t>
      </w:r>
      <w:r w:rsidR="6312E3DF" w:rsidRPr="7C324E05">
        <w:rPr>
          <w:color w:val="000000" w:themeColor="text1"/>
          <w:sz w:val="22"/>
          <w:szCs w:val="22"/>
        </w:rPr>
        <w:t>amepad API for Xbox controller input</w:t>
      </w:r>
    </w:p>
    <w:p w14:paraId="10FAE977" w14:textId="77777777" w:rsidR="003D76BB" w:rsidRDefault="6312E3DF" w:rsidP="003D76BB">
      <w:pPr>
        <w:pStyle w:val="ListParagraph"/>
        <w:numPr>
          <w:ilvl w:val="0"/>
          <w:numId w:val="31"/>
        </w:numPr>
        <w:rPr>
          <w:color w:val="000000" w:themeColor="text1"/>
          <w:sz w:val="22"/>
          <w:szCs w:val="22"/>
        </w:rPr>
      </w:pPr>
      <w:proofErr w:type="spellStart"/>
      <w:r w:rsidRPr="7C324E05">
        <w:rPr>
          <w:color w:val="000000" w:themeColor="text1"/>
          <w:sz w:val="22"/>
          <w:szCs w:val="22"/>
        </w:rPr>
        <w:t>FFmpeg</w:t>
      </w:r>
      <w:proofErr w:type="spellEnd"/>
      <w:r w:rsidRPr="7C324E05">
        <w:rPr>
          <w:color w:val="000000" w:themeColor="text1"/>
          <w:sz w:val="22"/>
          <w:szCs w:val="22"/>
        </w:rPr>
        <w:t>-based video decoding</w:t>
      </w:r>
    </w:p>
    <w:p w14:paraId="5D37E6A5" w14:textId="65B5F813" w:rsidR="6312E3DF" w:rsidRPr="003D76BB" w:rsidRDefault="6312E3DF" w:rsidP="003D76BB">
      <w:pPr>
        <w:pStyle w:val="ListParagraph"/>
        <w:numPr>
          <w:ilvl w:val="0"/>
          <w:numId w:val="31"/>
        </w:numPr>
        <w:rPr>
          <w:color w:val="000000" w:themeColor="text1"/>
          <w:sz w:val="22"/>
          <w:szCs w:val="22"/>
        </w:rPr>
      </w:pPr>
      <w:r w:rsidRPr="7C324E05">
        <w:rPr>
          <w:color w:val="000000" w:themeColor="text1"/>
          <w:sz w:val="22"/>
          <w:szCs w:val="22"/>
        </w:rPr>
        <w:t>Real-time telemetry dashboard.</w:t>
      </w:r>
    </w:p>
    <w:p w14:paraId="19249FE9" w14:textId="628DB5C2" w:rsidR="10BEE65D" w:rsidRDefault="10BEE65D" w:rsidP="00A71701">
      <w:pPr>
        <w:spacing w:after="0"/>
        <w:rPr>
          <w:color w:val="000000" w:themeColor="text1"/>
          <w:sz w:val="22"/>
          <w:szCs w:val="22"/>
        </w:rPr>
      </w:pPr>
    </w:p>
    <w:p w14:paraId="11AA71D4" w14:textId="44A54CA6" w:rsidR="6312E3DF" w:rsidRDefault="6312E3DF" w:rsidP="00E36A23">
      <w:pPr>
        <w:pStyle w:val="Heading3"/>
        <w:rPr>
          <w:rFonts w:ascii="Poppins" w:eastAsia="Poppins" w:hAnsi="Poppins" w:cs="Poppins"/>
          <w:sz w:val="22"/>
          <w:szCs w:val="22"/>
        </w:rPr>
      </w:pPr>
      <w:bookmarkStart w:id="34" w:name="_Toc223975973"/>
      <w:r w:rsidRPr="39DE0312">
        <w:t>3.</w:t>
      </w:r>
      <w:r w:rsidRPr="19C2A2A0">
        <w:t>4</w:t>
      </w:r>
      <w:r w:rsidRPr="102F67EA">
        <w:t>.5</w:t>
      </w:r>
      <w:r w:rsidRPr="39DE0312">
        <w:t xml:space="preserve"> Development workflow</w:t>
      </w:r>
      <w:bookmarkEnd w:id="34"/>
    </w:p>
    <w:p w14:paraId="37B2ECC4" w14:textId="62EB2756" w:rsidR="6312E3DF" w:rsidRDefault="6312E3DF" w:rsidP="39DE0312">
      <w:pPr>
        <w:rPr>
          <w:color w:val="000000" w:themeColor="text1"/>
          <w:sz w:val="22"/>
          <w:szCs w:val="22"/>
        </w:rPr>
      </w:pPr>
      <w:r w:rsidRPr="7C324E05">
        <w:rPr>
          <w:b/>
          <w:color w:val="000000" w:themeColor="text1"/>
          <w:sz w:val="22"/>
          <w:szCs w:val="22"/>
        </w:rPr>
        <w:t>Phase 1 – Module development</w:t>
      </w:r>
      <w:r w:rsidRPr="7C324E05">
        <w:rPr>
          <w:color w:val="000000" w:themeColor="text1"/>
          <w:sz w:val="22"/>
          <w:szCs w:val="22"/>
        </w:rPr>
        <w:t xml:space="preserve"> </w:t>
      </w:r>
    </w:p>
    <w:p w14:paraId="6D52E56E" w14:textId="56A4879B" w:rsidR="6312E3DF" w:rsidRDefault="6312E3DF" w:rsidP="39DE0312">
      <w:pPr>
        <w:rPr>
          <w:color w:val="000000" w:themeColor="text1"/>
          <w:sz w:val="22"/>
          <w:szCs w:val="22"/>
        </w:rPr>
      </w:pPr>
      <w:r w:rsidRPr="7C324E05">
        <w:rPr>
          <w:color w:val="000000" w:themeColor="text1"/>
          <w:sz w:val="22"/>
          <w:szCs w:val="22"/>
        </w:rPr>
        <w:t xml:space="preserve">Each subsystem is developed independently: motor controller, camera pipeline, QR detection, networking server, </w:t>
      </w:r>
      <w:r w:rsidR="00A76AB5" w:rsidRPr="7C324E05">
        <w:rPr>
          <w:color w:val="000000" w:themeColor="text1"/>
          <w:sz w:val="22"/>
          <w:szCs w:val="22"/>
        </w:rPr>
        <w:t xml:space="preserve">and </w:t>
      </w:r>
      <w:r w:rsidRPr="7C324E05">
        <w:rPr>
          <w:color w:val="000000" w:themeColor="text1"/>
          <w:sz w:val="22"/>
          <w:szCs w:val="22"/>
        </w:rPr>
        <w:t>telemetry module. Every module would include unit tests and simulated inputs.</w:t>
      </w:r>
    </w:p>
    <w:p w14:paraId="5FCAA12C" w14:textId="68F39939" w:rsidR="6312E3DF" w:rsidRPr="003D76BB" w:rsidRDefault="6312E3DF" w:rsidP="39DE0312">
      <w:pPr>
        <w:rPr>
          <w:b/>
          <w:color w:val="000000" w:themeColor="text1"/>
          <w:sz w:val="22"/>
          <w:szCs w:val="22"/>
        </w:rPr>
      </w:pPr>
      <w:r w:rsidRPr="7C324E05">
        <w:rPr>
          <w:b/>
          <w:color w:val="000000" w:themeColor="text1"/>
          <w:sz w:val="22"/>
          <w:szCs w:val="22"/>
        </w:rPr>
        <w:t>Phase 2</w:t>
      </w:r>
      <w:r w:rsidRPr="7C324E05">
        <w:rPr>
          <w:color w:val="000000" w:themeColor="text1"/>
          <w:sz w:val="22"/>
          <w:szCs w:val="22"/>
        </w:rPr>
        <w:t xml:space="preserve"> </w:t>
      </w:r>
      <w:r w:rsidRPr="7C324E05">
        <w:rPr>
          <w:b/>
          <w:color w:val="000000" w:themeColor="text1"/>
          <w:sz w:val="22"/>
          <w:szCs w:val="22"/>
        </w:rPr>
        <w:t xml:space="preserve">– </w:t>
      </w:r>
      <w:r w:rsidR="003D76BB" w:rsidRPr="7C324E05">
        <w:rPr>
          <w:b/>
          <w:color w:val="000000" w:themeColor="text1"/>
          <w:sz w:val="22"/>
          <w:szCs w:val="22"/>
        </w:rPr>
        <w:t>I</w:t>
      </w:r>
      <w:r w:rsidRPr="7C324E05">
        <w:rPr>
          <w:b/>
          <w:color w:val="000000" w:themeColor="text1"/>
          <w:sz w:val="22"/>
          <w:szCs w:val="22"/>
        </w:rPr>
        <w:t>ntegration via message passing</w:t>
      </w:r>
    </w:p>
    <w:p w14:paraId="67D9932A" w14:textId="10F6F07F" w:rsidR="6312E3DF" w:rsidRDefault="6312E3DF" w:rsidP="39DE0312">
      <w:pPr>
        <w:rPr>
          <w:color w:val="000000" w:themeColor="text1"/>
          <w:sz w:val="22"/>
          <w:szCs w:val="22"/>
        </w:rPr>
      </w:pPr>
      <w:r w:rsidRPr="7C324E05">
        <w:rPr>
          <w:color w:val="000000" w:themeColor="text1"/>
          <w:sz w:val="22"/>
          <w:szCs w:val="22"/>
        </w:rPr>
        <w:t xml:space="preserve">Modules are connected using </w:t>
      </w:r>
      <w:proofErr w:type="spellStart"/>
      <w:r w:rsidRPr="7C324E05">
        <w:rPr>
          <w:color w:val="000000" w:themeColor="text1"/>
          <w:sz w:val="22"/>
          <w:szCs w:val="22"/>
        </w:rPr>
        <w:t>ZeroMQ</w:t>
      </w:r>
      <w:proofErr w:type="spellEnd"/>
      <w:r w:rsidRPr="7C324E05">
        <w:rPr>
          <w:color w:val="000000" w:themeColor="text1"/>
          <w:sz w:val="22"/>
          <w:szCs w:val="22"/>
        </w:rPr>
        <w:t xml:space="preserve"> sockets: PUB/SUB for telemetry, REQ/REP for commands and PUSH/PULL for camera frames. This creates a clean, testable interface between components.</w:t>
      </w:r>
    </w:p>
    <w:p w14:paraId="13F9D1CF" w14:textId="63ED2301" w:rsidR="6312E3DF" w:rsidRPr="003D76BB" w:rsidRDefault="6312E3DF" w:rsidP="39DE0312">
      <w:pPr>
        <w:rPr>
          <w:b/>
          <w:color w:val="000000" w:themeColor="text1"/>
          <w:sz w:val="22"/>
          <w:szCs w:val="22"/>
        </w:rPr>
      </w:pPr>
      <w:r w:rsidRPr="7C324E05">
        <w:rPr>
          <w:b/>
          <w:color w:val="000000" w:themeColor="text1"/>
          <w:sz w:val="22"/>
          <w:szCs w:val="22"/>
        </w:rPr>
        <w:t>Phase 3</w:t>
      </w:r>
      <w:r w:rsidRPr="7C324E05">
        <w:rPr>
          <w:color w:val="000000" w:themeColor="text1"/>
          <w:sz w:val="22"/>
          <w:szCs w:val="22"/>
        </w:rPr>
        <w:t xml:space="preserve"> </w:t>
      </w:r>
      <w:r w:rsidRPr="7C324E05">
        <w:rPr>
          <w:b/>
          <w:color w:val="000000" w:themeColor="text1"/>
          <w:sz w:val="22"/>
          <w:szCs w:val="22"/>
        </w:rPr>
        <w:t xml:space="preserve">– Simulation and Bench testing </w:t>
      </w:r>
    </w:p>
    <w:p w14:paraId="74A62700" w14:textId="796E6008" w:rsidR="6312E3DF" w:rsidRDefault="6312E3DF" w:rsidP="39DE0312">
      <w:pPr>
        <w:rPr>
          <w:color w:val="000000" w:themeColor="text1"/>
          <w:sz w:val="22"/>
          <w:szCs w:val="22"/>
        </w:rPr>
      </w:pPr>
      <w:r w:rsidRPr="7C324E05">
        <w:rPr>
          <w:color w:val="000000" w:themeColor="text1"/>
          <w:sz w:val="22"/>
          <w:szCs w:val="22"/>
        </w:rPr>
        <w:t>Before the hardware integration</w:t>
      </w:r>
      <w:r w:rsidR="00A76AB5" w:rsidRPr="7C324E05">
        <w:rPr>
          <w:color w:val="000000" w:themeColor="text1"/>
          <w:sz w:val="22"/>
          <w:szCs w:val="22"/>
        </w:rPr>
        <w:t xml:space="preserve">, the camera pipeline is tested with prerecorded video, the motor controller is tested with virtual PWM outputs, and </w:t>
      </w:r>
      <w:r w:rsidRPr="7C324E05">
        <w:rPr>
          <w:color w:val="000000" w:themeColor="text1"/>
          <w:sz w:val="22"/>
          <w:szCs w:val="22"/>
        </w:rPr>
        <w:t>networking is tested with artificial latency and packet loss.</w:t>
      </w:r>
    </w:p>
    <w:p w14:paraId="5AF4E626" w14:textId="5F4F136F" w:rsidR="6312E3DF" w:rsidRPr="003D76BB" w:rsidRDefault="6312E3DF" w:rsidP="39DE0312">
      <w:pPr>
        <w:rPr>
          <w:b/>
          <w:color w:val="000000" w:themeColor="text1"/>
          <w:sz w:val="22"/>
          <w:szCs w:val="22"/>
        </w:rPr>
      </w:pPr>
      <w:r w:rsidRPr="7C324E05">
        <w:rPr>
          <w:b/>
          <w:color w:val="000000" w:themeColor="text1"/>
          <w:sz w:val="22"/>
          <w:szCs w:val="22"/>
        </w:rPr>
        <w:t>Phase 4 – Hardware in the Loop</w:t>
      </w:r>
    </w:p>
    <w:p w14:paraId="03323E44" w14:textId="13E15BAD" w:rsidR="6312E3DF" w:rsidRDefault="6312E3DF" w:rsidP="39DE0312">
      <w:pPr>
        <w:rPr>
          <w:color w:val="000000" w:themeColor="text1"/>
          <w:sz w:val="22"/>
          <w:szCs w:val="22"/>
        </w:rPr>
      </w:pPr>
      <w:r w:rsidRPr="7C324E05">
        <w:rPr>
          <w:color w:val="000000" w:themeColor="text1"/>
          <w:sz w:val="22"/>
          <w:szCs w:val="22"/>
        </w:rPr>
        <w:t xml:space="preserve">Here, modules are deployed </w:t>
      </w:r>
      <w:r w:rsidR="00A76AB5" w:rsidRPr="7C324E05">
        <w:rPr>
          <w:color w:val="000000" w:themeColor="text1"/>
          <w:sz w:val="22"/>
          <w:szCs w:val="22"/>
        </w:rPr>
        <w:t>on the Pi and tested with real motors, a real camera, real sensors, and real Wi-Fi</w:t>
      </w:r>
      <w:r w:rsidRPr="7C324E05">
        <w:rPr>
          <w:color w:val="000000" w:themeColor="text1"/>
          <w:sz w:val="22"/>
          <w:szCs w:val="22"/>
        </w:rPr>
        <w:t xml:space="preserve"> conditions.</w:t>
      </w:r>
    </w:p>
    <w:p w14:paraId="41200FD7" w14:textId="17184DF5" w:rsidR="6312E3DF" w:rsidRDefault="6312E3DF" w:rsidP="39DE0312">
      <w:pPr>
        <w:rPr>
          <w:color w:val="000000" w:themeColor="text1"/>
          <w:sz w:val="22"/>
          <w:szCs w:val="22"/>
        </w:rPr>
      </w:pPr>
      <w:r w:rsidRPr="7C324E05">
        <w:rPr>
          <w:b/>
          <w:color w:val="000000" w:themeColor="text1"/>
          <w:sz w:val="22"/>
          <w:szCs w:val="22"/>
        </w:rPr>
        <w:t>Phase 5 – System Level Testing</w:t>
      </w:r>
      <w:r w:rsidRPr="7C324E05">
        <w:rPr>
          <w:color w:val="000000" w:themeColor="text1"/>
          <w:sz w:val="22"/>
          <w:szCs w:val="22"/>
        </w:rPr>
        <w:t xml:space="preserve"> </w:t>
      </w:r>
    </w:p>
    <w:p w14:paraId="64BF0E76" w14:textId="11FCEE6A" w:rsidR="2E74A996" w:rsidRDefault="6312E3DF" w:rsidP="2E74A996">
      <w:pPr>
        <w:rPr>
          <w:color w:val="000000" w:themeColor="text1"/>
          <w:sz w:val="22"/>
          <w:szCs w:val="22"/>
        </w:rPr>
      </w:pPr>
      <w:r w:rsidRPr="7C324E05">
        <w:rPr>
          <w:color w:val="000000" w:themeColor="text1"/>
          <w:sz w:val="22"/>
          <w:szCs w:val="22"/>
        </w:rPr>
        <w:t xml:space="preserve">Full rover tests include teleoperation, QR detection, obstacle sensing, </w:t>
      </w:r>
      <w:r w:rsidR="00A76AB5" w:rsidRPr="7C324E05">
        <w:rPr>
          <w:color w:val="000000" w:themeColor="text1"/>
          <w:sz w:val="22"/>
          <w:szCs w:val="22"/>
        </w:rPr>
        <w:t>communication-loss recovery,</w:t>
      </w:r>
      <w:r w:rsidRPr="7C324E05">
        <w:rPr>
          <w:color w:val="000000" w:themeColor="text1"/>
          <w:sz w:val="22"/>
          <w:szCs w:val="22"/>
        </w:rPr>
        <w:t xml:space="preserve"> and vibration robustness.</w:t>
      </w:r>
    </w:p>
    <w:p w14:paraId="71944588" w14:textId="603C6B44" w:rsidR="00A71701" w:rsidRPr="00A71701" w:rsidRDefault="6312E3DF" w:rsidP="00A71701">
      <w:pPr>
        <w:pStyle w:val="Heading3"/>
        <w:ind w:left="2154" w:hanging="1077"/>
      </w:pPr>
      <w:bookmarkStart w:id="35" w:name="_Toc223975974"/>
      <w:r>
        <w:t>3.4.6 Advantages of this Approach</w:t>
      </w:r>
      <w:bookmarkEnd w:id="35"/>
    </w:p>
    <w:p w14:paraId="52FE4961" w14:textId="010FC765" w:rsidR="6312E3DF" w:rsidRDefault="6312E3DF" w:rsidP="39DE0312">
      <w:pPr>
        <w:pStyle w:val="ListParagraph"/>
        <w:numPr>
          <w:ilvl w:val="0"/>
          <w:numId w:val="22"/>
        </w:numPr>
        <w:rPr>
          <w:color w:val="000000" w:themeColor="text1"/>
          <w:sz w:val="22"/>
          <w:szCs w:val="22"/>
        </w:rPr>
      </w:pPr>
      <w:r w:rsidRPr="7C324E05">
        <w:rPr>
          <w:b/>
          <w:color w:val="000000" w:themeColor="text1"/>
          <w:sz w:val="22"/>
          <w:szCs w:val="22"/>
        </w:rPr>
        <w:t>Lower complexity:</w:t>
      </w:r>
      <w:r w:rsidRPr="7C324E05">
        <w:rPr>
          <w:color w:val="000000" w:themeColor="text1"/>
          <w:sz w:val="22"/>
          <w:szCs w:val="22"/>
        </w:rPr>
        <w:t xml:space="preserve"> No ROS installations required, no DDS (Data Distribution Services) middleware, no launch files required.</w:t>
      </w:r>
    </w:p>
    <w:p w14:paraId="6292F768" w14:textId="1D40ADA2" w:rsidR="6312E3DF" w:rsidRDefault="6312E3DF" w:rsidP="39DE0312">
      <w:pPr>
        <w:pStyle w:val="ListParagraph"/>
        <w:numPr>
          <w:ilvl w:val="0"/>
          <w:numId w:val="22"/>
        </w:numPr>
        <w:rPr>
          <w:color w:val="000000" w:themeColor="text1"/>
          <w:sz w:val="22"/>
          <w:szCs w:val="22"/>
        </w:rPr>
      </w:pPr>
      <w:r w:rsidRPr="7C324E05">
        <w:rPr>
          <w:b/>
          <w:color w:val="000000" w:themeColor="text1"/>
          <w:sz w:val="22"/>
          <w:szCs w:val="22"/>
        </w:rPr>
        <w:t>Higher performance:</w:t>
      </w:r>
      <w:r w:rsidRPr="7C324E05">
        <w:rPr>
          <w:color w:val="000000" w:themeColor="text1"/>
          <w:sz w:val="22"/>
          <w:szCs w:val="22"/>
        </w:rPr>
        <w:t xml:space="preserve"> Direct control over threads, buffers and sockets,</w:t>
      </w:r>
    </w:p>
    <w:p w14:paraId="4190C056" w14:textId="44DD2C07" w:rsidR="6312E3DF" w:rsidRDefault="6312E3DF" w:rsidP="39DE0312">
      <w:pPr>
        <w:pStyle w:val="ListParagraph"/>
        <w:numPr>
          <w:ilvl w:val="0"/>
          <w:numId w:val="22"/>
        </w:numPr>
        <w:rPr>
          <w:color w:val="000000" w:themeColor="text1"/>
          <w:sz w:val="22"/>
          <w:szCs w:val="22"/>
        </w:rPr>
      </w:pPr>
      <w:r w:rsidRPr="7C324E05">
        <w:rPr>
          <w:b/>
          <w:color w:val="000000" w:themeColor="text1"/>
          <w:sz w:val="22"/>
          <w:szCs w:val="22"/>
        </w:rPr>
        <w:t>Better debugging:</w:t>
      </w:r>
      <w:r w:rsidRPr="7C324E05">
        <w:rPr>
          <w:color w:val="000000" w:themeColor="text1"/>
          <w:sz w:val="22"/>
          <w:szCs w:val="22"/>
        </w:rPr>
        <w:t xml:space="preserve"> each module can be run, logged and tested independently.</w:t>
      </w:r>
    </w:p>
    <w:p w14:paraId="795E8531" w14:textId="2239AF43" w:rsidR="6312E3DF" w:rsidRDefault="6312E3DF" w:rsidP="39DE0312">
      <w:pPr>
        <w:pStyle w:val="ListParagraph"/>
        <w:numPr>
          <w:ilvl w:val="0"/>
          <w:numId w:val="22"/>
        </w:numPr>
        <w:rPr>
          <w:color w:val="000000" w:themeColor="text1"/>
          <w:sz w:val="22"/>
          <w:szCs w:val="22"/>
        </w:rPr>
      </w:pPr>
      <w:r w:rsidRPr="7C324E05">
        <w:rPr>
          <w:b/>
          <w:color w:val="000000" w:themeColor="text1"/>
          <w:sz w:val="22"/>
          <w:szCs w:val="22"/>
        </w:rPr>
        <w:t>More accessible:</w:t>
      </w:r>
      <w:r w:rsidRPr="7C324E05">
        <w:rPr>
          <w:color w:val="000000" w:themeColor="text1"/>
          <w:sz w:val="22"/>
          <w:szCs w:val="22"/>
        </w:rPr>
        <w:t xml:space="preserve"> team members with </w:t>
      </w:r>
      <w:r w:rsidR="00A76AB5" w:rsidRPr="7C324E05">
        <w:rPr>
          <w:color w:val="000000" w:themeColor="text1"/>
          <w:sz w:val="22"/>
          <w:szCs w:val="22"/>
        </w:rPr>
        <w:t>Python</w:t>
      </w:r>
      <w:r w:rsidRPr="7C324E05">
        <w:rPr>
          <w:color w:val="000000" w:themeColor="text1"/>
          <w:sz w:val="22"/>
          <w:szCs w:val="22"/>
        </w:rPr>
        <w:t xml:space="preserve"> experience can contribute immediately without having to learn ROS.</w:t>
      </w:r>
    </w:p>
    <w:p w14:paraId="53446B44" w14:textId="72A606F5" w:rsidR="39DE0312" w:rsidRDefault="6312E3DF" w:rsidP="003D76BB">
      <w:pPr>
        <w:pStyle w:val="ListParagraph"/>
        <w:numPr>
          <w:ilvl w:val="0"/>
          <w:numId w:val="22"/>
        </w:numPr>
        <w:rPr>
          <w:color w:val="000000" w:themeColor="text1"/>
          <w:sz w:val="22"/>
          <w:szCs w:val="22"/>
        </w:rPr>
      </w:pPr>
      <w:r w:rsidRPr="7C324E05">
        <w:rPr>
          <w:b/>
          <w:color w:val="000000" w:themeColor="text1"/>
          <w:sz w:val="22"/>
          <w:szCs w:val="22"/>
        </w:rPr>
        <w:t>Customizable:</w:t>
      </w:r>
      <w:r w:rsidRPr="7C324E05">
        <w:rPr>
          <w:color w:val="000000" w:themeColor="text1"/>
          <w:sz w:val="22"/>
          <w:szCs w:val="22"/>
        </w:rPr>
        <w:t xml:space="preserve"> architecture can be tailored to rover constraints and mission needs.</w:t>
      </w:r>
    </w:p>
    <w:p w14:paraId="49FB4584" w14:textId="77777777" w:rsidR="003D76BB" w:rsidRPr="003D76BB" w:rsidRDefault="003D76BB" w:rsidP="00A71701">
      <w:pPr>
        <w:pStyle w:val="ListParagraph"/>
        <w:spacing w:after="0"/>
        <w:ind w:left="357"/>
        <w:rPr>
          <w:color w:val="000000" w:themeColor="text1"/>
          <w:sz w:val="22"/>
          <w:szCs w:val="22"/>
        </w:rPr>
      </w:pPr>
    </w:p>
    <w:p w14:paraId="6A915966" w14:textId="1239FB2A" w:rsidR="6312E3DF" w:rsidRDefault="6312E3DF" w:rsidP="00E36A23">
      <w:pPr>
        <w:pStyle w:val="Heading3"/>
        <w:rPr>
          <w:rFonts w:ascii="Poppins" w:eastAsia="Poppins" w:hAnsi="Poppins" w:cs="Poppins"/>
          <w:sz w:val="22"/>
          <w:szCs w:val="22"/>
        </w:rPr>
      </w:pPr>
      <w:bookmarkStart w:id="36" w:name="_Toc223975975"/>
      <w:r w:rsidRPr="7DF7C881">
        <w:t>3.4</w:t>
      </w:r>
      <w:r w:rsidRPr="39DE0312">
        <w:t>.7 Link to GitHub Repository</w:t>
      </w:r>
      <w:bookmarkEnd w:id="36"/>
      <w:r w:rsidRPr="39DE0312">
        <w:t xml:space="preserve"> </w:t>
      </w:r>
    </w:p>
    <w:p w14:paraId="2B8280AF" w14:textId="2DA587F5" w:rsidR="6312E3DF" w:rsidRPr="003D76BB" w:rsidRDefault="6312E3DF" w:rsidP="39DE0312">
      <w:pPr>
        <w:rPr>
          <w:color w:val="000000" w:themeColor="text1"/>
          <w:sz w:val="22"/>
          <w:szCs w:val="22"/>
        </w:rPr>
      </w:pPr>
      <w:r w:rsidRPr="7C324E05">
        <w:rPr>
          <w:color w:val="000000" w:themeColor="text1"/>
          <w:sz w:val="22"/>
          <w:szCs w:val="22"/>
        </w:rPr>
        <w:t xml:space="preserve">A dedicated GitHub repository has been created to support the </w:t>
      </w:r>
      <w:r w:rsidR="00A76AB5" w:rsidRPr="7C324E05">
        <w:rPr>
          <w:color w:val="000000" w:themeColor="text1"/>
          <w:sz w:val="22"/>
          <w:szCs w:val="22"/>
        </w:rPr>
        <w:t>rover's software development lifecycle</w:t>
      </w:r>
      <w:r w:rsidRPr="7C324E05">
        <w:rPr>
          <w:color w:val="000000" w:themeColor="text1"/>
          <w:sz w:val="22"/>
          <w:szCs w:val="22"/>
        </w:rPr>
        <w:t>. Although the rover software has not been implemented, the repository serves as the central location for planning, documentation, prototype scripts, and future code development. As the project progresses beyond the CDR stage, all the software modules, testing tools and configuration files will be added to this repository.</w:t>
      </w:r>
    </w:p>
    <w:p w14:paraId="591EF001" w14:textId="476D07CF" w:rsidR="00A71701" w:rsidRDefault="6312E3DF" w:rsidP="39DE0312">
      <w:pPr>
        <w:spacing w:before="240" w:after="240"/>
        <w:rPr>
          <w:color w:val="000000" w:themeColor="text1"/>
          <w:sz w:val="22"/>
          <w:szCs w:val="22"/>
        </w:rPr>
      </w:pPr>
      <w:r w:rsidRPr="2FA0B356">
        <w:rPr>
          <w:b/>
          <w:bCs/>
          <w:color w:val="000000" w:themeColor="text1"/>
          <w:sz w:val="22"/>
          <w:szCs w:val="22"/>
        </w:rPr>
        <w:t xml:space="preserve">GitHub Repository: </w:t>
      </w:r>
      <w:hyperlink r:id="rId54" w:history="1">
        <w:r w:rsidR="00A71701" w:rsidRPr="003915DC">
          <w:rPr>
            <w:rStyle w:val="Hyperlink"/>
            <w:sz w:val="22"/>
            <w:szCs w:val="22"/>
          </w:rPr>
          <w:t>https://github.com/ORTadvance/Rover.git</w:t>
        </w:r>
      </w:hyperlink>
    </w:p>
    <w:p w14:paraId="6F4E92F0" w14:textId="11B57080" w:rsidR="6312E3DF" w:rsidRDefault="6312E3DF" w:rsidP="39DE0312">
      <w:pPr>
        <w:spacing w:before="240" w:after="240"/>
        <w:rPr>
          <w:color w:val="000000" w:themeColor="text1"/>
          <w:sz w:val="22"/>
          <w:szCs w:val="22"/>
        </w:rPr>
      </w:pPr>
      <w:r w:rsidRPr="7C324E05">
        <w:rPr>
          <w:b/>
          <w:color w:val="000000" w:themeColor="text1"/>
          <w:sz w:val="22"/>
          <w:szCs w:val="22"/>
        </w:rPr>
        <w:t>Planned Repository Structure</w:t>
      </w:r>
    </w:p>
    <w:p w14:paraId="261478C9" w14:textId="4DC9F85B" w:rsidR="6312E3DF" w:rsidRPr="003D76BB" w:rsidRDefault="6312E3DF" w:rsidP="39DE0312">
      <w:pPr>
        <w:spacing w:before="240" w:after="240"/>
        <w:rPr>
          <w:color w:val="000000" w:themeColor="text1"/>
          <w:sz w:val="22"/>
          <w:szCs w:val="22"/>
        </w:rPr>
      </w:pPr>
      <w:r w:rsidRPr="7C324E05">
        <w:rPr>
          <w:color w:val="000000" w:themeColor="text1"/>
          <w:sz w:val="22"/>
          <w:szCs w:val="22"/>
        </w:rPr>
        <w:t>The repository will be organised to support modular development and clear traceability:</w:t>
      </w:r>
    </w:p>
    <w:p w14:paraId="2672A403" w14:textId="7E6EDA0C" w:rsidR="6312E3DF" w:rsidRPr="003D76BB" w:rsidRDefault="6312E3DF" w:rsidP="39DE0312">
      <w:pPr>
        <w:pStyle w:val="ListParagraph"/>
        <w:numPr>
          <w:ilvl w:val="0"/>
          <w:numId w:val="21"/>
        </w:numPr>
        <w:spacing w:before="240" w:after="240"/>
        <w:rPr>
          <w:color w:val="000000" w:themeColor="text1"/>
          <w:sz w:val="22"/>
          <w:szCs w:val="22"/>
        </w:rPr>
      </w:pPr>
      <w:r w:rsidRPr="7C324E05">
        <w:rPr>
          <w:color w:val="000000" w:themeColor="text1"/>
          <w:sz w:val="22"/>
          <w:szCs w:val="22"/>
        </w:rPr>
        <w:t>/docs/ - contains design documents, communication protocol specifications, software architecture diagrams and planning notes.</w:t>
      </w:r>
    </w:p>
    <w:p w14:paraId="72CDFABE" w14:textId="2CA53778" w:rsidR="6312E3DF" w:rsidRPr="003D76BB" w:rsidRDefault="6312E3DF" w:rsidP="39DE0312">
      <w:pPr>
        <w:pStyle w:val="ListParagraph"/>
        <w:numPr>
          <w:ilvl w:val="0"/>
          <w:numId w:val="21"/>
        </w:numPr>
        <w:spacing w:before="240" w:after="240"/>
        <w:rPr>
          <w:color w:val="000000" w:themeColor="text1"/>
          <w:sz w:val="22"/>
          <w:szCs w:val="22"/>
        </w:rPr>
      </w:pPr>
      <w:r w:rsidRPr="7C324E05">
        <w:rPr>
          <w:color w:val="000000" w:themeColor="text1"/>
          <w:sz w:val="22"/>
          <w:szCs w:val="22"/>
        </w:rPr>
        <w:t xml:space="preserve">/onboard/ - will contain the </w:t>
      </w:r>
      <w:r w:rsidR="00A76AB5" w:rsidRPr="7C324E05">
        <w:rPr>
          <w:color w:val="000000" w:themeColor="text1"/>
          <w:sz w:val="22"/>
          <w:szCs w:val="22"/>
        </w:rPr>
        <w:t>Python</w:t>
      </w:r>
      <w:r w:rsidRPr="7C324E05">
        <w:rPr>
          <w:color w:val="000000" w:themeColor="text1"/>
          <w:sz w:val="22"/>
          <w:szCs w:val="22"/>
        </w:rPr>
        <w:t xml:space="preserve"> modules for motor control, camera processing, QR detection, and networking once development begins.</w:t>
      </w:r>
    </w:p>
    <w:p w14:paraId="1F525EAF" w14:textId="13CE65B9" w:rsidR="6312E3DF" w:rsidRPr="003D76BB" w:rsidRDefault="6312E3DF" w:rsidP="39DE0312">
      <w:pPr>
        <w:pStyle w:val="ListParagraph"/>
        <w:numPr>
          <w:ilvl w:val="0"/>
          <w:numId w:val="21"/>
        </w:numPr>
        <w:spacing w:before="240" w:after="240"/>
        <w:rPr>
          <w:color w:val="000000" w:themeColor="text1"/>
          <w:sz w:val="22"/>
          <w:szCs w:val="22"/>
        </w:rPr>
      </w:pPr>
      <w:r w:rsidRPr="7C324E05">
        <w:rPr>
          <w:color w:val="000000" w:themeColor="text1"/>
          <w:sz w:val="22"/>
          <w:szCs w:val="22"/>
        </w:rPr>
        <w:t>/</w:t>
      </w:r>
      <w:proofErr w:type="spellStart"/>
      <w:r w:rsidRPr="7C324E05">
        <w:rPr>
          <w:color w:val="000000" w:themeColor="text1"/>
          <w:sz w:val="22"/>
          <w:szCs w:val="22"/>
        </w:rPr>
        <w:t>ground_station</w:t>
      </w:r>
      <w:proofErr w:type="spellEnd"/>
      <w:r w:rsidRPr="7C324E05">
        <w:rPr>
          <w:color w:val="000000" w:themeColor="text1"/>
          <w:sz w:val="22"/>
          <w:szCs w:val="22"/>
        </w:rPr>
        <w:t>/ - will store the Tauri + Rust ground control application source code.</w:t>
      </w:r>
    </w:p>
    <w:p w14:paraId="7EC64ED0" w14:textId="61A88440" w:rsidR="6312E3DF" w:rsidRPr="003D76BB" w:rsidRDefault="6312E3DF" w:rsidP="39DE0312">
      <w:pPr>
        <w:pStyle w:val="ListParagraph"/>
        <w:numPr>
          <w:ilvl w:val="0"/>
          <w:numId w:val="21"/>
        </w:numPr>
        <w:spacing w:before="240" w:after="240"/>
        <w:rPr>
          <w:color w:val="000000" w:themeColor="text1"/>
          <w:sz w:val="22"/>
          <w:szCs w:val="22"/>
        </w:rPr>
      </w:pPr>
      <w:r w:rsidRPr="7C324E05">
        <w:rPr>
          <w:color w:val="000000" w:themeColor="text1"/>
          <w:sz w:val="22"/>
          <w:szCs w:val="22"/>
        </w:rPr>
        <w:t>/config/ - will include configuration files such as calibration values, communication settings and system parameters.</w:t>
      </w:r>
    </w:p>
    <w:p w14:paraId="4922E63A" w14:textId="4F9F2B5A" w:rsidR="6312E3DF" w:rsidRPr="003D76BB" w:rsidRDefault="6312E3DF" w:rsidP="39DE0312">
      <w:pPr>
        <w:pStyle w:val="ListParagraph"/>
        <w:numPr>
          <w:ilvl w:val="0"/>
          <w:numId w:val="21"/>
        </w:numPr>
        <w:spacing w:before="240" w:after="240"/>
        <w:rPr>
          <w:color w:val="000000" w:themeColor="text1"/>
          <w:sz w:val="22"/>
          <w:szCs w:val="22"/>
        </w:rPr>
      </w:pPr>
      <w:r w:rsidRPr="7C324E05">
        <w:rPr>
          <w:color w:val="000000" w:themeColor="text1"/>
          <w:sz w:val="22"/>
          <w:szCs w:val="22"/>
        </w:rPr>
        <w:t>/tests/ - will contain unit tests, simulated sensor data, and validation scripts.</w:t>
      </w:r>
    </w:p>
    <w:p w14:paraId="1DAA8EFC" w14:textId="04DFAB87" w:rsidR="6312E3DF" w:rsidRPr="003D76BB" w:rsidRDefault="6312E3DF" w:rsidP="39DE0312">
      <w:pPr>
        <w:pStyle w:val="ListParagraph"/>
        <w:numPr>
          <w:ilvl w:val="0"/>
          <w:numId w:val="21"/>
        </w:numPr>
        <w:spacing w:before="240" w:after="240"/>
        <w:rPr>
          <w:color w:val="000000" w:themeColor="text1"/>
          <w:sz w:val="22"/>
          <w:szCs w:val="22"/>
        </w:rPr>
      </w:pPr>
      <w:r w:rsidRPr="7C324E05">
        <w:rPr>
          <w:color w:val="000000" w:themeColor="text1"/>
          <w:sz w:val="22"/>
          <w:szCs w:val="22"/>
        </w:rPr>
        <w:t>/prototypes/ - early experimental scripts used during development (e.g. camera tests, motor PWM tests).</w:t>
      </w:r>
    </w:p>
    <w:p w14:paraId="75E230A6" w14:textId="2B40F8F7" w:rsidR="001864C2" w:rsidRDefault="002C2718">
      <w:pPr>
        <w:pStyle w:val="Heading1"/>
        <w:numPr>
          <w:ilvl w:val="0"/>
          <w:numId w:val="16"/>
        </w:numPr>
        <w:rPr>
          <w:sz w:val="24"/>
          <w:szCs w:val="24"/>
        </w:rPr>
      </w:pPr>
      <w:bookmarkStart w:id="37" w:name="_Toc223975976"/>
      <w:r w:rsidRPr="0E4BD36C">
        <w:rPr>
          <w:sz w:val="24"/>
          <w:szCs w:val="24"/>
        </w:rPr>
        <w:t>Test Procedure</w:t>
      </w:r>
      <w:bookmarkEnd w:id="37"/>
    </w:p>
    <w:p w14:paraId="1A42B9D5" w14:textId="3FEE53D1" w:rsidR="1F31D851" w:rsidRPr="003D76BB" w:rsidRDefault="1F31D851" w:rsidP="37A3C396">
      <w:pPr>
        <w:spacing w:before="240" w:after="240"/>
        <w:rPr>
          <w:sz w:val="22"/>
          <w:szCs w:val="22"/>
        </w:rPr>
      </w:pPr>
      <w:r w:rsidRPr="7C324E05">
        <w:rPr>
          <w:sz w:val="22"/>
          <w:szCs w:val="22"/>
        </w:rPr>
        <w:t xml:space="preserve">To ensure the assembled rover meets all the requirements, a comprehensive test procedure has been developed. The procedure begins with individual subsystem tests, evaluating components such as the drive system, sensors, communication modules, and camera. </w:t>
      </w:r>
    </w:p>
    <w:p w14:paraId="6C4CB30E" w14:textId="3B1CFA59" w:rsidR="1F31D851" w:rsidRPr="003D76BB" w:rsidRDefault="1F31D851" w:rsidP="03855FDD">
      <w:pPr>
        <w:spacing w:before="240" w:after="240"/>
        <w:rPr>
          <w:sz w:val="22"/>
          <w:szCs w:val="22"/>
        </w:rPr>
      </w:pPr>
      <w:r w:rsidRPr="7C324E05">
        <w:rPr>
          <w:sz w:val="22"/>
          <w:szCs w:val="22"/>
        </w:rPr>
        <w:t>Following successful subsystem validation, integration testing is conducted to examine how the subsystems operate together. This step identifies any potential conflicts, timing issues, or unexpected interactions that could affect overall performance.</w:t>
      </w:r>
    </w:p>
    <w:p w14:paraId="0A1930D6" w14:textId="1C7BABC5" w:rsidR="003D76BB" w:rsidRPr="003D76BB" w:rsidRDefault="1F31D851" w:rsidP="03855FDD">
      <w:pPr>
        <w:spacing w:before="240" w:after="240"/>
        <w:rPr>
          <w:sz w:val="22"/>
          <w:szCs w:val="22"/>
        </w:rPr>
      </w:pPr>
      <w:r w:rsidRPr="7C324E05">
        <w:rPr>
          <w:sz w:val="22"/>
          <w:szCs w:val="22"/>
        </w:rPr>
        <w:t>Prior to the competition, a full mock attempt will be performed, where the rover is operated continuously for 30 minutes. This test serves multiple purposes: it confirms that the rover can sustain the required duration without failure, provides practical verification of subsystem integration, and allows the team to become proficient and comfortable with real-time operation and control. Any issues identified during this test will be addressed promptly to ensure optimal performance on competition day.</w:t>
      </w:r>
      <w:r w:rsidR="00AA55E2" w:rsidRPr="7C324E05">
        <w:rPr>
          <w:sz w:val="22"/>
          <w:szCs w:val="22"/>
        </w:rPr>
        <w:t xml:space="preserve"> </w:t>
      </w:r>
      <w:r w:rsidR="004D12A0" w:rsidRPr="7C324E05">
        <w:rPr>
          <w:sz w:val="22"/>
          <w:szCs w:val="22"/>
        </w:rPr>
        <w:t>A complete breakdown of these testing methodologies, along with their specific success criteria, is detailed in the comprehensive table below.</w:t>
      </w:r>
    </w:p>
    <w:p w14:paraId="4B504AB0" w14:textId="0B3080D8" w:rsidR="03855FDD" w:rsidRPr="003D76BB" w:rsidRDefault="025D73FA" w:rsidP="003D76BB">
      <w:pPr>
        <w:jc w:val="center"/>
        <w:rPr>
          <w:b/>
          <w:sz w:val="22"/>
          <w:szCs w:val="22"/>
        </w:rPr>
      </w:pPr>
      <w:r w:rsidRPr="7C324E05">
        <w:rPr>
          <w:b/>
          <w:sz w:val="22"/>
          <w:szCs w:val="22"/>
        </w:rPr>
        <w:t xml:space="preserve">Table </w:t>
      </w:r>
      <w:r w:rsidR="00516619">
        <w:rPr>
          <w:b/>
          <w:sz w:val="22"/>
          <w:szCs w:val="22"/>
        </w:rPr>
        <w:t>15</w:t>
      </w:r>
      <w:r w:rsidRPr="7C324E05">
        <w:rPr>
          <w:b/>
          <w:sz w:val="22"/>
          <w:szCs w:val="22"/>
        </w:rPr>
        <w:t>: Complete Test Procedure</w:t>
      </w:r>
    </w:p>
    <w:tbl>
      <w:tblPr>
        <w:tblStyle w:val="TableGrid"/>
        <w:tblW w:w="10632" w:type="dxa"/>
        <w:jc w:val="center"/>
        <w:tblLook w:val="06A0" w:firstRow="1" w:lastRow="0" w:firstColumn="1" w:lastColumn="0" w:noHBand="1" w:noVBand="1"/>
      </w:tblPr>
      <w:tblGrid>
        <w:gridCol w:w="1413"/>
        <w:gridCol w:w="992"/>
        <w:gridCol w:w="1656"/>
        <w:gridCol w:w="1888"/>
        <w:gridCol w:w="3125"/>
        <w:gridCol w:w="1558"/>
      </w:tblGrid>
      <w:tr w:rsidR="003D76BB" w14:paraId="1D42834D" w14:textId="77777777" w:rsidTr="003D76BB">
        <w:trPr>
          <w:trHeight w:val="300"/>
          <w:jc w:val="center"/>
        </w:trPr>
        <w:tc>
          <w:tcPr>
            <w:tcW w:w="1413" w:type="dxa"/>
          </w:tcPr>
          <w:p w14:paraId="5E604D16" w14:textId="5A06F053" w:rsidR="45BF788A" w:rsidRDefault="45BF788A" w:rsidP="03FC50F0">
            <w:pPr>
              <w:jc w:val="center"/>
              <w:rPr>
                <w:b/>
                <w:color w:val="000000" w:themeColor="text1"/>
                <w:sz w:val="18"/>
                <w:szCs w:val="18"/>
              </w:rPr>
            </w:pPr>
            <w:r w:rsidRPr="7C324E05">
              <w:rPr>
                <w:b/>
                <w:color w:val="000000" w:themeColor="text1"/>
                <w:sz w:val="18"/>
                <w:szCs w:val="18"/>
              </w:rPr>
              <w:t>Subsystem</w:t>
            </w:r>
          </w:p>
        </w:tc>
        <w:tc>
          <w:tcPr>
            <w:tcW w:w="992" w:type="dxa"/>
          </w:tcPr>
          <w:p w14:paraId="508D0D97" w14:textId="477B1E2E" w:rsidR="45BF788A" w:rsidRDefault="45BF788A" w:rsidP="03FC50F0">
            <w:pPr>
              <w:jc w:val="center"/>
              <w:rPr>
                <w:b/>
                <w:color w:val="000000" w:themeColor="text1"/>
                <w:sz w:val="18"/>
                <w:szCs w:val="18"/>
              </w:rPr>
            </w:pPr>
            <w:r w:rsidRPr="7C324E05">
              <w:rPr>
                <w:b/>
                <w:color w:val="000000" w:themeColor="text1"/>
                <w:sz w:val="18"/>
                <w:szCs w:val="18"/>
              </w:rPr>
              <w:t>Test No.</w:t>
            </w:r>
          </w:p>
        </w:tc>
        <w:tc>
          <w:tcPr>
            <w:tcW w:w="1656" w:type="dxa"/>
          </w:tcPr>
          <w:p w14:paraId="70B49405" w14:textId="20402C95" w:rsidR="45BF788A" w:rsidRDefault="45BF788A" w:rsidP="03FC50F0">
            <w:pPr>
              <w:jc w:val="center"/>
              <w:rPr>
                <w:b/>
                <w:color w:val="000000" w:themeColor="text1"/>
                <w:sz w:val="18"/>
                <w:szCs w:val="18"/>
              </w:rPr>
            </w:pPr>
            <w:r w:rsidRPr="7C324E05">
              <w:rPr>
                <w:b/>
                <w:color w:val="000000" w:themeColor="text1"/>
                <w:sz w:val="18"/>
                <w:szCs w:val="18"/>
              </w:rPr>
              <w:t>Components</w:t>
            </w:r>
          </w:p>
        </w:tc>
        <w:tc>
          <w:tcPr>
            <w:tcW w:w="1888" w:type="dxa"/>
          </w:tcPr>
          <w:p w14:paraId="26C788F4" w14:textId="24187529" w:rsidR="45BF788A" w:rsidRDefault="45BF788A" w:rsidP="03FC50F0">
            <w:pPr>
              <w:jc w:val="center"/>
              <w:rPr>
                <w:b/>
                <w:color w:val="000000" w:themeColor="text1"/>
                <w:sz w:val="18"/>
                <w:szCs w:val="18"/>
              </w:rPr>
            </w:pPr>
            <w:r w:rsidRPr="7C324E05">
              <w:rPr>
                <w:b/>
                <w:color w:val="000000" w:themeColor="text1"/>
                <w:sz w:val="18"/>
                <w:szCs w:val="18"/>
              </w:rPr>
              <w:t>Test Objective(s)</w:t>
            </w:r>
          </w:p>
        </w:tc>
        <w:tc>
          <w:tcPr>
            <w:tcW w:w="3125" w:type="dxa"/>
          </w:tcPr>
          <w:p w14:paraId="7CC85050" w14:textId="06F5055D" w:rsidR="45BF788A" w:rsidRDefault="45BF788A" w:rsidP="03FC50F0">
            <w:pPr>
              <w:jc w:val="center"/>
              <w:rPr>
                <w:b/>
                <w:color w:val="000000" w:themeColor="text1"/>
                <w:sz w:val="18"/>
                <w:szCs w:val="18"/>
              </w:rPr>
            </w:pPr>
            <w:r w:rsidRPr="7C324E05">
              <w:rPr>
                <w:b/>
                <w:color w:val="000000" w:themeColor="text1"/>
                <w:sz w:val="18"/>
                <w:szCs w:val="18"/>
              </w:rPr>
              <w:t>Method</w:t>
            </w:r>
          </w:p>
        </w:tc>
        <w:tc>
          <w:tcPr>
            <w:tcW w:w="1558" w:type="dxa"/>
          </w:tcPr>
          <w:p w14:paraId="5F13691C" w14:textId="0A3D6B8C" w:rsidR="45BF788A" w:rsidRDefault="40F37AFD" w:rsidP="03FC50F0">
            <w:pPr>
              <w:jc w:val="center"/>
              <w:rPr>
                <w:b/>
                <w:color w:val="000000" w:themeColor="text1"/>
                <w:sz w:val="18"/>
                <w:szCs w:val="18"/>
              </w:rPr>
            </w:pPr>
            <w:r w:rsidRPr="7C324E05">
              <w:rPr>
                <w:b/>
                <w:color w:val="000000" w:themeColor="text1"/>
                <w:sz w:val="18"/>
                <w:szCs w:val="18"/>
              </w:rPr>
              <w:t>Requiremen</w:t>
            </w:r>
            <w:r w:rsidR="5B96DB16" w:rsidRPr="7C324E05">
              <w:rPr>
                <w:b/>
                <w:color w:val="000000" w:themeColor="text1"/>
                <w:sz w:val="18"/>
                <w:szCs w:val="18"/>
              </w:rPr>
              <w:t>ts</w:t>
            </w:r>
          </w:p>
        </w:tc>
      </w:tr>
      <w:tr w:rsidR="003D76BB" w14:paraId="60FF39B7" w14:textId="77777777" w:rsidTr="282FCA0E">
        <w:trPr>
          <w:trHeight w:val="1006"/>
          <w:jc w:val="center"/>
        </w:trPr>
        <w:tc>
          <w:tcPr>
            <w:tcW w:w="1413" w:type="dxa"/>
            <w:vMerge w:val="restart"/>
            <w:vAlign w:val="center"/>
          </w:tcPr>
          <w:p w14:paraId="55075322" w14:textId="501ADCDE" w:rsidR="003D76BB" w:rsidRDefault="003D76BB" w:rsidP="003D76BB">
            <w:pPr>
              <w:jc w:val="center"/>
              <w:rPr>
                <w:b/>
                <w:color w:val="000000" w:themeColor="text1"/>
                <w:sz w:val="18"/>
                <w:szCs w:val="18"/>
              </w:rPr>
            </w:pPr>
            <w:r w:rsidRPr="7C324E05">
              <w:rPr>
                <w:b/>
                <w:color w:val="000000" w:themeColor="text1"/>
                <w:sz w:val="18"/>
                <w:szCs w:val="18"/>
              </w:rPr>
              <w:t>Mechanical (M)</w:t>
            </w:r>
          </w:p>
        </w:tc>
        <w:tc>
          <w:tcPr>
            <w:tcW w:w="992" w:type="dxa"/>
          </w:tcPr>
          <w:p w14:paraId="512CE840" w14:textId="06E012FF" w:rsidR="003D76BB" w:rsidRDefault="003D76BB" w:rsidP="003D76BB">
            <w:pPr>
              <w:jc w:val="right"/>
              <w:rPr>
                <w:color w:val="000000" w:themeColor="text1"/>
                <w:sz w:val="18"/>
                <w:szCs w:val="18"/>
              </w:rPr>
            </w:pPr>
            <w:r w:rsidRPr="7C324E05">
              <w:rPr>
                <w:color w:val="000000" w:themeColor="text1"/>
                <w:sz w:val="18"/>
                <w:szCs w:val="18"/>
              </w:rPr>
              <w:t>1</w:t>
            </w:r>
          </w:p>
        </w:tc>
        <w:tc>
          <w:tcPr>
            <w:tcW w:w="1656" w:type="dxa"/>
          </w:tcPr>
          <w:p w14:paraId="6A195172" w14:textId="06018210" w:rsidR="003D76BB" w:rsidRDefault="003D76BB" w:rsidP="03FC50F0">
            <w:pPr>
              <w:rPr>
                <w:color w:val="000000" w:themeColor="text1"/>
                <w:sz w:val="18"/>
                <w:szCs w:val="18"/>
              </w:rPr>
            </w:pPr>
            <w:r w:rsidRPr="7C324E05">
              <w:rPr>
                <w:color w:val="000000" w:themeColor="text1"/>
                <w:sz w:val="18"/>
                <w:szCs w:val="18"/>
              </w:rPr>
              <w:t>Wheels</w:t>
            </w:r>
          </w:p>
        </w:tc>
        <w:tc>
          <w:tcPr>
            <w:tcW w:w="1888" w:type="dxa"/>
          </w:tcPr>
          <w:p w14:paraId="16C2C405" w14:textId="3B31621F" w:rsidR="003D76BB" w:rsidRDefault="003D76BB" w:rsidP="03FC50F0">
            <w:pPr>
              <w:rPr>
                <w:color w:val="000000" w:themeColor="text1"/>
                <w:sz w:val="18"/>
                <w:szCs w:val="18"/>
              </w:rPr>
            </w:pPr>
            <w:r w:rsidRPr="7C324E05">
              <w:rPr>
                <w:color w:val="000000" w:themeColor="text1"/>
                <w:sz w:val="18"/>
                <w:szCs w:val="18"/>
              </w:rPr>
              <w:t>Verify wheel structural strength</w:t>
            </w:r>
          </w:p>
        </w:tc>
        <w:tc>
          <w:tcPr>
            <w:tcW w:w="3125" w:type="dxa"/>
          </w:tcPr>
          <w:p w14:paraId="231B33AA" w14:textId="0E169947" w:rsidR="003D76BB" w:rsidRDefault="003D76BB" w:rsidP="03FC50F0">
            <w:pPr>
              <w:rPr>
                <w:color w:val="000000" w:themeColor="text1"/>
                <w:sz w:val="18"/>
                <w:szCs w:val="18"/>
              </w:rPr>
            </w:pPr>
            <w:r w:rsidRPr="7C324E05">
              <w:rPr>
                <w:color w:val="000000" w:themeColor="text1"/>
                <w:sz w:val="18"/>
                <w:szCs w:val="18"/>
              </w:rPr>
              <w:t>Apply a static load of 2 kg directly onto a mounted wheel for 60 seconds. Inspect the wheel afterwards.</w:t>
            </w:r>
          </w:p>
        </w:tc>
        <w:tc>
          <w:tcPr>
            <w:tcW w:w="1558" w:type="dxa"/>
            <w:vAlign w:val="center"/>
          </w:tcPr>
          <w:p w14:paraId="4AFFB01A" w14:textId="66E664A0" w:rsidR="003D76BB" w:rsidRDefault="003D76BB" w:rsidP="03FC50F0">
            <w:pPr>
              <w:jc w:val="center"/>
              <w:rPr>
                <w:color w:val="000000" w:themeColor="text1"/>
                <w:sz w:val="18"/>
                <w:szCs w:val="18"/>
              </w:rPr>
            </w:pPr>
            <w:r w:rsidRPr="60B0FC5A">
              <w:rPr>
                <w:color w:val="000000" w:themeColor="text1"/>
                <w:sz w:val="18"/>
                <w:szCs w:val="18"/>
              </w:rPr>
              <w:t>-</w:t>
            </w:r>
          </w:p>
        </w:tc>
      </w:tr>
      <w:tr w:rsidR="003D76BB" w14:paraId="710C2225" w14:textId="77777777" w:rsidTr="292ACCC5">
        <w:trPr>
          <w:trHeight w:val="615"/>
          <w:jc w:val="center"/>
        </w:trPr>
        <w:tc>
          <w:tcPr>
            <w:tcW w:w="1413" w:type="dxa"/>
            <w:vMerge/>
          </w:tcPr>
          <w:p w14:paraId="6380C756" w14:textId="77777777" w:rsidR="003D76BB" w:rsidRDefault="003D76BB"/>
        </w:tc>
        <w:tc>
          <w:tcPr>
            <w:tcW w:w="992" w:type="dxa"/>
          </w:tcPr>
          <w:p w14:paraId="2822E530" w14:textId="18959C4E" w:rsidR="003D76BB" w:rsidRDefault="003D76BB" w:rsidP="003D76BB">
            <w:pPr>
              <w:jc w:val="right"/>
              <w:rPr>
                <w:color w:val="000000" w:themeColor="text1"/>
                <w:sz w:val="18"/>
                <w:szCs w:val="18"/>
              </w:rPr>
            </w:pPr>
            <w:r w:rsidRPr="7C324E05">
              <w:rPr>
                <w:color w:val="000000" w:themeColor="text1"/>
                <w:sz w:val="18"/>
                <w:szCs w:val="18"/>
              </w:rPr>
              <w:t>2</w:t>
            </w:r>
          </w:p>
        </w:tc>
        <w:tc>
          <w:tcPr>
            <w:tcW w:w="1656" w:type="dxa"/>
          </w:tcPr>
          <w:p w14:paraId="11092956" w14:textId="0B876547" w:rsidR="003D76BB" w:rsidRDefault="003D76BB" w:rsidP="03FC50F0">
            <w:pPr>
              <w:rPr>
                <w:color w:val="000000" w:themeColor="text1"/>
                <w:sz w:val="18"/>
                <w:szCs w:val="18"/>
              </w:rPr>
            </w:pPr>
            <w:r w:rsidRPr="7C324E05">
              <w:rPr>
                <w:color w:val="000000" w:themeColor="text1"/>
                <w:sz w:val="18"/>
                <w:szCs w:val="18"/>
              </w:rPr>
              <w:t>Wheels</w:t>
            </w:r>
          </w:p>
        </w:tc>
        <w:tc>
          <w:tcPr>
            <w:tcW w:w="1888" w:type="dxa"/>
          </w:tcPr>
          <w:p w14:paraId="4BEEAB6D" w14:textId="5B0B7B05" w:rsidR="003D76BB" w:rsidRDefault="003D76BB" w:rsidP="03FC50F0">
            <w:pPr>
              <w:rPr>
                <w:color w:val="000000" w:themeColor="text1"/>
                <w:sz w:val="18"/>
                <w:szCs w:val="18"/>
              </w:rPr>
            </w:pPr>
            <w:r w:rsidRPr="7C324E05">
              <w:rPr>
                <w:color w:val="000000" w:themeColor="text1"/>
                <w:sz w:val="18"/>
                <w:szCs w:val="18"/>
              </w:rPr>
              <w:t>Verify wheel attachment</w:t>
            </w:r>
          </w:p>
        </w:tc>
        <w:tc>
          <w:tcPr>
            <w:tcW w:w="3125" w:type="dxa"/>
          </w:tcPr>
          <w:p w14:paraId="74AD4BAA" w14:textId="36CDFE25" w:rsidR="003D76BB" w:rsidRDefault="003D76BB" w:rsidP="03FC50F0">
            <w:pPr>
              <w:rPr>
                <w:color w:val="000000" w:themeColor="text1"/>
                <w:sz w:val="18"/>
                <w:szCs w:val="18"/>
              </w:rPr>
            </w:pPr>
            <w:r w:rsidRPr="7C324E05">
              <w:rPr>
                <w:color w:val="000000" w:themeColor="text1"/>
                <w:sz w:val="18"/>
                <w:szCs w:val="18"/>
              </w:rPr>
              <w:t>Attempt to manually rotate and pull each wheel after assembly. Check for excessive play in the wheel hub or shaft connection.</w:t>
            </w:r>
          </w:p>
        </w:tc>
        <w:tc>
          <w:tcPr>
            <w:tcW w:w="1558" w:type="dxa"/>
            <w:vAlign w:val="center"/>
          </w:tcPr>
          <w:p w14:paraId="3DF958F4" w14:textId="46043CF3" w:rsidR="003D76BB" w:rsidRDefault="003D76BB" w:rsidP="292ACCC5">
            <w:pPr>
              <w:jc w:val="center"/>
              <w:rPr>
                <w:color w:val="000000" w:themeColor="text1"/>
                <w:sz w:val="18"/>
                <w:szCs w:val="18"/>
              </w:rPr>
            </w:pPr>
            <w:r w:rsidRPr="7C324E05">
              <w:rPr>
                <w:color w:val="000000" w:themeColor="text1"/>
                <w:sz w:val="18"/>
                <w:szCs w:val="18"/>
              </w:rPr>
              <w:t>-</w:t>
            </w:r>
          </w:p>
        </w:tc>
      </w:tr>
      <w:tr w:rsidR="003D76BB" w14:paraId="65DB5DD4" w14:textId="77777777" w:rsidTr="292ACCC5">
        <w:trPr>
          <w:trHeight w:val="615"/>
          <w:jc w:val="center"/>
        </w:trPr>
        <w:tc>
          <w:tcPr>
            <w:tcW w:w="1413" w:type="dxa"/>
            <w:vMerge/>
          </w:tcPr>
          <w:p w14:paraId="2EDF012F" w14:textId="77777777" w:rsidR="003D76BB" w:rsidRDefault="003D76BB"/>
        </w:tc>
        <w:tc>
          <w:tcPr>
            <w:tcW w:w="992" w:type="dxa"/>
          </w:tcPr>
          <w:p w14:paraId="136FB3CF" w14:textId="2B621218" w:rsidR="003D76BB" w:rsidRDefault="003D76BB" w:rsidP="003D76BB">
            <w:pPr>
              <w:jc w:val="right"/>
              <w:rPr>
                <w:color w:val="000000" w:themeColor="text1"/>
                <w:sz w:val="18"/>
                <w:szCs w:val="18"/>
              </w:rPr>
            </w:pPr>
            <w:r w:rsidRPr="7C324E05">
              <w:rPr>
                <w:color w:val="000000" w:themeColor="text1"/>
                <w:sz w:val="18"/>
                <w:szCs w:val="18"/>
              </w:rPr>
              <w:t>3</w:t>
            </w:r>
          </w:p>
        </w:tc>
        <w:tc>
          <w:tcPr>
            <w:tcW w:w="1656" w:type="dxa"/>
          </w:tcPr>
          <w:p w14:paraId="3523D246" w14:textId="4DAD71FC" w:rsidR="003D76BB" w:rsidRDefault="003D76BB" w:rsidP="03FC50F0">
            <w:pPr>
              <w:rPr>
                <w:color w:val="000000" w:themeColor="text1"/>
                <w:sz w:val="18"/>
                <w:szCs w:val="18"/>
              </w:rPr>
            </w:pPr>
            <w:r w:rsidRPr="7C324E05">
              <w:rPr>
                <w:color w:val="000000" w:themeColor="text1"/>
                <w:sz w:val="18"/>
                <w:szCs w:val="18"/>
              </w:rPr>
              <w:t>Chassis Frame</w:t>
            </w:r>
          </w:p>
        </w:tc>
        <w:tc>
          <w:tcPr>
            <w:tcW w:w="1888" w:type="dxa"/>
          </w:tcPr>
          <w:p w14:paraId="732E07DC" w14:textId="3D116C3E" w:rsidR="003D76BB" w:rsidRDefault="003D76BB" w:rsidP="03FC50F0">
            <w:pPr>
              <w:rPr>
                <w:color w:val="000000" w:themeColor="text1"/>
                <w:sz w:val="18"/>
                <w:szCs w:val="18"/>
              </w:rPr>
            </w:pPr>
            <w:r w:rsidRPr="7C324E05">
              <w:rPr>
                <w:color w:val="000000" w:themeColor="text1"/>
                <w:sz w:val="18"/>
                <w:szCs w:val="18"/>
              </w:rPr>
              <w:t>Test Structure Strength</w:t>
            </w:r>
          </w:p>
        </w:tc>
        <w:tc>
          <w:tcPr>
            <w:tcW w:w="3125" w:type="dxa"/>
          </w:tcPr>
          <w:p w14:paraId="13803A85" w14:textId="2925CA70" w:rsidR="003D76BB" w:rsidRDefault="003D76BB" w:rsidP="03FC50F0">
            <w:pPr>
              <w:rPr>
                <w:color w:val="000000" w:themeColor="text1"/>
                <w:sz w:val="18"/>
                <w:szCs w:val="18"/>
              </w:rPr>
            </w:pPr>
            <w:r w:rsidRPr="7C324E05">
              <w:rPr>
                <w:color w:val="000000" w:themeColor="text1"/>
                <w:sz w:val="18"/>
                <w:szCs w:val="18"/>
              </w:rPr>
              <w:t>Apply a static load of 5 kg to the top surface of the chassis for 60 seconds. Inspect for deformation.</w:t>
            </w:r>
          </w:p>
        </w:tc>
        <w:tc>
          <w:tcPr>
            <w:tcW w:w="1558" w:type="dxa"/>
            <w:vAlign w:val="center"/>
          </w:tcPr>
          <w:p w14:paraId="217A7FB9" w14:textId="391AC15B" w:rsidR="003D76BB" w:rsidRDefault="003D76BB" w:rsidP="292ACCC5">
            <w:pPr>
              <w:jc w:val="center"/>
              <w:rPr>
                <w:color w:val="000000" w:themeColor="text1"/>
                <w:sz w:val="18"/>
                <w:szCs w:val="18"/>
              </w:rPr>
            </w:pPr>
            <w:r w:rsidRPr="7C324E05">
              <w:rPr>
                <w:color w:val="000000" w:themeColor="text1"/>
                <w:sz w:val="18"/>
                <w:szCs w:val="18"/>
              </w:rPr>
              <w:t xml:space="preserve">- </w:t>
            </w:r>
          </w:p>
        </w:tc>
      </w:tr>
      <w:tr w:rsidR="003D76BB" w14:paraId="72B8AFEB" w14:textId="77777777" w:rsidTr="292ACCC5">
        <w:trPr>
          <w:trHeight w:val="615"/>
          <w:jc w:val="center"/>
        </w:trPr>
        <w:tc>
          <w:tcPr>
            <w:tcW w:w="1413" w:type="dxa"/>
            <w:vMerge/>
          </w:tcPr>
          <w:p w14:paraId="34641239" w14:textId="77777777" w:rsidR="003D76BB" w:rsidRDefault="003D76BB"/>
        </w:tc>
        <w:tc>
          <w:tcPr>
            <w:tcW w:w="992" w:type="dxa"/>
          </w:tcPr>
          <w:p w14:paraId="50D2E5ED" w14:textId="69C11A57" w:rsidR="003D76BB" w:rsidRDefault="003D76BB" w:rsidP="003D76BB">
            <w:pPr>
              <w:jc w:val="right"/>
              <w:rPr>
                <w:color w:val="000000" w:themeColor="text1"/>
                <w:sz w:val="18"/>
                <w:szCs w:val="18"/>
              </w:rPr>
            </w:pPr>
            <w:r w:rsidRPr="7C324E05">
              <w:rPr>
                <w:color w:val="000000" w:themeColor="text1"/>
                <w:sz w:val="18"/>
                <w:szCs w:val="18"/>
              </w:rPr>
              <w:t>4</w:t>
            </w:r>
          </w:p>
        </w:tc>
        <w:tc>
          <w:tcPr>
            <w:tcW w:w="1656" w:type="dxa"/>
          </w:tcPr>
          <w:p w14:paraId="71EF7BBB" w14:textId="21FA653B" w:rsidR="003D76BB" w:rsidRDefault="003D76BB" w:rsidP="03FC50F0">
            <w:pPr>
              <w:rPr>
                <w:color w:val="000000" w:themeColor="text1"/>
                <w:sz w:val="18"/>
                <w:szCs w:val="18"/>
              </w:rPr>
            </w:pPr>
            <w:r w:rsidRPr="7C324E05">
              <w:rPr>
                <w:color w:val="000000" w:themeColor="text1"/>
                <w:sz w:val="18"/>
                <w:szCs w:val="18"/>
              </w:rPr>
              <w:t>Wheels</w:t>
            </w:r>
          </w:p>
        </w:tc>
        <w:tc>
          <w:tcPr>
            <w:tcW w:w="1888" w:type="dxa"/>
          </w:tcPr>
          <w:p w14:paraId="73F60879" w14:textId="3201F9A4" w:rsidR="003D76BB" w:rsidRDefault="003D76BB" w:rsidP="03FC50F0">
            <w:pPr>
              <w:rPr>
                <w:color w:val="000000" w:themeColor="text1"/>
                <w:sz w:val="18"/>
                <w:szCs w:val="18"/>
              </w:rPr>
            </w:pPr>
            <w:r w:rsidRPr="7C324E05">
              <w:rPr>
                <w:color w:val="000000" w:themeColor="text1"/>
                <w:sz w:val="18"/>
                <w:szCs w:val="18"/>
              </w:rPr>
              <w:t>Evaluate wheel traction on uneven and loose terrain</w:t>
            </w:r>
          </w:p>
        </w:tc>
        <w:tc>
          <w:tcPr>
            <w:tcW w:w="3125" w:type="dxa"/>
          </w:tcPr>
          <w:p w14:paraId="3960087E" w14:textId="01AF2553" w:rsidR="003D76BB" w:rsidRDefault="003D76BB" w:rsidP="03FC50F0">
            <w:pPr>
              <w:rPr>
                <w:color w:val="000000" w:themeColor="text1"/>
                <w:sz w:val="18"/>
                <w:szCs w:val="18"/>
              </w:rPr>
            </w:pPr>
            <w:r w:rsidRPr="7C324E05">
              <w:rPr>
                <w:color w:val="000000" w:themeColor="text1"/>
                <w:sz w:val="18"/>
                <w:szCs w:val="18"/>
              </w:rPr>
              <w:t xml:space="preserve">Operate the rover on a gravel surface while applying forward motion. Also, drive </w:t>
            </w:r>
            <w:r w:rsidR="007E3D0C" w:rsidRPr="7C324E05">
              <w:rPr>
                <w:color w:val="000000" w:themeColor="text1"/>
                <w:sz w:val="18"/>
                <w:szCs w:val="18"/>
              </w:rPr>
              <w:t>the rover up a 15-degree</w:t>
            </w:r>
            <w:r w:rsidRPr="7C324E05">
              <w:rPr>
                <w:color w:val="000000" w:themeColor="text1"/>
                <w:sz w:val="18"/>
                <w:szCs w:val="18"/>
              </w:rPr>
              <w:t xml:space="preserve"> slope. Observe wheel slip and rover mobility. </w:t>
            </w:r>
          </w:p>
        </w:tc>
        <w:tc>
          <w:tcPr>
            <w:tcW w:w="1558" w:type="dxa"/>
            <w:vAlign w:val="center"/>
          </w:tcPr>
          <w:p w14:paraId="02E53341" w14:textId="51A424CC" w:rsidR="003D76BB" w:rsidRDefault="003D76BB" w:rsidP="292ACCC5">
            <w:pPr>
              <w:jc w:val="center"/>
              <w:rPr>
                <w:color w:val="000000" w:themeColor="text1"/>
                <w:sz w:val="18"/>
                <w:szCs w:val="18"/>
              </w:rPr>
            </w:pPr>
            <w:r w:rsidRPr="7C324E05">
              <w:rPr>
                <w:color w:val="000000" w:themeColor="text1"/>
                <w:sz w:val="18"/>
                <w:szCs w:val="18"/>
              </w:rPr>
              <w:t>-</w:t>
            </w:r>
          </w:p>
        </w:tc>
      </w:tr>
      <w:tr w:rsidR="003D76BB" w14:paraId="5ECE89CC" w14:textId="77777777" w:rsidTr="292ACCC5">
        <w:trPr>
          <w:trHeight w:val="615"/>
          <w:jc w:val="center"/>
        </w:trPr>
        <w:tc>
          <w:tcPr>
            <w:tcW w:w="1413" w:type="dxa"/>
            <w:vMerge/>
          </w:tcPr>
          <w:p w14:paraId="4538282F" w14:textId="77777777" w:rsidR="003D76BB" w:rsidRDefault="003D76BB"/>
        </w:tc>
        <w:tc>
          <w:tcPr>
            <w:tcW w:w="992" w:type="dxa"/>
          </w:tcPr>
          <w:p w14:paraId="16862005" w14:textId="0CB954BE" w:rsidR="003D76BB" w:rsidRDefault="003D76BB" w:rsidP="003D76BB">
            <w:pPr>
              <w:jc w:val="right"/>
              <w:rPr>
                <w:color w:val="000000" w:themeColor="text1"/>
                <w:sz w:val="18"/>
                <w:szCs w:val="18"/>
              </w:rPr>
            </w:pPr>
            <w:r w:rsidRPr="7C324E05">
              <w:rPr>
                <w:color w:val="000000" w:themeColor="text1"/>
                <w:sz w:val="18"/>
                <w:szCs w:val="18"/>
              </w:rPr>
              <w:t>5</w:t>
            </w:r>
          </w:p>
        </w:tc>
        <w:tc>
          <w:tcPr>
            <w:tcW w:w="1656" w:type="dxa"/>
          </w:tcPr>
          <w:p w14:paraId="49A14D0B" w14:textId="25275934" w:rsidR="003D76BB" w:rsidRDefault="003D76BB" w:rsidP="03FC50F0">
            <w:pPr>
              <w:rPr>
                <w:color w:val="000000" w:themeColor="text1"/>
                <w:sz w:val="18"/>
                <w:szCs w:val="18"/>
              </w:rPr>
            </w:pPr>
            <w:r w:rsidRPr="7C324E05">
              <w:rPr>
                <w:color w:val="000000" w:themeColor="text1"/>
                <w:sz w:val="18"/>
                <w:szCs w:val="18"/>
              </w:rPr>
              <w:t>Wheels</w:t>
            </w:r>
          </w:p>
        </w:tc>
        <w:tc>
          <w:tcPr>
            <w:tcW w:w="1888" w:type="dxa"/>
          </w:tcPr>
          <w:p w14:paraId="4A6E044F" w14:textId="5A4A7804" w:rsidR="003D76BB" w:rsidRDefault="003D76BB" w:rsidP="03FC50F0">
            <w:pPr>
              <w:rPr>
                <w:color w:val="000000" w:themeColor="text1"/>
                <w:sz w:val="18"/>
                <w:szCs w:val="18"/>
              </w:rPr>
            </w:pPr>
            <w:r w:rsidRPr="7C324E05">
              <w:rPr>
                <w:color w:val="000000" w:themeColor="text1"/>
                <w:sz w:val="18"/>
                <w:szCs w:val="18"/>
              </w:rPr>
              <w:t>Measure alignment</w:t>
            </w:r>
          </w:p>
        </w:tc>
        <w:tc>
          <w:tcPr>
            <w:tcW w:w="3125" w:type="dxa"/>
          </w:tcPr>
          <w:p w14:paraId="0B66EA49" w14:textId="34A41786" w:rsidR="003D76BB" w:rsidRDefault="003D76BB" w:rsidP="03FC50F0">
            <w:pPr>
              <w:rPr>
                <w:color w:val="000000" w:themeColor="text1"/>
                <w:sz w:val="18"/>
                <w:szCs w:val="18"/>
              </w:rPr>
            </w:pPr>
            <w:r w:rsidRPr="7C324E05">
              <w:rPr>
                <w:color w:val="000000" w:themeColor="text1"/>
                <w:sz w:val="18"/>
                <w:szCs w:val="18"/>
              </w:rPr>
              <w:t>Command the rover to drive 5 m in a straight line on a flat surface. Measure deviation from the intended path.</w:t>
            </w:r>
          </w:p>
        </w:tc>
        <w:tc>
          <w:tcPr>
            <w:tcW w:w="1558" w:type="dxa"/>
            <w:vAlign w:val="center"/>
          </w:tcPr>
          <w:p w14:paraId="0820323A" w14:textId="115133D2" w:rsidR="003D76BB" w:rsidRDefault="003D76BB" w:rsidP="292ACCC5">
            <w:pPr>
              <w:jc w:val="center"/>
              <w:rPr>
                <w:color w:val="000000" w:themeColor="text1"/>
                <w:sz w:val="18"/>
                <w:szCs w:val="18"/>
              </w:rPr>
            </w:pPr>
            <w:r w:rsidRPr="7C324E05">
              <w:rPr>
                <w:color w:val="000000" w:themeColor="text1"/>
                <w:sz w:val="18"/>
                <w:szCs w:val="18"/>
              </w:rPr>
              <w:t>-</w:t>
            </w:r>
          </w:p>
        </w:tc>
      </w:tr>
      <w:tr w:rsidR="003D76BB" w14:paraId="0CEA6C3B" w14:textId="77777777" w:rsidTr="003D76BB">
        <w:trPr>
          <w:trHeight w:val="615"/>
          <w:jc w:val="center"/>
        </w:trPr>
        <w:tc>
          <w:tcPr>
            <w:tcW w:w="1413" w:type="dxa"/>
            <w:vMerge/>
          </w:tcPr>
          <w:p w14:paraId="348EF7CF" w14:textId="77777777" w:rsidR="003D76BB" w:rsidRDefault="003D76BB"/>
        </w:tc>
        <w:tc>
          <w:tcPr>
            <w:tcW w:w="992" w:type="dxa"/>
          </w:tcPr>
          <w:p w14:paraId="56689512" w14:textId="6D3DD7B5" w:rsidR="003D76BB" w:rsidRDefault="003D76BB" w:rsidP="003D76BB">
            <w:pPr>
              <w:jc w:val="right"/>
              <w:rPr>
                <w:color w:val="000000" w:themeColor="text1"/>
                <w:sz w:val="18"/>
                <w:szCs w:val="18"/>
              </w:rPr>
            </w:pPr>
            <w:r w:rsidRPr="7C324E05">
              <w:rPr>
                <w:color w:val="000000" w:themeColor="text1"/>
                <w:sz w:val="18"/>
                <w:szCs w:val="18"/>
              </w:rPr>
              <w:t>6</w:t>
            </w:r>
          </w:p>
        </w:tc>
        <w:tc>
          <w:tcPr>
            <w:tcW w:w="1656" w:type="dxa"/>
          </w:tcPr>
          <w:p w14:paraId="7FA8674D" w14:textId="04EC292E" w:rsidR="003D76BB" w:rsidRDefault="003D76BB" w:rsidP="03FC50F0">
            <w:pPr>
              <w:rPr>
                <w:color w:val="000000" w:themeColor="text1"/>
                <w:sz w:val="18"/>
                <w:szCs w:val="18"/>
              </w:rPr>
            </w:pPr>
            <w:r w:rsidRPr="7C324E05">
              <w:rPr>
                <w:color w:val="000000" w:themeColor="text1"/>
                <w:sz w:val="18"/>
                <w:szCs w:val="18"/>
              </w:rPr>
              <w:t>Wheels, Motor Mounts</w:t>
            </w:r>
          </w:p>
        </w:tc>
        <w:tc>
          <w:tcPr>
            <w:tcW w:w="1888" w:type="dxa"/>
          </w:tcPr>
          <w:p w14:paraId="30D8E71A" w14:textId="174DF828" w:rsidR="003D76BB" w:rsidRDefault="003D76BB" w:rsidP="03FC50F0">
            <w:pPr>
              <w:rPr>
                <w:color w:val="000000" w:themeColor="text1"/>
                <w:sz w:val="18"/>
                <w:szCs w:val="18"/>
              </w:rPr>
            </w:pPr>
            <w:r w:rsidRPr="7C324E05">
              <w:rPr>
                <w:color w:val="000000" w:themeColor="text1"/>
                <w:sz w:val="18"/>
                <w:szCs w:val="18"/>
              </w:rPr>
              <w:t>Assess wheel durability</w:t>
            </w:r>
          </w:p>
        </w:tc>
        <w:tc>
          <w:tcPr>
            <w:tcW w:w="3125" w:type="dxa"/>
          </w:tcPr>
          <w:p w14:paraId="71D12E92" w14:textId="00CEF1C0" w:rsidR="003D76BB" w:rsidRDefault="003D76BB" w:rsidP="03FC50F0">
            <w:pPr>
              <w:rPr>
                <w:color w:val="000000" w:themeColor="text1"/>
                <w:sz w:val="18"/>
                <w:szCs w:val="18"/>
              </w:rPr>
            </w:pPr>
            <w:r w:rsidRPr="7C324E05">
              <w:rPr>
                <w:color w:val="000000" w:themeColor="text1"/>
                <w:sz w:val="18"/>
                <w:szCs w:val="18"/>
              </w:rPr>
              <w:t>Drive the rover continuously for 30 minutes on mixed terrain. Inspect wheel tread and motor mounts afterwards.</w:t>
            </w:r>
          </w:p>
        </w:tc>
        <w:tc>
          <w:tcPr>
            <w:tcW w:w="1558" w:type="dxa"/>
          </w:tcPr>
          <w:p w14:paraId="4B936D2F" w14:textId="6621ACEC" w:rsidR="003D76BB" w:rsidRDefault="003D76BB" w:rsidP="03FC50F0">
            <w:pPr>
              <w:jc w:val="center"/>
              <w:rPr>
                <w:color w:val="000000" w:themeColor="text1"/>
                <w:sz w:val="18"/>
                <w:szCs w:val="18"/>
              </w:rPr>
            </w:pPr>
            <w:r w:rsidRPr="7C324E05">
              <w:rPr>
                <w:color w:val="000000" w:themeColor="text1"/>
                <w:sz w:val="18"/>
                <w:szCs w:val="18"/>
              </w:rPr>
              <w:t>PP-002</w:t>
            </w:r>
          </w:p>
        </w:tc>
      </w:tr>
      <w:tr w:rsidR="003D76BB" w14:paraId="15F4F6B0" w14:textId="77777777" w:rsidTr="003D76BB">
        <w:trPr>
          <w:trHeight w:val="615"/>
          <w:jc w:val="center"/>
        </w:trPr>
        <w:tc>
          <w:tcPr>
            <w:tcW w:w="1413" w:type="dxa"/>
            <w:vMerge/>
          </w:tcPr>
          <w:p w14:paraId="73E91746" w14:textId="77777777" w:rsidR="003D76BB" w:rsidRDefault="003D76BB"/>
        </w:tc>
        <w:tc>
          <w:tcPr>
            <w:tcW w:w="992" w:type="dxa"/>
          </w:tcPr>
          <w:p w14:paraId="50E07DC5" w14:textId="74C7132C" w:rsidR="003D76BB" w:rsidRDefault="003D76BB" w:rsidP="003D76BB">
            <w:pPr>
              <w:jc w:val="right"/>
              <w:rPr>
                <w:color w:val="000000" w:themeColor="text1"/>
                <w:sz w:val="18"/>
                <w:szCs w:val="18"/>
              </w:rPr>
            </w:pPr>
            <w:r w:rsidRPr="7C324E05">
              <w:rPr>
                <w:color w:val="000000" w:themeColor="text1"/>
                <w:sz w:val="18"/>
                <w:szCs w:val="18"/>
              </w:rPr>
              <w:t>7</w:t>
            </w:r>
          </w:p>
        </w:tc>
        <w:tc>
          <w:tcPr>
            <w:tcW w:w="1656" w:type="dxa"/>
          </w:tcPr>
          <w:p w14:paraId="562BA82A" w14:textId="45BFC921" w:rsidR="003D76BB" w:rsidRDefault="003D76BB" w:rsidP="03FC50F0">
            <w:pPr>
              <w:rPr>
                <w:color w:val="000000" w:themeColor="text1"/>
                <w:sz w:val="18"/>
                <w:szCs w:val="18"/>
              </w:rPr>
            </w:pPr>
            <w:r w:rsidRPr="7C324E05">
              <w:rPr>
                <w:color w:val="000000" w:themeColor="text1"/>
                <w:sz w:val="18"/>
                <w:szCs w:val="18"/>
              </w:rPr>
              <w:t>Motors</w:t>
            </w:r>
          </w:p>
        </w:tc>
        <w:tc>
          <w:tcPr>
            <w:tcW w:w="1888" w:type="dxa"/>
          </w:tcPr>
          <w:p w14:paraId="75EAAB34" w14:textId="7823E426" w:rsidR="003D76BB" w:rsidRDefault="003D76BB" w:rsidP="03FC50F0">
            <w:pPr>
              <w:rPr>
                <w:color w:val="000000" w:themeColor="text1"/>
                <w:sz w:val="18"/>
                <w:szCs w:val="18"/>
              </w:rPr>
            </w:pPr>
            <w:r w:rsidRPr="7C324E05">
              <w:rPr>
                <w:color w:val="000000" w:themeColor="text1"/>
                <w:sz w:val="18"/>
                <w:szCs w:val="18"/>
              </w:rPr>
              <w:t>Test control</w:t>
            </w:r>
          </w:p>
        </w:tc>
        <w:tc>
          <w:tcPr>
            <w:tcW w:w="3125" w:type="dxa"/>
          </w:tcPr>
          <w:p w14:paraId="3F10DCD7" w14:textId="5D4D02C3" w:rsidR="003D76BB" w:rsidRDefault="003D76BB" w:rsidP="03FC50F0">
            <w:pPr>
              <w:rPr>
                <w:color w:val="000000" w:themeColor="text1"/>
                <w:sz w:val="18"/>
                <w:szCs w:val="18"/>
              </w:rPr>
            </w:pPr>
            <w:r w:rsidRPr="7C324E05">
              <w:rPr>
                <w:color w:val="000000" w:themeColor="text1"/>
                <w:sz w:val="18"/>
                <w:szCs w:val="18"/>
              </w:rPr>
              <w:t>Operate the rover in both forward and reverse directions at multiple speeds. Observe for irregular motion, drivetrain slip, or noise.</w:t>
            </w:r>
          </w:p>
        </w:tc>
        <w:tc>
          <w:tcPr>
            <w:tcW w:w="1558" w:type="dxa"/>
          </w:tcPr>
          <w:p w14:paraId="5C793766" w14:textId="6CD90AB6" w:rsidR="003D76BB" w:rsidRDefault="003D76BB" w:rsidP="03FC50F0">
            <w:pPr>
              <w:jc w:val="center"/>
              <w:rPr>
                <w:color w:val="000000" w:themeColor="text1"/>
                <w:sz w:val="18"/>
                <w:szCs w:val="18"/>
              </w:rPr>
            </w:pPr>
            <w:r w:rsidRPr="7C324E05">
              <w:rPr>
                <w:color w:val="000000" w:themeColor="text1"/>
                <w:sz w:val="18"/>
                <w:szCs w:val="18"/>
              </w:rPr>
              <w:t>PP-002, PP-003</w:t>
            </w:r>
          </w:p>
        </w:tc>
      </w:tr>
      <w:tr w:rsidR="003D76BB" w14:paraId="698018BF" w14:textId="77777777" w:rsidTr="003D76BB">
        <w:trPr>
          <w:trHeight w:val="615"/>
          <w:jc w:val="center"/>
        </w:trPr>
        <w:tc>
          <w:tcPr>
            <w:tcW w:w="1413" w:type="dxa"/>
            <w:vMerge/>
          </w:tcPr>
          <w:p w14:paraId="39FA5DA4" w14:textId="77777777" w:rsidR="003D76BB" w:rsidRDefault="003D76BB"/>
        </w:tc>
        <w:tc>
          <w:tcPr>
            <w:tcW w:w="992" w:type="dxa"/>
          </w:tcPr>
          <w:p w14:paraId="5ECCCC5A" w14:textId="4CCE52D4" w:rsidR="003D76BB" w:rsidRDefault="003D76BB" w:rsidP="003D76BB">
            <w:pPr>
              <w:jc w:val="right"/>
              <w:rPr>
                <w:color w:val="000000" w:themeColor="text1"/>
                <w:sz w:val="18"/>
                <w:szCs w:val="18"/>
              </w:rPr>
            </w:pPr>
            <w:r w:rsidRPr="7C324E05">
              <w:rPr>
                <w:color w:val="000000" w:themeColor="text1"/>
                <w:sz w:val="18"/>
                <w:szCs w:val="18"/>
              </w:rPr>
              <w:t>8</w:t>
            </w:r>
          </w:p>
        </w:tc>
        <w:tc>
          <w:tcPr>
            <w:tcW w:w="1656" w:type="dxa"/>
          </w:tcPr>
          <w:p w14:paraId="72049FEF" w14:textId="420094F6" w:rsidR="003D76BB" w:rsidRDefault="003D76BB" w:rsidP="03FC50F0">
            <w:pPr>
              <w:rPr>
                <w:color w:val="000000" w:themeColor="text1"/>
                <w:sz w:val="18"/>
                <w:szCs w:val="18"/>
              </w:rPr>
            </w:pPr>
            <w:r w:rsidRPr="7C324E05">
              <w:rPr>
                <w:color w:val="000000" w:themeColor="text1"/>
                <w:sz w:val="18"/>
                <w:szCs w:val="18"/>
              </w:rPr>
              <w:t>Chassis Frame</w:t>
            </w:r>
          </w:p>
        </w:tc>
        <w:tc>
          <w:tcPr>
            <w:tcW w:w="1888" w:type="dxa"/>
          </w:tcPr>
          <w:p w14:paraId="6D147168" w14:textId="36A97577" w:rsidR="003D76BB" w:rsidRDefault="003D76BB" w:rsidP="03FC50F0">
            <w:pPr>
              <w:rPr>
                <w:color w:val="000000" w:themeColor="text1"/>
                <w:sz w:val="18"/>
                <w:szCs w:val="18"/>
              </w:rPr>
            </w:pPr>
            <w:r w:rsidRPr="7C324E05">
              <w:rPr>
                <w:color w:val="000000" w:themeColor="text1"/>
                <w:sz w:val="18"/>
                <w:szCs w:val="18"/>
              </w:rPr>
              <w:t>Test Impact resistance</w:t>
            </w:r>
          </w:p>
        </w:tc>
        <w:tc>
          <w:tcPr>
            <w:tcW w:w="3125" w:type="dxa"/>
          </w:tcPr>
          <w:p w14:paraId="53D7CBD4" w14:textId="568A5DAC" w:rsidR="003D76BB" w:rsidRDefault="003D76BB" w:rsidP="03FC50F0">
            <w:pPr>
              <w:rPr>
                <w:color w:val="000000" w:themeColor="text1"/>
                <w:sz w:val="18"/>
                <w:szCs w:val="18"/>
              </w:rPr>
            </w:pPr>
            <w:r w:rsidRPr="7C324E05">
              <w:rPr>
                <w:color w:val="000000" w:themeColor="text1"/>
                <w:sz w:val="18"/>
                <w:szCs w:val="18"/>
              </w:rPr>
              <w:t>Drive the rover over small obstacles (e.g., rocks or bumps approximately 2–3 cm in height). Inspect the chassis afterwards.</w:t>
            </w:r>
          </w:p>
        </w:tc>
        <w:tc>
          <w:tcPr>
            <w:tcW w:w="1558" w:type="dxa"/>
          </w:tcPr>
          <w:p w14:paraId="19AF378E" w14:textId="14F847AA" w:rsidR="003D76BB" w:rsidRDefault="003D76BB" w:rsidP="03FC50F0">
            <w:pPr>
              <w:jc w:val="center"/>
              <w:rPr>
                <w:color w:val="000000" w:themeColor="text1"/>
                <w:sz w:val="18"/>
                <w:szCs w:val="18"/>
              </w:rPr>
            </w:pPr>
            <w:r w:rsidRPr="7C324E05">
              <w:rPr>
                <w:color w:val="000000" w:themeColor="text1"/>
                <w:sz w:val="18"/>
                <w:szCs w:val="18"/>
              </w:rPr>
              <w:t>PP-002</w:t>
            </w:r>
          </w:p>
        </w:tc>
      </w:tr>
      <w:tr w:rsidR="003D76BB" w14:paraId="2CFEBEEB" w14:textId="77777777" w:rsidTr="414DC3D6">
        <w:trPr>
          <w:trHeight w:val="615"/>
          <w:jc w:val="center"/>
        </w:trPr>
        <w:tc>
          <w:tcPr>
            <w:tcW w:w="1413" w:type="dxa"/>
            <w:vMerge/>
          </w:tcPr>
          <w:p w14:paraId="050C89FD" w14:textId="77777777" w:rsidR="003D76BB" w:rsidRDefault="003D76BB"/>
        </w:tc>
        <w:tc>
          <w:tcPr>
            <w:tcW w:w="992" w:type="dxa"/>
          </w:tcPr>
          <w:p w14:paraId="5BFB7209" w14:textId="689726F5" w:rsidR="003D76BB" w:rsidRDefault="003D76BB" w:rsidP="003D76BB">
            <w:pPr>
              <w:jc w:val="right"/>
              <w:rPr>
                <w:color w:val="000000" w:themeColor="text1"/>
                <w:sz w:val="18"/>
                <w:szCs w:val="18"/>
              </w:rPr>
            </w:pPr>
            <w:r w:rsidRPr="7C324E05">
              <w:rPr>
                <w:color w:val="000000" w:themeColor="text1"/>
                <w:sz w:val="18"/>
                <w:szCs w:val="18"/>
              </w:rPr>
              <w:t>9</w:t>
            </w:r>
          </w:p>
        </w:tc>
        <w:tc>
          <w:tcPr>
            <w:tcW w:w="1656" w:type="dxa"/>
          </w:tcPr>
          <w:p w14:paraId="5880CA2A" w14:textId="41F6AB45" w:rsidR="003D76BB" w:rsidRDefault="003D76BB" w:rsidP="03FC50F0">
            <w:pPr>
              <w:rPr>
                <w:color w:val="000000" w:themeColor="text1"/>
                <w:sz w:val="18"/>
                <w:szCs w:val="18"/>
              </w:rPr>
            </w:pPr>
            <w:r w:rsidRPr="7C324E05">
              <w:rPr>
                <w:color w:val="000000" w:themeColor="text1"/>
                <w:sz w:val="18"/>
                <w:szCs w:val="18"/>
              </w:rPr>
              <w:t>Chassis Frame</w:t>
            </w:r>
          </w:p>
        </w:tc>
        <w:tc>
          <w:tcPr>
            <w:tcW w:w="1888" w:type="dxa"/>
          </w:tcPr>
          <w:p w14:paraId="63553D8C" w14:textId="2A56B015" w:rsidR="003D76BB" w:rsidRDefault="003D76BB" w:rsidP="03FC50F0">
            <w:pPr>
              <w:rPr>
                <w:color w:val="000000" w:themeColor="text1"/>
                <w:sz w:val="18"/>
                <w:szCs w:val="18"/>
              </w:rPr>
            </w:pPr>
            <w:r w:rsidRPr="7C324E05">
              <w:rPr>
                <w:color w:val="000000" w:themeColor="text1"/>
                <w:sz w:val="18"/>
                <w:szCs w:val="18"/>
              </w:rPr>
              <w:t>Test torsional rigidity</w:t>
            </w:r>
          </w:p>
        </w:tc>
        <w:tc>
          <w:tcPr>
            <w:tcW w:w="3125" w:type="dxa"/>
          </w:tcPr>
          <w:p w14:paraId="1DB447B7" w14:textId="4CD6903E" w:rsidR="003D76BB" w:rsidRDefault="003D76BB" w:rsidP="03FC50F0">
            <w:pPr>
              <w:rPr>
                <w:color w:val="000000" w:themeColor="text1"/>
                <w:sz w:val="18"/>
                <w:szCs w:val="18"/>
              </w:rPr>
            </w:pPr>
            <w:r w:rsidRPr="7C324E05">
              <w:rPr>
                <w:color w:val="000000" w:themeColor="text1"/>
                <w:sz w:val="18"/>
                <w:szCs w:val="18"/>
              </w:rPr>
              <w:t>Lift one corner of the rover approximately 5 cm off the ground and observe chassis deformation.</w:t>
            </w:r>
          </w:p>
        </w:tc>
        <w:tc>
          <w:tcPr>
            <w:tcW w:w="1558" w:type="dxa"/>
            <w:vAlign w:val="center"/>
          </w:tcPr>
          <w:p w14:paraId="7D887D81" w14:textId="0C9DBA65" w:rsidR="003D76BB" w:rsidRDefault="003D76BB" w:rsidP="414DC3D6">
            <w:pPr>
              <w:jc w:val="center"/>
              <w:rPr>
                <w:color w:val="000000" w:themeColor="text1"/>
                <w:sz w:val="18"/>
                <w:szCs w:val="18"/>
              </w:rPr>
            </w:pPr>
            <w:r w:rsidRPr="7C324E05">
              <w:rPr>
                <w:color w:val="000000" w:themeColor="text1"/>
                <w:sz w:val="18"/>
                <w:szCs w:val="18"/>
              </w:rPr>
              <w:t>-</w:t>
            </w:r>
          </w:p>
        </w:tc>
      </w:tr>
      <w:tr w:rsidR="003D76BB" w14:paraId="4ECDA95D" w14:textId="77777777" w:rsidTr="414DC3D6">
        <w:trPr>
          <w:trHeight w:val="615"/>
          <w:jc w:val="center"/>
        </w:trPr>
        <w:tc>
          <w:tcPr>
            <w:tcW w:w="1413" w:type="dxa"/>
            <w:vMerge/>
          </w:tcPr>
          <w:p w14:paraId="17294858" w14:textId="77777777" w:rsidR="003D76BB" w:rsidRDefault="003D76BB"/>
        </w:tc>
        <w:tc>
          <w:tcPr>
            <w:tcW w:w="992" w:type="dxa"/>
          </w:tcPr>
          <w:p w14:paraId="618D7A69" w14:textId="5043F5DD" w:rsidR="003D76BB" w:rsidRDefault="003D76BB" w:rsidP="003D76BB">
            <w:pPr>
              <w:jc w:val="right"/>
              <w:rPr>
                <w:color w:val="000000" w:themeColor="text1"/>
                <w:sz w:val="18"/>
                <w:szCs w:val="18"/>
              </w:rPr>
            </w:pPr>
            <w:r w:rsidRPr="7C324E05">
              <w:rPr>
                <w:color w:val="000000" w:themeColor="text1"/>
                <w:sz w:val="18"/>
                <w:szCs w:val="18"/>
              </w:rPr>
              <w:t>10</w:t>
            </w:r>
          </w:p>
        </w:tc>
        <w:tc>
          <w:tcPr>
            <w:tcW w:w="1656" w:type="dxa"/>
          </w:tcPr>
          <w:p w14:paraId="5E9FF7AC" w14:textId="36C1D1D1" w:rsidR="003D76BB" w:rsidRDefault="003D76BB" w:rsidP="03FC50F0">
            <w:pPr>
              <w:rPr>
                <w:color w:val="000000" w:themeColor="text1"/>
                <w:sz w:val="18"/>
                <w:szCs w:val="18"/>
              </w:rPr>
            </w:pPr>
            <w:r w:rsidRPr="7C324E05">
              <w:rPr>
                <w:color w:val="000000" w:themeColor="text1"/>
                <w:sz w:val="18"/>
                <w:szCs w:val="18"/>
              </w:rPr>
              <w:t>Chassis Lid</w:t>
            </w:r>
          </w:p>
        </w:tc>
        <w:tc>
          <w:tcPr>
            <w:tcW w:w="1888" w:type="dxa"/>
          </w:tcPr>
          <w:p w14:paraId="4BFA6FBE" w14:textId="7B2D53C0" w:rsidR="003D76BB" w:rsidRDefault="003D76BB" w:rsidP="03FC50F0">
            <w:pPr>
              <w:rPr>
                <w:color w:val="000000" w:themeColor="text1"/>
                <w:sz w:val="18"/>
                <w:szCs w:val="18"/>
              </w:rPr>
            </w:pPr>
            <w:r w:rsidRPr="7C324E05">
              <w:rPr>
                <w:color w:val="000000" w:themeColor="text1"/>
                <w:sz w:val="18"/>
                <w:szCs w:val="18"/>
              </w:rPr>
              <w:t>Verify access panel reliability</w:t>
            </w:r>
          </w:p>
        </w:tc>
        <w:tc>
          <w:tcPr>
            <w:tcW w:w="3125" w:type="dxa"/>
          </w:tcPr>
          <w:p w14:paraId="2B21BBD1" w14:textId="357A9CE9" w:rsidR="003D76BB" w:rsidRDefault="003D76BB" w:rsidP="03FC50F0">
            <w:pPr>
              <w:rPr>
                <w:color w:val="000000" w:themeColor="text1"/>
                <w:sz w:val="18"/>
                <w:szCs w:val="18"/>
              </w:rPr>
            </w:pPr>
            <w:r w:rsidRPr="7C324E05">
              <w:rPr>
                <w:color w:val="000000" w:themeColor="text1"/>
                <w:sz w:val="18"/>
                <w:szCs w:val="18"/>
              </w:rPr>
              <w:t>Open and close the chassis lid 10 times</w:t>
            </w:r>
            <w:r w:rsidR="007E3D0C" w:rsidRPr="7C324E05">
              <w:rPr>
                <w:color w:val="000000" w:themeColor="text1"/>
                <w:sz w:val="18"/>
                <w:szCs w:val="18"/>
              </w:rPr>
              <w:t xml:space="preserve">, then inspect the </w:t>
            </w:r>
            <w:r w:rsidRPr="7C324E05">
              <w:rPr>
                <w:color w:val="000000" w:themeColor="text1"/>
                <w:sz w:val="18"/>
                <w:szCs w:val="18"/>
              </w:rPr>
              <w:t>hinge/screw points for wear or loosening.</w:t>
            </w:r>
          </w:p>
        </w:tc>
        <w:tc>
          <w:tcPr>
            <w:tcW w:w="1558" w:type="dxa"/>
            <w:vAlign w:val="center"/>
          </w:tcPr>
          <w:p w14:paraId="4E486E57" w14:textId="08B6F1D1" w:rsidR="003D76BB" w:rsidRDefault="003D76BB" w:rsidP="414DC3D6">
            <w:pPr>
              <w:jc w:val="center"/>
              <w:rPr>
                <w:color w:val="000000" w:themeColor="text1"/>
                <w:sz w:val="18"/>
                <w:szCs w:val="18"/>
              </w:rPr>
            </w:pPr>
            <w:r w:rsidRPr="7C324E05">
              <w:rPr>
                <w:color w:val="000000" w:themeColor="text1"/>
                <w:sz w:val="18"/>
                <w:szCs w:val="18"/>
              </w:rPr>
              <w:t>-</w:t>
            </w:r>
          </w:p>
        </w:tc>
      </w:tr>
      <w:tr w:rsidR="003D76BB" w14:paraId="117FDC9C" w14:textId="77777777" w:rsidTr="003D76BB">
        <w:trPr>
          <w:trHeight w:val="615"/>
          <w:jc w:val="center"/>
        </w:trPr>
        <w:tc>
          <w:tcPr>
            <w:tcW w:w="1413" w:type="dxa"/>
            <w:vMerge/>
          </w:tcPr>
          <w:p w14:paraId="75E2C8C4" w14:textId="77777777" w:rsidR="003D76BB" w:rsidRDefault="003D76BB"/>
        </w:tc>
        <w:tc>
          <w:tcPr>
            <w:tcW w:w="992" w:type="dxa"/>
          </w:tcPr>
          <w:p w14:paraId="22B87490" w14:textId="151E90FE" w:rsidR="003D76BB" w:rsidRDefault="003D76BB" w:rsidP="003D76BB">
            <w:pPr>
              <w:jc w:val="right"/>
              <w:rPr>
                <w:color w:val="000000" w:themeColor="text1"/>
                <w:sz w:val="18"/>
                <w:szCs w:val="18"/>
              </w:rPr>
            </w:pPr>
            <w:r w:rsidRPr="7C324E05">
              <w:rPr>
                <w:color w:val="000000" w:themeColor="text1"/>
                <w:sz w:val="18"/>
                <w:szCs w:val="18"/>
              </w:rPr>
              <w:t>11</w:t>
            </w:r>
          </w:p>
        </w:tc>
        <w:tc>
          <w:tcPr>
            <w:tcW w:w="1656" w:type="dxa"/>
          </w:tcPr>
          <w:p w14:paraId="31B9C854" w14:textId="595F3649" w:rsidR="003D76BB" w:rsidRDefault="003D76BB" w:rsidP="03FC50F0">
            <w:pPr>
              <w:rPr>
                <w:color w:val="000000" w:themeColor="text1"/>
                <w:sz w:val="18"/>
                <w:szCs w:val="18"/>
              </w:rPr>
            </w:pPr>
            <w:r w:rsidRPr="7C324E05">
              <w:rPr>
                <w:color w:val="000000" w:themeColor="text1"/>
                <w:sz w:val="18"/>
                <w:szCs w:val="18"/>
              </w:rPr>
              <w:t>Camera Mount</w:t>
            </w:r>
          </w:p>
        </w:tc>
        <w:tc>
          <w:tcPr>
            <w:tcW w:w="1888" w:type="dxa"/>
          </w:tcPr>
          <w:p w14:paraId="257BFCA5" w14:textId="0C8FF588" w:rsidR="003D76BB" w:rsidRDefault="003D76BB" w:rsidP="03FC50F0">
            <w:pPr>
              <w:rPr>
                <w:color w:val="000000" w:themeColor="text1"/>
                <w:sz w:val="18"/>
                <w:szCs w:val="18"/>
              </w:rPr>
            </w:pPr>
            <w:r w:rsidRPr="7C324E05">
              <w:rPr>
                <w:color w:val="000000" w:themeColor="text1"/>
                <w:sz w:val="18"/>
                <w:szCs w:val="18"/>
              </w:rPr>
              <w:t>Test range of motion</w:t>
            </w:r>
          </w:p>
        </w:tc>
        <w:tc>
          <w:tcPr>
            <w:tcW w:w="3125" w:type="dxa"/>
          </w:tcPr>
          <w:p w14:paraId="0F8F5753" w14:textId="3B334FE9" w:rsidR="003D76BB" w:rsidRDefault="003D76BB" w:rsidP="03FC50F0">
            <w:pPr>
              <w:rPr>
                <w:color w:val="000000" w:themeColor="text1"/>
                <w:sz w:val="18"/>
                <w:szCs w:val="18"/>
              </w:rPr>
            </w:pPr>
            <w:r w:rsidRPr="7C324E05">
              <w:rPr>
                <w:color w:val="000000" w:themeColor="text1"/>
                <w:sz w:val="18"/>
                <w:szCs w:val="18"/>
              </w:rPr>
              <w:t>Rotate the camera through its full pitch range using the servo. Check for mechanical interference or cable strain.</w:t>
            </w:r>
          </w:p>
        </w:tc>
        <w:tc>
          <w:tcPr>
            <w:tcW w:w="1558" w:type="dxa"/>
          </w:tcPr>
          <w:p w14:paraId="7AAC82F5" w14:textId="71E3454F" w:rsidR="003D76BB" w:rsidRDefault="003D76BB" w:rsidP="03FC50F0">
            <w:pPr>
              <w:jc w:val="center"/>
              <w:rPr>
                <w:color w:val="000000" w:themeColor="text1"/>
                <w:sz w:val="18"/>
                <w:szCs w:val="18"/>
              </w:rPr>
            </w:pPr>
            <w:r w:rsidRPr="7C324E05">
              <w:rPr>
                <w:color w:val="000000" w:themeColor="text1"/>
                <w:sz w:val="18"/>
                <w:szCs w:val="18"/>
              </w:rPr>
              <w:t xml:space="preserve">ICS-001, P-001 (D), P-002 (D) </w:t>
            </w:r>
          </w:p>
        </w:tc>
      </w:tr>
      <w:tr w:rsidR="003D76BB" w14:paraId="3BD147F2" w14:textId="77777777" w:rsidTr="003D76BB">
        <w:trPr>
          <w:trHeight w:val="615"/>
          <w:jc w:val="center"/>
        </w:trPr>
        <w:tc>
          <w:tcPr>
            <w:tcW w:w="1413" w:type="dxa"/>
            <w:vMerge/>
          </w:tcPr>
          <w:p w14:paraId="18591A67" w14:textId="77777777" w:rsidR="003D76BB" w:rsidRDefault="003D76BB"/>
        </w:tc>
        <w:tc>
          <w:tcPr>
            <w:tcW w:w="992" w:type="dxa"/>
          </w:tcPr>
          <w:p w14:paraId="44C69D73" w14:textId="7388855D" w:rsidR="003D76BB" w:rsidRDefault="003D76BB" w:rsidP="003D76BB">
            <w:pPr>
              <w:jc w:val="right"/>
              <w:rPr>
                <w:color w:val="000000" w:themeColor="text1"/>
                <w:sz w:val="18"/>
                <w:szCs w:val="18"/>
              </w:rPr>
            </w:pPr>
            <w:r w:rsidRPr="7C324E05">
              <w:rPr>
                <w:color w:val="000000" w:themeColor="text1"/>
                <w:sz w:val="18"/>
                <w:szCs w:val="18"/>
              </w:rPr>
              <w:t>12</w:t>
            </w:r>
          </w:p>
        </w:tc>
        <w:tc>
          <w:tcPr>
            <w:tcW w:w="1656" w:type="dxa"/>
          </w:tcPr>
          <w:p w14:paraId="5210058F" w14:textId="09BAF25D" w:rsidR="003D76BB" w:rsidRDefault="003D76BB" w:rsidP="03FC50F0">
            <w:pPr>
              <w:rPr>
                <w:color w:val="000000" w:themeColor="text1"/>
                <w:sz w:val="18"/>
                <w:szCs w:val="18"/>
              </w:rPr>
            </w:pPr>
            <w:r w:rsidRPr="7C324E05">
              <w:rPr>
                <w:color w:val="000000" w:themeColor="text1"/>
                <w:sz w:val="18"/>
                <w:szCs w:val="18"/>
              </w:rPr>
              <w:t>Camera Mount</w:t>
            </w:r>
          </w:p>
        </w:tc>
        <w:tc>
          <w:tcPr>
            <w:tcW w:w="1888" w:type="dxa"/>
          </w:tcPr>
          <w:p w14:paraId="1247D975" w14:textId="2B214B41" w:rsidR="003D76BB" w:rsidRDefault="003D76BB" w:rsidP="03FC50F0">
            <w:pPr>
              <w:rPr>
                <w:color w:val="000000" w:themeColor="text1"/>
                <w:sz w:val="18"/>
                <w:szCs w:val="18"/>
              </w:rPr>
            </w:pPr>
            <w:r w:rsidRPr="7C324E05">
              <w:rPr>
                <w:color w:val="000000" w:themeColor="text1"/>
                <w:sz w:val="18"/>
                <w:szCs w:val="18"/>
              </w:rPr>
              <w:t xml:space="preserve">Test </w:t>
            </w:r>
            <w:r w:rsidR="007E3D0C" w:rsidRPr="7C324E05">
              <w:rPr>
                <w:color w:val="000000" w:themeColor="text1"/>
                <w:sz w:val="18"/>
                <w:szCs w:val="18"/>
              </w:rPr>
              <w:t xml:space="preserve">the </w:t>
            </w:r>
            <w:r w:rsidRPr="7C324E05">
              <w:rPr>
                <w:color w:val="000000" w:themeColor="text1"/>
                <w:sz w:val="18"/>
                <w:szCs w:val="18"/>
              </w:rPr>
              <w:t xml:space="preserve">structural stability of </w:t>
            </w:r>
            <w:r w:rsidR="007E3D0C" w:rsidRPr="7C324E05">
              <w:rPr>
                <w:color w:val="000000" w:themeColor="text1"/>
                <w:sz w:val="18"/>
                <w:szCs w:val="18"/>
              </w:rPr>
              <w:t xml:space="preserve">the </w:t>
            </w:r>
            <w:r w:rsidRPr="7C324E05">
              <w:rPr>
                <w:color w:val="000000" w:themeColor="text1"/>
                <w:sz w:val="18"/>
                <w:szCs w:val="18"/>
              </w:rPr>
              <w:t>camera mount</w:t>
            </w:r>
          </w:p>
        </w:tc>
        <w:tc>
          <w:tcPr>
            <w:tcW w:w="3125" w:type="dxa"/>
          </w:tcPr>
          <w:p w14:paraId="5EABA6B3" w14:textId="19FB6AD9" w:rsidR="003D76BB" w:rsidRDefault="003D76BB" w:rsidP="03FC50F0">
            <w:pPr>
              <w:rPr>
                <w:color w:val="000000" w:themeColor="text1"/>
                <w:sz w:val="18"/>
                <w:szCs w:val="18"/>
              </w:rPr>
            </w:pPr>
            <w:r w:rsidRPr="7C324E05">
              <w:rPr>
                <w:color w:val="000000" w:themeColor="text1"/>
                <w:sz w:val="18"/>
                <w:szCs w:val="18"/>
              </w:rPr>
              <w:t>Drive the rover over a rough surface while recording video from the camera. Inspect the mount and video footage.</w:t>
            </w:r>
          </w:p>
        </w:tc>
        <w:tc>
          <w:tcPr>
            <w:tcW w:w="1558" w:type="dxa"/>
          </w:tcPr>
          <w:p w14:paraId="3D32E559" w14:textId="3CD4D5B0" w:rsidR="003D76BB" w:rsidRDefault="003D76BB" w:rsidP="03FC50F0">
            <w:pPr>
              <w:jc w:val="center"/>
              <w:rPr>
                <w:color w:val="000000" w:themeColor="text1"/>
                <w:sz w:val="18"/>
                <w:szCs w:val="18"/>
              </w:rPr>
            </w:pPr>
            <w:r w:rsidRPr="7C324E05">
              <w:rPr>
                <w:color w:val="000000" w:themeColor="text1"/>
                <w:sz w:val="18"/>
                <w:szCs w:val="18"/>
              </w:rPr>
              <w:t>PP-002, CC-005</w:t>
            </w:r>
          </w:p>
        </w:tc>
      </w:tr>
      <w:tr w:rsidR="003D76BB" w14:paraId="3A7184E1" w14:textId="77777777" w:rsidTr="414DC3D6">
        <w:trPr>
          <w:trHeight w:val="690"/>
          <w:jc w:val="center"/>
        </w:trPr>
        <w:tc>
          <w:tcPr>
            <w:tcW w:w="1413" w:type="dxa"/>
            <w:vMerge/>
          </w:tcPr>
          <w:p w14:paraId="19865836" w14:textId="77777777" w:rsidR="003D76BB" w:rsidRDefault="003D76BB"/>
        </w:tc>
        <w:tc>
          <w:tcPr>
            <w:tcW w:w="992" w:type="dxa"/>
          </w:tcPr>
          <w:p w14:paraId="33D2D531" w14:textId="1845683E" w:rsidR="003D76BB" w:rsidRDefault="003D76BB" w:rsidP="003D76BB">
            <w:pPr>
              <w:jc w:val="right"/>
              <w:rPr>
                <w:color w:val="000000" w:themeColor="text1"/>
                <w:sz w:val="18"/>
                <w:szCs w:val="18"/>
              </w:rPr>
            </w:pPr>
            <w:r w:rsidRPr="7C324E05">
              <w:rPr>
                <w:color w:val="000000" w:themeColor="text1"/>
                <w:sz w:val="18"/>
                <w:szCs w:val="18"/>
              </w:rPr>
              <w:t>13</w:t>
            </w:r>
          </w:p>
        </w:tc>
        <w:tc>
          <w:tcPr>
            <w:tcW w:w="1656" w:type="dxa"/>
          </w:tcPr>
          <w:p w14:paraId="28F338D2" w14:textId="3D985D8E" w:rsidR="003D76BB" w:rsidRDefault="003D76BB" w:rsidP="03FC50F0">
            <w:pPr>
              <w:rPr>
                <w:color w:val="000000" w:themeColor="text1"/>
                <w:sz w:val="18"/>
                <w:szCs w:val="18"/>
              </w:rPr>
            </w:pPr>
            <w:r w:rsidRPr="7C324E05">
              <w:rPr>
                <w:color w:val="000000" w:themeColor="text1"/>
                <w:sz w:val="18"/>
                <w:szCs w:val="18"/>
              </w:rPr>
              <w:t>Fasteners</w:t>
            </w:r>
          </w:p>
        </w:tc>
        <w:tc>
          <w:tcPr>
            <w:tcW w:w="1888" w:type="dxa"/>
          </w:tcPr>
          <w:p w14:paraId="62AE6B45" w14:textId="3A34D870" w:rsidR="003D76BB" w:rsidRDefault="003D76BB" w:rsidP="03FC50F0">
            <w:pPr>
              <w:rPr>
                <w:color w:val="000000" w:themeColor="text1"/>
                <w:sz w:val="18"/>
                <w:szCs w:val="18"/>
              </w:rPr>
            </w:pPr>
            <w:r w:rsidRPr="7C324E05">
              <w:rPr>
                <w:color w:val="000000" w:themeColor="text1"/>
                <w:sz w:val="18"/>
                <w:szCs w:val="18"/>
              </w:rPr>
              <w:t>Test vibration loosening</w:t>
            </w:r>
          </w:p>
        </w:tc>
        <w:tc>
          <w:tcPr>
            <w:tcW w:w="3125" w:type="dxa"/>
          </w:tcPr>
          <w:p w14:paraId="1432A64C" w14:textId="71E187C2" w:rsidR="003D76BB" w:rsidRDefault="003D76BB" w:rsidP="03FC50F0">
            <w:pPr>
              <w:rPr>
                <w:color w:val="000000" w:themeColor="text1"/>
                <w:sz w:val="18"/>
                <w:szCs w:val="18"/>
              </w:rPr>
            </w:pPr>
            <w:r w:rsidRPr="7C324E05">
              <w:rPr>
                <w:color w:val="000000" w:themeColor="text1"/>
                <w:sz w:val="18"/>
                <w:szCs w:val="18"/>
              </w:rPr>
              <w:t xml:space="preserve">Mark bolts with </w:t>
            </w:r>
            <w:r w:rsidR="007E3D0C" w:rsidRPr="7C324E05">
              <w:rPr>
                <w:color w:val="000000" w:themeColor="text1"/>
                <w:sz w:val="18"/>
                <w:szCs w:val="18"/>
              </w:rPr>
              <w:t xml:space="preserve">a pen, drives for 15 minutes and rechecks if the marks have </w:t>
            </w:r>
            <w:r w:rsidRPr="7C324E05">
              <w:rPr>
                <w:color w:val="000000" w:themeColor="text1"/>
                <w:sz w:val="18"/>
                <w:szCs w:val="18"/>
              </w:rPr>
              <w:t>moved.</w:t>
            </w:r>
          </w:p>
        </w:tc>
        <w:tc>
          <w:tcPr>
            <w:tcW w:w="1558" w:type="dxa"/>
          </w:tcPr>
          <w:p w14:paraId="18CC6080" w14:textId="5BCEFB5B" w:rsidR="003D76BB" w:rsidRDefault="003D76BB" w:rsidP="03FC50F0">
            <w:pPr>
              <w:jc w:val="center"/>
              <w:rPr>
                <w:color w:val="000000" w:themeColor="text1"/>
                <w:sz w:val="18"/>
                <w:szCs w:val="18"/>
              </w:rPr>
            </w:pPr>
            <w:r w:rsidRPr="7C324E05">
              <w:rPr>
                <w:color w:val="000000" w:themeColor="text1"/>
                <w:sz w:val="18"/>
                <w:szCs w:val="18"/>
              </w:rPr>
              <w:t xml:space="preserve">SM-003 </w:t>
            </w:r>
          </w:p>
        </w:tc>
      </w:tr>
      <w:tr w:rsidR="003D76BB" w14:paraId="342FB0AB" w14:textId="77777777" w:rsidTr="4869AE2F">
        <w:trPr>
          <w:trHeight w:val="615"/>
          <w:jc w:val="center"/>
        </w:trPr>
        <w:tc>
          <w:tcPr>
            <w:tcW w:w="1413" w:type="dxa"/>
            <w:vMerge/>
          </w:tcPr>
          <w:p w14:paraId="3CA22AFB" w14:textId="77777777" w:rsidR="003D76BB" w:rsidRDefault="003D76BB"/>
        </w:tc>
        <w:tc>
          <w:tcPr>
            <w:tcW w:w="992" w:type="dxa"/>
          </w:tcPr>
          <w:p w14:paraId="1DB55664" w14:textId="1250877F" w:rsidR="003D76BB" w:rsidRDefault="003D76BB" w:rsidP="03FC50F0">
            <w:pPr>
              <w:jc w:val="right"/>
              <w:rPr>
                <w:color w:val="000000" w:themeColor="text1"/>
                <w:sz w:val="18"/>
                <w:szCs w:val="18"/>
              </w:rPr>
            </w:pPr>
            <w:r w:rsidRPr="7C324E05">
              <w:rPr>
                <w:color w:val="000000" w:themeColor="text1"/>
                <w:sz w:val="18"/>
                <w:szCs w:val="18"/>
              </w:rPr>
              <w:t>14</w:t>
            </w:r>
          </w:p>
        </w:tc>
        <w:tc>
          <w:tcPr>
            <w:tcW w:w="1656" w:type="dxa"/>
          </w:tcPr>
          <w:p w14:paraId="2FF1B40F" w14:textId="322E8B1E" w:rsidR="003D76BB" w:rsidRDefault="003D76BB" w:rsidP="03FC50F0">
            <w:pPr>
              <w:rPr>
                <w:color w:val="000000" w:themeColor="text1"/>
                <w:sz w:val="18"/>
                <w:szCs w:val="18"/>
              </w:rPr>
            </w:pPr>
            <w:r w:rsidRPr="7C324E05">
              <w:rPr>
                <w:color w:val="000000" w:themeColor="text1"/>
                <w:sz w:val="18"/>
                <w:szCs w:val="18"/>
              </w:rPr>
              <w:t>Dust Protection</w:t>
            </w:r>
          </w:p>
        </w:tc>
        <w:tc>
          <w:tcPr>
            <w:tcW w:w="1888" w:type="dxa"/>
          </w:tcPr>
          <w:p w14:paraId="461B2F1A" w14:textId="342E02DE" w:rsidR="003D76BB" w:rsidRDefault="003D76BB" w:rsidP="03FC50F0">
            <w:pPr>
              <w:rPr>
                <w:color w:val="000000" w:themeColor="text1"/>
                <w:sz w:val="18"/>
                <w:szCs w:val="18"/>
              </w:rPr>
            </w:pPr>
            <w:r w:rsidRPr="7C324E05">
              <w:rPr>
                <w:color w:val="000000" w:themeColor="text1"/>
                <w:sz w:val="18"/>
                <w:szCs w:val="18"/>
              </w:rPr>
              <w:t>Verify chassis sealing</w:t>
            </w:r>
          </w:p>
        </w:tc>
        <w:tc>
          <w:tcPr>
            <w:tcW w:w="3125" w:type="dxa"/>
          </w:tcPr>
          <w:p w14:paraId="1AB98C9C" w14:textId="45F1006A" w:rsidR="003D76BB" w:rsidRDefault="003D76BB" w:rsidP="03FC50F0">
            <w:pPr>
              <w:rPr>
                <w:color w:val="000000" w:themeColor="text1"/>
                <w:sz w:val="18"/>
                <w:szCs w:val="18"/>
              </w:rPr>
            </w:pPr>
            <w:r w:rsidRPr="7C324E05">
              <w:rPr>
                <w:color w:val="000000" w:themeColor="text1"/>
                <w:sz w:val="18"/>
                <w:szCs w:val="18"/>
              </w:rPr>
              <w:t xml:space="preserve">Expose </w:t>
            </w:r>
            <w:r w:rsidR="007E3D0C" w:rsidRPr="7C324E05">
              <w:rPr>
                <w:color w:val="000000" w:themeColor="text1"/>
                <w:sz w:val="18"/>
                <w:szCs w:val="18"/>
              </w:rPr>
              <w:t xml:space="preserve">the rover to a </w:t>
            </w:r>
            <w:r w:rsidRPr="7C324E05">
              <w:rPr>
                <w:color w:val="000000" w:themeColor="text1"/>
                <w:sz w:val="18"/>
                <w:szCs w:val="18"/>
              </w:rPr>
              <w:t xml:space="preserve">dusty environment (e.g., sand or fine soil) for 10 minutes while operating. Inspect </w:t>
            </w:r>
            <w:r w:rsidR="007E3D0C" w:rsidRPr="7C324E05">
              <w:rPr>
                <w:color w:val="000000" w:themeColor="text1"/>
                <w:sz w:val="18"/>
                <w:szCs w:val="18"/>
              </w:rPr>
              <w:t xml:space="preserve">the inside of the </w:t>
            </w:r>
            <w:r w:rsidRPr="7C324E05">
              <w:rPr>
                <w:color w:val="000000" w:themeColor="text1"/>
                <w:sz w:val="18"/>
                <w:szCs w:val="18"/>
              </w:rPr>
              <w:t>chassis afterwards.</w:t>
            </w:r>
          </w:p>
        </w:tc>
        <w:tc>
          <w:tcPr>
            <w:tcW w:w="1558" w:type="dxa"/>
            <w:vAlign w:val="center"/>
          </w:tcPr>
          <w:p w14:paraId="1ED58071" w14:textId="1B48A915" w:rsidR="003D76BB" w:rsidRDefault="003D76BB" w:rsidP="4869AE2F">
            <w:pPr>
              <w:jc w:val="center"/>
              <w:rPr>
                <w:color w:val="000000" w:themeColor="text1"/>
                <w:sz w:val="18"/>
                <w:szCs w:val="18"/>
              </w:rPr>
            </w:pPr>
            <w:r w:rsidRPr="7C324E05">
              <w:rPr>
                <w:color w:val="000000" w:themeColor="text1"/>
                <w:sz w:val="18"/>
                <w:szCs w:val="18"/>
              </w:rPr>
              <w:t>-</w:t>
            </w:r>
          </w:p>
        </w:tc>
      </w:tr>
      <w:tr w:rsidR="003D76BB" w14:paraId="7BDC41FA" w14:textId="77777777" w:rsidTr="00A71701">
        <w:trPr>
          <w:trHeight w:val="1063"/>
          <w:jc w:val="center"/>
        </w:trPr>
        <w:tc>
          <w:tcPr>
            <w:tcW w:w="1413" w:type="dxa"/>
            <w:vMerge w:val="restart"/>
            <w:vAlign w:val="center"/>
          </w:tcPr>
          <w:p w14:paraId="49A406DD" w14:textId="737DE64C" w:rsidR="003D76BB" w:rsidRDefault="003D76BB" w:rsidP="00A71701">
            <w:pPr>
              <w:jc w:val="center"/>
              <w:rPr>
                <w:b/>
                <w:color w:val="000000" w:themeColor="text1"/>
                <w:sz w:val="18"/>
                <w:szCs w:val="18"/>
              </w:rPr>
            </w:pPr>
            <w:r w:rsidRPr="7C324E05">
              <w:rPr>
                <w:b/>
                <w:color w:val="000000" w:themeColor="text1"/>
                <w:sz w:val="18"/>
                <w:szCs w:val="18"/>
              </w:rPr>
              <w:t>Software (S)</w:t>
            </w:r>
          </w:p>
        </w:tc>
        <w:tc>
          <w:tcPr>
            <w:tcW w:w="992" w:type="dxa"/>
          </w:tcPr>
          <w:p w14:paraId="3DA94E6B" w14:textId="77045567" w:rsidR="003D76BB" w:rsidRDefault="003D76BB" w:rsidP="03FC50F0">
            <w:pPr>
              <w:jc w:val="right"/>
              <w:rPr>
                <w:color w:val="000000" w:themeColor="text1"/>
                <w:sz w:val="18"/>
                <w:szCs w:val="18"/>
              </w:rPr>
            </w:pPr>
            <w:r w:rsidRPr="7C324E05">
              <w:rPr>
                <w:color w:val="000000" w:themeColor="text1"/>
                <w:sz w:val="18"/>
                <w:szCs w:val="18"/>
              </w:rPr>
              <w:t>1</w:t>
            </w:r>
          </w:p>
        </w:tc>
        <w:tc>
          <w:tcPr>
            <w:tcW w:w="1656" w:type="dxa"/>
          </w:tcPr>
          <w:p w14:paraId="32AB9193" w14:textId="265D05E2" w:rsidR="003D76BB" w:rsidRDefault="003D76BB" w:rsidP="03FC50F0">
            <w:pPr>
              <w:rPr>
                <w:color w:val="000000" w:themeColor="text1"/>
                <w:sz w:val="18"/>
                <w:szCs w:val="18"/>
              </w:rPr>
            </w:pPr>
            <w:r w:rsidRPr="7C324E05">
              <w:rPr>
                <w:color w:val="000000" w:themeColor="text1"/>
                <w:sz w:val="18"/>
                <w:szCs w:val="18"/>
              </w:rPr>
              <w:t>Motor Control</w:t>
            </w:r>
          </w:p>
        </w:tc>
        <w:tc>
          <w:tcPr>
            <w:tcW w:w="1888" w:type="dxa"/>
          </w:tcPr>
          <w:p w14:paraId="3E4DF528" w14:textId="353802AA" w:rsidR="003D76BB" w:rsidRDefault="003D76BB" w:rsidP="03FC50F0">
            <w:pPr>
              <w:rPr>
                <w:color w:val="000000" w:themeColor="text1"/>
                <w:sz w:val="18"/>
                <w:szCs w:val="18"/>
              </w:rPr>
            </w:pPr>
            <w:r w:rsidRPr="7C324E05">
              <w:rPr>
                <w:color w:val="000000" w:themeColor="text1"/>
                <w:sz w:val="18"/>
                <w:szCs w:val="18"/>
              </w:rPr>
              <w:t xml:space="preserve">Verify </w:t>
            </w:r>
            <w:r w:rsidR="007E3D0C" w:rsidRPr="7C324E05">
              <w:rPr>
                <w:color w:val="000000" w:themeColor="text1"/>
                <w:sz w:val="18"/>
                <w:szCs w:val="18"/>
              </w:rPr>
              <w:t>real-time</w:t>
            </w:r>
            <w:r w:rsidRPr="7C324E05">
              <w:rPr>
                <w:color w:val="000000" w:themeColor="text1"/>
                <w:sz w:val="18"/>
                <w:szCs w:val="18"/>
              </w:rPr>
              <w:t xml:space="preserve"> control and motor response</w:t>
            </w:r>
          </w:p>
        </w:tc>
        <w:tc>
          <w:tcPr>
            <w:tcW w:w="3125" w:type="dxa"/>
          </w:tcPr>
          <w:p w14:paraId="2F9075A2" w14:textId="1B85B49C" w:rsidR="003D76BB" w:rsidRDefault="003D76BB" w:rsidP="03FC50F0">
            <w:pPr>
              <w:rPr>
                <w:color w:val="000000" w:themeColor="text1"/>
                <w:sz w:val="18"/>
                <w:szCs w:val="18"/>
              </w:rPr>
            </w:pPr>
            <w:r w:rsidRPr="7C324E05">
              <w:rPr>
                <w:color w:val="000000" w:themeColor="text1"/>
                <w:sz w:val="18"/>
                <w:szCs w:val="18"/>
              </w:rPr>
              <w:t>Send drive commands via the Xbox controller and observe if the motors respond to forward and reverse inputs immediately.</w:t>
            </w:r>
          </w:p>
        </w:tc>
        <w:tc>
          <w:tcPr>
            <w:tcW w:w="1558" w:type="dxa"/>
          </w:tcPr>
          <w:p w14:paraId="13ACF912" w14:textId="642AC289" w:rsidR="003D76BB" w:rsidRDefault="003D76BB" w:rsidP="03FC50F0">
            <w:pPr>
              <w:jc w:val="center"/>
              <w:rPr>
                <w:color w:val="000000" w:themeColor="text1"/>
                <w:sz w:val="18"/>
                <w:szCs w:val="18"/>
              </w:rPr>
            </w:pPr>
            <w:r w:rsidRPr="7C324E05">
              <w:rPr>
                <w:color w:val="000000" w:themeColor="text1"/>
                <w:sz w:val="18"/>
                <w:szCs w:val="18"/>
              </w:rPr>
              <w:t>PP-001, PP-002</w:t>
            </w:r>
          </w:p>
        </w:tc>
      </w:tr>
      <w:tr w:rsidR="003D76BB" w14:paraId="6F8C874F" w14:textId="77777777" w:rsidTr="003D76BB">
        <w:trPr>
          <w:trHeight w:val="1350"/>
          <w:jc w:val="center"/>
        </w:trPr>
        <w:tc>
          <w:tcPr>
            <w:tcW w:w="1413" w:type="dxa"/>
            <w:vMerge/>
          </w:tcPr>
          <w:p w14:paraId="49F15192" w14:textId="77777777" w:rsidR="003D76BB" w:rsidRDefault="003D76BB"/>
        </w:tc>
        <w:tc>
          <w:tcPr>
            <w:tcW w:w="992" w:type="dxa"/>
          </w:tcPr>
          <w:p w14:paraId="22A35280" w14:textId="141E855A" w:rsidR="003D76BB" w:rsidRDefault="003D76BB" w:rsidP="03FC50F0">
            <w:pPr>
              <w:jc w:val="right"/>
              <w:rPr>
                <w:color w:val="000000" w:themeColor="text1"/>
                <w:sz w:val="18"/>
                <w:szCs w:val="18"/>
              </w:rPr>
            </w:pPr>
            <w:r w:rsidRPr="7C324E05">
              <w:rPr>
                <w:color w:val="000000" w:themeColor="text1"/>
                <w:sz w:val="18"/>
                <w:szCs w:val="18"/>
              </w:rPr>
              <w:t>2</w:t>
            </w:r>
          </w:p>
        </w:tc>
        <w:tc>
          <w:tcPr>
            <w:tcW w:w="1656" w:type="dxa"/>
          </w:tcPr>
          <w:p w14:paraId="5DFD8038" w14:textId="0B589DE1" w:rsidR="003D76BB" w:rsidRDefault="003D76BB" w:rsidP="03FC50F0">
            <w:pPr>
              <w:rPr>
                <w:color w:val="000000" w:themeColor="text1"/>
                <w:sz w:val="18"/>
                <w:szCs w:val="18"/>
              </w:rPr>
            </w:pPr>
            <w:r w:rsidRPr="7C324E05">
              <w:rPr>
                <w:color w:val="000000" w:themeColor="text1"/>
                <w:sz w:val="18"/>
                <w:szCs w:val="18"/>
              </w:rPr>
              <w:t>Control Latency</w:t>
            </w:r>
          </w:p>
        </w:tc>
        <w:tc>
          <w:tcPr>
            <w:tcW w:w="1888" w:type="dxa"/>
          </w:tcPr>
          <w:p w14:paraId="4D003882" w14:textId="0161D935" w:rsidR="003D76BB" w:rsidRDefault="003D76BB" w:rsidP="03FC50F0">
            <w:pPr>
              <w:rPr>
                <w:color w:val="000000" w:themeColor="text1"/>
                <w:sz w:val="18"/>
                <w:szCs w:val="18"/>
              </w:rPr>
            </w:pPr>
            <w:r w:rsidRPr="7C324E05">
              <w:rPr>
                <w:color w:val="000000" w:themeColor="text1"/>
                <w:sz w:val="18"/>
                <w:szCs w:val="18"/>
              </w:rPr>
              <w:t>Ensure end to end latency remains below 200 milliseconds</w:t>
            </w:r>
          </w:p>
        </w:tc>
        <w:tc>
          <w:tcPr>
            <w:tcW w:w="3125" w:type="dxa"/>
          </w:tcPr>
          <w:p w14:paraId="79074C74" w14:textId="63D5E671" w:rsidR="003D76BB" w:rsidRDefault="003D76BB" w:rsidP="03FC50F0">
            <w:pPr>
              <w:rPr>
                <w:color w:val="000000" w:themeColor="text1"/>
                <w:sz w:val="18"/>
                <w:szCs w:val="18"/>
              </w:rPr>
            </w:pPr>
            <w:r w:rsidRPr="7C324E05">
              <w:rPr>
                <w:color w:val="000000" w:themeColor="text1"/>
                <w:sz w:val="18"/>
                <w:szCs w:val="18"/>
              </w:rPr>
              <w:t xml:space="preserve">Measure the time gap between a controller input and the </w:t>
            </w:r>
            <w:r w:rsidR="007E3D0C" w:rsidRPr="7C324E05">
              <w:rPr>
                <w:color w:val="000000" w:themeColor="text1"/>
                <w:sz w:val="18"/>
                <w:szCs w:val="18"/>
              </w:rPr>
              <w:t xml:space="preserve">wheels' physical movement to confirm that </w:t>
            </w:r>
            <w:r w:rsidRPr="7C324E05">
              <w:rPr>
                <w:color w:val="000000" w:themeColor="text1"/>
                <w:sz w:val="18"/>
                <w:szCs w:val="18"/>
              </w:rPr>
              <w:t>it meets teleoperation targets.</w:t>
            </w:r>
          </w:p>
        </w:tc>
        <w:tc>
          <w:tcPr>
            <w:tcW w:w="1558" w:type="dxa"/>
          </w:tcPr>
          <w:p w14:paraId="7ACCAB00" w14:textId="31BF0D91" w:rsidR="003D76BB" w:rsidRDefault="003D76BB" w:rsidP="03FC50F0">
            <w:pPr>
              <w:jc w:val="center"/>
              <w:rPr>
                <w:color w:val="000000" w:themeColor="text1"/>
                <w:sz w:val="18"/>
                <w:szCs w:val="18"/>
              </w:rPr>
            </w:pPr>
            <w:r w:rsidRPr="7C324E05">
              <w:rPr>
                <w:color w:val="000000" w:themeColor="text1"/>
                <w:sz w:val="18"/>
                <w:szCs w:val="18"/>
              </w:rPr>
              <w:t xml:space="preserve">CC-005, CC-001 (D) </w:t>
            </w:r>
          </w:p>
        </w:tc>
      </w:tr>
      <w:tr w:rsidR="003D76BB" w14:paraId="470C4219" w14:textId="77777777" w:rsidTr="003D76BB">
        <w:trPr>
          <w:trHeight w:val="615"/>
          <w:jc w:val="center"/>
        </w:trPr>
        <w:tc>
          <w:tcPr>
            <w:tcW w:w="1413" w:type="dxa"/>
            <w:vMerge/>
          </w:tcPr>
          <w:p w14:paraId="1691CC5A" w14:textId="77777777" w:rsidR="003D76BB" w:rsidRDefault="003D76BB"/>
        </w:tc>
        <w:tc>
          <w:tcPr>
            <w:tcW w:w="992" w:type="dxa"/>
          </w:tcPr>
          <w:p w14:paraId="34C52FB2" w14:textId="32D92BCB" w:rsidR="003D76BB" w:rsidRDefault="003D76BB" w:rsidP="03FC50F0">
            <w:pPr>
              <w:jc w:val="right"/>
              <w:rPr>
                <w:color w:val="000000" w:themeColor="text1"/>
                <w:sz w:val="18"/>
                <w:szCs w:val="18"/>
              </w:rPr>
            </w:pPr>
            <w:r w:rsidRPr="7C324E05">
              <w:rPr>
                <w:color w:val="000000" w:themeColor="text1"/>
                <w:sz w:val="18"/>
                <w:szCs w:val="18"/>
              </w:rPr>
              <w:t>3</w:t>
            </w:r>
          </w:p>
        </w:tc>
        <w:tc>
          <w:tcPr>
            <w:tcW w:w="1656" w:type="dxa"/>
          </w:tcPr>
          <w:p w14:paraId="728A6CA9" w14:textId="3403704A" w:rsidR="003D76BB" w:rsidRDefault="003D76BB" w:rsidP="03FC50F0">
            <w:pPr>
              <w:rPr>
                <w:color w:val="000000" w:themeColor="text1"/>
                <w:sz w:val="18"/>
                <w:szCs w:val="18"/>
              </w:rPr>
            </w:pPr>
            <w:r w:rsidRPr="7C324E05">
              <w:rPr>
                <w:color w:val="000000" w:themeColor="text1"/>
                <w:sz w:val="18"/>
                <w:szCs w:val="18"/>
              </w:rPr>
              <w:t>Vision Stream</w:t>
            </w:r>
          </w:p>
        </w:tc>
        <w:tc>
          <w:tcPr>
            <w:tcW w:w="1888" w:type="dxa"/>
          </w:tcPr>
          <w:p w14:paraId="750096C0" w14:textId="5B3D60A6" w:rsidR="003D76BB" w:rsidRDefault="003D76BB" w:rsidP="03FC50F0">
            <w:pPr>
              <w:rPr>
                <w:color w:val="000000" w:themeColor="text1"/>
                <w:sz w:val="18"/>
                <w:szCs w:val="18"/>
              </w:rPr>
            </w:pPr>
            <w:r w:rsidRPr="7C324E05">
              <w:rPr>
                <w:color w:val="000000" w:themeColor="text1"/>
                <w:sz w:val="18"/>
                <w:szCs w:val="18"/>
              </w:rPr>
              <w:t>Ensure video lag is low enough for navigation</w:t>
            </w:r>
          </w:p>
        </w:tc>
        <w:tc>
          <w:tcPr>
            <w:tcW w:w="3125" w:type="dxa"/>
          </w:tcPr>
          <w:p w14:paraId="6E90120A" w14:textId="4C28E6E3" w:rsidR="003D76BB" w:rsidRDefault="003D76BB" w:rsidP="03FC50F0">
            <w:pPr>
              <w:rPr>
                <w:color w:val="000000" w:themeColor="text1"/>
                <w:sz w:val="18"/>
                <w:szCs w:val="18"/>
              </w:rPr>
            </w:pPr>
            <w:r w:rsidRPr="7C324E05">
              <w:rPr>
                <w:color w:val="000000" w:themeColor="text1"/>
                <w:sz w:val="18"/>
                <w:szCs w:val="18"/>
              </w:rPr>
              <w:t>Compare a physical timer in front of the camera with the live display on the base station to confirm the delay is under 500 milliseconds</w:t>
            </w:r>
          </w:p>
        </w:tc>
        <w:tc>
          <w:tcPr>
            <w:tcW w:w="1558" w:type="dxa"/>
          </w:tcPr>
          <w:p w14:paraId="6DE719B9" w14:textId="73495508" w:rsidR="003D76BB" w:rsidRDefault="003D76BB" w:rsidP="03FC50F0">
            <w:pPr>
              <w:rPr>
                <w:color w:val="000000" w:themeColor="text1"/>
                <w:sz w:val="18"/>
                <w:szCs w:val="18"/>
              </w:rPr>
            </w:pPr>
            <w:r w:rsidRPr="7C324E05">
              <w:rPr>
                <w:color w:val="000000" w:themeColor="text1"/>
                <w:sz w:val="18"/>
                <w:szCs w:val="18"/>
              </w:rPr>
              <w:t xml:space="preserve">SAF-002, PP-004, CC-001 (D) </w:t>
            </w:r>
          </w:p>
        </w:tc>
      </w:tr>
      <w:tr w:rsidR="003D76BB" w14:paraId="3700AFBF" w14:textId="77777777" w:rsidTr="003D76BB">
        <w:trPr>
          <w:trHeight w:val="615"/>
          <w:jc w:val="center"/>
        </w:trPr>
        <w:tc>
          <w:tcPr>
            <w:tcW w:w="1413" w:type="dxa"/>
            <w:vMerge/>
          </w:tcPr>
          <w:p w14:paraId="6DC504B6" w14:textId="77777777" w:rsidR="003D76BB" w:rsidRDefault="003D76BB"/>
        </w:tc>
        <w:tc>
          <w:tcPr>
            <w:tcW w:w="992" w:type="dxa"/>
          </w:tcPr>
          <w:p w14:paraId="18EC49AF" w14:textId="55CBCB49" w:rsidR="003D76BB" w:rsidRDefault="003D76BB" w:rsidP="03FC50F0">
            <w:pPr>
              <w:jc w:val="right"/>
              <w:rPr>
                <w:color w:val="000000" w:themeColor="text1"/>
                <w:sz w:val="18"/>
                <w:szCs w:val="18"/>
              </w:rPr>
            </w:pPr>
            <w:r w:rsidRPr="7C324E05">
              <w:rPr>
                <w:color w:val="000000" w:themeColor="text1"/>
                <w:sz w:val="18"/>
                <w:szCs w:val="18"/>
              </w:rPr>
              <w:t>4</w:t>
            </w:r>
          </w:p>
        </w:tc>
        <w:tc>
          <w:tcPr>
            <w:tcW w:w="1656" w:type="dxa"/>
          </w:tcPr>
          <w:p w14:paraId="2A0F0BFF" w14:textId="5E31610A" w:rsidR="003D76BB" w:rsidRDefault="003D76BB" w:rsidP="03FC50F0">
            <w:pPr>
              <w:rPr>
                <w:color w:val="000000" w:themeColor="text1"/>
                <w:sz w:val="18"/>
                <w:szCs w:val="18"/>
              </w:rPr>
            </w:pPr>
            <w:r w:rsidRPr="7C324E05">
              <w:rPr>
                <w:color w:val="000000" w:themeColor="text1"/>
                <w:sz w:val="18"/>
                <w:szCs w:val="18"/>
              </w:rPr>
              <w:t>Safety Failsafe</w:t>
            </w:r>
          </w:p>
        </w:tc>
        <w:tc>
          <w:tcPr>
            <w:tcW w:w="1888" w:type="dxa"/>
          </w:tcPr>
          <w:p w14:paraId="67D11351" w14:textId="147B3AA4" w:rsidR="003D76BB" w:rsidRDefault="003D76BB" w:rsidP="03FC50F0">
            <w:pPr>
              <w:rPr>
                <w:color w:val="000000" w:themeColor="text1"/>
                <w:sz w:val="18"/>
                <w:szCs w:val="18"/>
              </w:rPr>
            </w:pPr>
            <w:r w:rsidRPr="7C324E05">
              <w:rPr>
                <w:color w:val="000000" w:themeColor="text1"/>
                <w:sz w:val="18"/>
                <w:szCs w:val="18"/>
              </w:rPr>
              <w:t>Validate that the rover enters a safe state upon signal loss</w:t>
            </w:r>
          </w:p>
        </w:tc>
        <w:tc>
          <w:tcPr>
            <w:tcW w:w="3125" w:type="dxa"/>
          </w:tcPr>
          <w:p w14:paraId="31C4917A" w14:textId="51FF62A6" w:rsidR="003D76BB" w:rsidRDefault="003D76BB" w:rsidP="03FC50F0">
            <w:pPr>
              <w:rPr>
                <w:color w:val="000000" w:themeColor="text1"/>
                <w:sz w:val="18"/>
                <w:szCs w:val="18"/>
              </w:rPr>
            </w:pPr>
            <w:r w:rsidRPr="7C324E05">
              <w:rPr>
                <w:color w:val="000000" w:themeColor="text1"/>
                <w:sz w:val="18"/>
                <w:szCs w:val="18"/>
              </w:rPr>
              <w:t>Manually disconnect the base station transmitter while the rover is moving to verify the motors stop within the defined timeout.</w:t>
            </w:r>
          </w:p>
        </w:tc>
        <w:tc>
          <w:tcPr>
            <w:tcW w:w="1558" w:type="dxa"/>
          </w:tcPr>
          <w:p w14:paraId="4028656E" w14:textId="3A027DC4" w:rsidR="003D76BB" w:rsidRDefault="003D76BB" w:rsidP="03FC50F0">
            <w:pPr>
              <w:rPr>
                <w:color w:val="000000" w:themeColor="text1"/>
                <w:sz w:val="18"/>
                <w:szCs w:val="18"/>
              </w:rPr>
            </w:pPr>
            <w:r w:rsidRPr="7C324E05">
              <w:rPr>
                <w:color w:val="000000" w:themeColor="text1"/>
                <w:sz w:val="18"/>
                <w:szCs w:val="18"/>
              </w:rPr>
              <w:t>SAF-003</w:t>
            </w:r>
          </w:p>
        </w:tc>
      </w:tr>
      <w:tr w:rsidR="003D76BB" w14:paraId="2C13FA88" w14:textId="77777777" w:rsidTr="003D76BB">
        <w:trPr>
          <w:trHeight w:val="615"/>
          <w:jc w:val="center"/>
        </w:trPr>
        <w:tc>
          <w:tcPr>
            <w:tcW w:w="1413" w:type="dxa"/>
            <w:vMerge/>
          </w:tcPr>
          <w:p w14:paraId="7FC6ACD2" w14:textId="77777777" w:rsidR="003D76BB" w:rsidRDefault="003D76BB"/>
        </w:tc>
        <w:tc>
          <w:tcPr>
            <w:tcW w:w="992" w:type="dxa"/>
          </w:tcPr>
          <w:p w14:paraId="3F99BB9E" w14:textId="1EA1E5E8" w:rsidR="003D76BB" w:rsidRDefault="003D76BB" w:rsidP="03FC50F0">
            <w:pPr>
              <w:jc w:val="right"/>
              <w:rPr>
                <w:color w:val="000000" w:themeColor="text1"/>
                <w:sz w:val="18"/>
                <w:szCs w:val="18"/>
              </w:rPr>
            </w:pPr>
            <w:r w:rsidRPr="7C324E05">
              <w:rPr>
                <w:color w:val="000000" w:themeColor="text1"/>
                <w:sz w:val="18"/>
                <w:szCs w:val="18"/>
              </w:rPr>
              <w:t>5</w:t>
            </w:r>
          </w:p>
        </w:tc>
        <w:tc>
          <w:tcPr>
            <w:tcW w:w="1656" w:type="dxa"/>
          </w:tcPr>
          <w:p w14:paraId="0D6B0BCD" w14:textId="6D67A309" w:rsidR="003D76BB" w:rsidRDefault="003D76BB" w:rsidP="03FC50F0">
            <w:pPr>
              <w:rPr>
                <w:color w:val="000000" w:themeColor="text1"/>
                <w:sz w:val="18"/>
                <w:szCs w:val="18"/>
              </w:rPr>
            </w:pPr>
            <w:r w:rsidRPr="7C324E05">
              <w:rPr>
                <w:color w:val="000000" w:themeColor="text1"/>
                <w:sz w:val="18"/>
                <w:szCs w:val="18"/>
              </w:rPr>
              <w:t>QR Pipeline</w:t>
            </w:r>
          </w:p>
        </w:tc>
        <w:tc>
          <w:tcPr>
            <w:tcW w:w="1888" w:type="dxa"/>
          </w:tcPr>
          <w:p w14:paraId="5A931016" w14:textId="5ADCB96B" w:rsidR="003D76BB" w:rsidRDefault="003D76BB" w:rsidP="03FC50F0">
            <w:pPr>
              <w:rPr>
                <w:color w:val="000000" w:themeColor="text1"/>
                <w:sz w:val="18"/>
                <w:szCs w:val="18"/>
              </w:rPr>
            </w:pPr>
            <w:r w:rsidRPr="7C324E05">
              <w:rPr>
                <w:color w:val="000000" w:themeColor="text1"/>
                <w:sz w:val="18"/>
                <w:szCs w:val="18"/>
              </w:rPr>
              <w:t>Verify detection and decoding speed</w:t>
            </w:r>
          </w:p>
        </w:tc>
        <w:tc>
          <w:tcPr>
            <w:tcW w:w="3125" w:type="dxa"/>
          </w:tcPr>
          <w:p w14:paraId="01A99D44" w14:textId="4879B994" w:rsidR="003D76BB" w:rsidRDefault="003D76BB" w:rsidP="03FC50F0">
            <w:pPr>
              <w:rPr>
                <w:color w:val="000000" w:themeColor="text1"/>
                <w:sz w:val="18"/>
                <w:szCs w:val="18"/>
              </w:rPr>
            </w:pPr>
            <w:r w:rsidRPr="7C324E05">
              <w:rPr>
                <w:color w:val="000000" w:themeColor="text1"/>
                <w:sz w:val="18"/>
                <w:szCs w:val="18"/>
              </w:rPr>
              <w:t>Present a QR target to the camera and monitor the operator interface to ensure the processing rate stays at or above 5 frames per second</w:t>
            </w:r>
          </w:p>
        </w:tc>
        <w:tc>
          <w:tcPr>
            <w:tcW w:w="1558" w:type="dxa"/>
          </w:tcPr>
          <w:p w14:paraId="70CA2732" w14:textId="1770E748" w:rsidR="003D76BB" w:rsidRDefault="003D76BB" w:rsidP="03FC50F0">
            <w:pPr>
              <w:rPr>
                <w:color w:val="000000" w:themeColor="text1"/>
                <w:sz w:val="18"/>
                <w:szCs w:val="18"/>
              </w:rPr>
            </w:pPr>
            <w:r w:rsidRPr="7C324E05">
              <w:rPr>
                <w:color w:val="000000" w:themeColor="text1"/>
                <w:sz w:val="18"/>
                <w:szCs w:val="18"/>
              </w:rPr>
              <w:t xml:space="preserve">PP-001, PP-002, S-002 (D) </w:t>
            </w:r>
          </w:p>
        </w:tc>
      </w:tr>
      <w:tr w:rsidR="003D76BB" w14:paraId="2B80C863" w14:textId="77777777" w:rsidTr="003D76BB">
        <w:trPr>
          <w:trHeight w:val="615"/>
          <w:jc w:val="center"/>
        </w:trPr>
        <w:tc>
          <w:tcPr>
            <w:tcW w:w="1413" w:type="dxa"/>
            <w:vMerge/>
          </w:tcPr>
          <w:p w14:paraId="469843A3" w14:textId="77777777" w:rsidR="003D76BB" w:rsidRDefault="003D76BB"/>
        </w:tc>
        <w:tc>
          <w:tcPr>
            <w:tcW w:w="992" w:type="dxa"/>
          </w:tcPr>
          <w:p w14:paraId="0E799D4F" w14:textId="55E74A16" w:rsidR="003D76BB" w:rsidRDefault="003D76BB" w:rsidP="03FC50F0">
            <w:pPr>
              <w:jc w:val="right"/>
              <w:rPr>
                <w:color w:val="000000" w:themeColor="text1"/>
                <w:sz w:val="18"/>
                <w:szCs w:val="18"/>
              </w:rPr>
            </w:pPr>
            <w:r w:rsidRPr="7C324E05">
              <w:rPr>
                <w:color w:val="000000" w:themeColor="text1"/>
                <w:sz w:val="18"/>
                <w:szCs w:val="18"/>
              </w:rPr>
              <w:t>6</w:t>
            </w:r>
          </w:p>
        </w:tc>
        <w:tc>
          <w:tcPr>
            <w:tcW w:w="1656" w:type="dxa"/>
          </w:tcPr>
          <w:p w14:paraId="58438A1B" w14:textId="22E896B8" w:rsidR="003D76BB" w:rsidRDefault="003D76BB" w:rsidP="03FC50F0">
            <w:pPr>
              <w:rPr>
                <w:color w:val="000000" w:themeColor="text1"/>
                <w:sz w:val="18"/>
                <w:szCs w:val="18"/>
              </w:rPr>
            </w:pPr>
            <w:r w:rsidRPr="7C324E05">
              <w:rPr>
                <w:color w:val="000000" w:themeColor="text1"/>
                <w:sz w:val="18"/>
                <w:szCs w:val="18"/>
              </w:rPr>
              <w:t>Range &amp; Comms</w:t>
            </w:r>
          </w:p>
        </w:tc>
        <w:tc>
          <w:tcPr>
            <w:tcW w:w="1888" w:type="dxa"/>
          </w:tcPr>
          <w:p w14:paraId="7A44013C" w14:textId="21B7F9C3" w:rsidR="003D76BB" w:rsidRDefault="003D76BB" w:rsidP="03FC50F0">
            <w:pPr>
              <w:rPr>
                <w:color w:val="000000" w:themeColor="text1"/>
                <w:sz w:val="18"/>
                <w:szCs w:val="18"/>
              </w:rPr>
            </w:pPr>
            <w:r w:rsidRPr="7C324E05">
              <w:rPr>
                <w:color w:val="000000" w:themeColor="text1"/>
                <w:sz w:val="18"/>
                <w:szCs w:val="18"/>
              </w:rPr>
              <w:t>Confirm wireless stability at maximum mission distance</w:t>
            </w:r>
          </w:p>
        </w:tc>
        <w:tc>
          <w:tcPr>
            <w:tcW w:w="3125" w:type="dxa"/>
          </w:tcPr>
          <w:p w14:paraId="063B010B" w14:textId="09F4DB86" w:rsidR="003D76BB" w:rsidRDefault="003D76BB" w:rsidP="03FC50F0">
            <w:pPr>
              <w:rPr>
                <w:color w:val="000000" w:themeColor="text1"/>
                <w:sz w:val="18"/>
                <w:szCs w:val="18"/>
              </w:rPr>
            </w:pPr>
            <w:r w:rsidRPr="7C324E05">
              <w:rPr>
                <w:color w:val="000000" w:themeColor="text1"/>
                <w:sz w:val="18"/>
                <w:szCs w:val="18"/>
              </w:rPr>
              <w:t xml:space="preserve">Drive the rover to the </w:t>
            </w:r>
            <w:r w:rsidR="007E3D0C" w:rsidRPr="7C324E05">
              <w:rPr>
                <w:color w:val="000000" w:themeColor="text1"/>
                <w:sz w:val="18"/>
                <w:szCs w:val="18"/>
              </w:rPr>
              <w:t>80-meter</w:t>
            </w:r>
            <w:r w:rsidRPr="7C324E05">
              <w:rPr>
                <w:color w:val="000000" w:themeColor="text1"/>
                <w:sz w:val="18"/>
                <w:szCs w:val="18"/>
              </w:rPr>
              <w:t xml:space="preserve"> mark while monitoring the telemetry dashboard for any signal drops.</w:t>
            </w:r>
          </w:p>
        </w:tc>
        <w:tc>
          <w:tcPr>
            <w:tcW w:w="1558" w:type="dxa"/>
          </w:tcPr>
          <w:p w14:paraId="33F671DE" w14:textId="1799F181" w:rsidR="003D76BB" w:rsidRDefault="003D76BB" w:rsidP="03FC50F0">
            <w:pPr>
              <w:rPr>
                <w:color w:val="000000" w:themeColor="text1"/>
                <w:sz w:val="18"/>
                <w:szCs w:val="18"/>
              </w:rPr>
            </w:pPr>
            <w:r w:rsidRPr="7C324E05">
              <w:rPr>
                <w:color w:val="000000" w:themeColor="text1"/>
                <w:sz w:val="18"/>
                <w:szCs w:val="18"/>
              </w:rPr>
              <w:t>PP-002</w:t>
            </w:r>
          </w:p>
        </w:tc>
      </w:tr>
      <w:tr w:rsidR="003D76BB" w14:paraId="06BB5ACE" w14:textId="77777777" w:rsidTr="003D76BB">
        <w:trPr>
          <w:trHeight w:val="615"/>
          <w:jc w:val="center"/>
        </w:trPr>
        <w:tc>
          <w:tcPr>
            <w:tcW w:w="1413" w:type="dxa"/>
            <w:vMerge/>
          </w:tcPr>
          <w:p w14:paraId="32892568" w14:textId="77777777" w:rsidR="003D76BB" w:rsidRDefault="003D76BB"/>
        </w:tc>
        <w:tc>
          <w:tcPr>
            <w:tcW w:w="992" w:type="dxa"/>
          </w:tcPr>
          <w:p w14:paraId="41CEB3D9" w14:textId="2D8642CE" w:rsidR="003D76BB" w:rsidRDefault="003D76BB" w:rsidP="03FC50F0">
            <w:pPr>
              <w:jc w:val="right"/>
              <w:rPr>
                <w:color w:val="000000" w:themeColor="text1"/>
                <w:sz w:val="18"/>
                <w:szCs w:val="18"/>
              </w:rPr>
            </w:pPr>
            <w:r w:rsidRPr="7C324E05">
              <w:rPr>
                <w:color w:val="000000" w:themeColor="text1"/>
                <w:sz w:val="18"/>
                <w:szCs w:val="18"/>
              </w:rPr>
              <w:t>7</w:t>
            </w:r>
          </w:p>
        </w:tc>
        <w:tc>
          <w:tcPr>
            <w:tcW w:w="1656" w:type="dxa"/>
          </w:tcPr>
          <w:p w14:paraId="3F4BE954" w14:textId="54FF46BE" w:rsidR="003D76BB" w:rsidRDefault="003D76BB" w:rsidP="03FC50F0">
            <w:pPr>
              <w:rPr>
                <w:color w:val="000000" w:themeColor="text1"/>
                <w:sz w:val="18"/>
                <w:szCs w:val="18"/>
              </w:rPr>
            </w:pPr>
            <w:r w:rsidRPr="7C324E05">
              <w:rPr>
                <w:color w:val="000000" w:themeColor="text1"/>
                <w:sz w:val="18"/>
                <w:szCs w:val="18"/>
              </w:rPr>
              <w:t>Health Monitor</w:t>
            </w:r>
          </w:p>
        </w:tc>
        <w:tc>
          <w:tcPr>
            <w:tcW w:w="1888" w:type="dxa"/>
          </w:tcPr>
          <w:p w14:paraId="6384CD6F" w14:textId="03BB700F" w:rsidR="003D76BB" w:rsidRDefault="003D76BB" w:rsidP="03FC50F0">
            <w:pPr>
              <w:rPr>
                <w:color w:val="000000" w:themeColor="text1"/>
                <w:sz w:val="18"/>
                <w:szCs w:val="18"/>
              </w:rPr>
            </w:pPr>
            <w:r w:rsidRPr="7C324E05">
              <w:rPr>
                <w:color w:val="000000" w:themeColor="text1"/>
                <w:sz w:val="18"/>
                <w:szCs w:val="18"/>
              </w:rPr>
              <w:t>Verify accurate telemetry and fault reporting</w:t>
            </w:r>
          </w:p>
        </w:tc>
        <w:tc>
          <w:tcPr>
            <w:tcW w:w="3125" w:type="dxa"/>
          </w:tcPr>
          <w:p w14:paraId="3C44844C" w14:textId="43883BDE" w:rsidR="003D76BB" w:rsidRDefault="003D76BB" w:rsidP="03FC50F0">
            <w:pPr>
              <w:rPr>
                <w:color w:val="000000" w:themeColor="text1"/>
                <w:sz w:val="18"/>
                <w:szCs w:val="18"/>
              </w:rPr>
            </w:pPr>
            <w:r w:rsidRPr="7C324E05">
              <w:rPr>
                <w:color w:val="000000" w:themeColor="text1"/>
                <w:sz w:val="18"/>
                <w:szCs w:val="18"/>
              </w:rPr>
              <w:t xml:space="preserve">Check the </w:t>
            </w:r>
            <w:r w:rsidR="007E3D0C" w:rsidRPr="7C324E05">
              <w:rPr>
                <w:color w:val="000000" w:themeColor="text1"/>
                <w:sz w:val="18"/>
                <w:szCs w:val="18"/>
              </w:rPr>
              <w:t>real-time</w:t>
            </w:r>
            <w:r w:rsidRPr="7C324E05">
              <w:rPr>
                <w:color w:val="000000" w:themeColor="text1"/>
                <w:sz w:val="18"/>
                <w:szCs w:val="18"/>
              </w:rPr>
              <w:t xml:space="preserve"> display of battery voltage and system temperature to ensure the data matches physical sensor readings.</w:t>
            </w:r>
          </w:p>
        </w:tc>
        <w:tc>
          <w:tcPr>
            <w:tcW w:w="1558" w:type="dxa"/>
          </w:tcPr>
          <w:p w14:paraId="710F9FB4" w14:textId="4489ABD0" w:rsidR="003D76BB" w:rsidRDefault="003D76BB" w:rsidP="03FC50F0">
            <w:pPr>
              <w:rPr>
                <w:color w:val="000000" w:themeColor="text1"/>
                <w:sz w:val="18"/>
                <w:szCs w:val="18"/>
              </w:rPr>
            </w:pPr>
            <w:r w:rsidRPr="7C324E05">
              <w:rPr>
                <w:color w:val="000000" w:themeColor="text1"/>
                <w:sz w:val="18"/>
                <w:szCs w:val="18"/>
              </w:rPr>
              <w:t>CC-005</w:t>
            </w:r>
          </w:p>
        </w:tc>
      </w:tr>
      <w:tr w:rsidR="003D76BB" w14:paraId="04E3C8B4" w14:textId="77777777" w:rsidTr="003D76BB">
        <w:trPr>
          <w:trHeight w:val="615"/>
          <w:jc w:val="center"/>
        </w:trPr>
        <w:tc>
          <w:tcPr>
            <w:tcW w:w="1413" w:type="dxa"/>
            <w:vMerge/>
          </w:tcPr>
          <w:p w14:paraId="36E2386A" w14:textId="77777777" w:rsidR="003D76BB" w:rsidRDefault="003D76BB"/>
        </w:tc>
        <w:tc>
          <w:tcPr>
            <w:tcW w:w="992" w:type="dxa"/>
          </w:tcPr>
          <w:p w14:paraId="0F1D1215" w14:textId="2AE9D993" w:rsidR="003D76BB" w:rsidRDefault="003D76BB" w:rsidP="03FC50F0">
            <w:pPr>
              <w:jc w:val="right"/>
              <w:rPr>
                <w:color w:val="000000" w:themeColor="text1"/>
                <w:sz w:val="18"/>
                <w:szCs w:val="18"/>
              </w:rPr>
            </w:pPr>
            <w:r w:rsidRPr="7C324E05">
              <w:rPr>
                <w:color w:val="000000" w:themeColor="text1"/>
                <w:sz w:val="18"/>
                <w:szCs w:val="18"/>
              </w:rPr>
              <w:t>8</w:t>
            </w:r>
          </w:p>
        </w:tc>
        <w:tc>
          <w:tcPr>
            <w:tcW w:w="1656" w:type="dxa"/>
          </w:tcPr>
          <w:p w14:paraId="6504A1D9" w14:textId="53DCB5AB" w:rsidR="003D76BB" w:rsidRDefault="003D76BB" w:rsidP="03FC50F0">
            <w:pPr>
              <w:rPr>
                <w:color w:val="000000" w:themeColor="text1"/>
                <w:sz w:val="18"/>
                <w:szCs w:val="18"/>
              </w:rPr>
            </w:pPr>
            <w:r w:rsidRPr="7C324E05">
              <w:rPr>
                <w:color w:val="000000" w:themeColor="text1"/>
                <w:sz w:val="18"/>
                <w:szCs w:val="18"/>
              </w:rPr>
              <w:t>Data Logging</w:t>
            </w:r>
          </w:p>
        </w:tc>
        <w:tc>
          <w:tcPr>
            <w:tcW w:w="1888" w:type="dxa"/>
          </w:tcPr>
          <w:p w14:paraId="2E492FBA" w14:textId="5EC56DEE" w:rsidR="003D76BB" w:rsidRDefault="003D76BB" w:rsidP="03FC50F0">
            <w:pPr>
              <w:rPr>
                <w:color w:val="000000" w:themeColor="text1"/>
                <w:sz w:val="18"/>
                <w:szCs w:val="18"/>
              </w:rPr>
            </w:pPr>
            <w:r w:rsidRPr="7C324E05">
              <w:rPr>
                <w:color w:val="000000" w:themeColor="text1"/>
                <w:sz w:val="18"/>
                <w:szCs w:val="18"/>
              </w:rPr>
              <w:t>Confirm successful storage of images and timestamps</w:t>
            </w:r>
          </w:p>
        </w:tc>
        <w:tc>
          <w:tcPr>
            <w:tcW w:w="3125" w:type="dxa"/>
          </w:tcPr>
          <w:p w14:paraId="3846ECC2" w14:textId="045B8A1B" w:rsidR="003D76BB" w:rsidRDefault="003D76BB" w:rsidP="03FC50F0">
            <w:pPr>
              <w:rPr>
                <w:color w:val="000000" w:themeColor="text1"/>
                <w:sz w:val="18"/>
                <w:szCs w:val="18"/>
              </w:rPr>
            </w:pPr>
            <w:r w:rsidRPr="7C324E05">
              <w:rPr>
                <w:color w:val="000000" w:themeColor="text1"/>
                <w:sz w:val="18"/>
                <w:szCs w:val="18"/>
              </w:rPr>
              <w:t xml:space="preserve">Trigger a </w:t>
            </w:r>
            <w:r w:rsidR="007E3D0C" w:rsidRPr="7C324E05">
              <w:rPr>
                <w:color w:val="000000" w:themeColor="text1"/>
                <w:sz w:val="18"/>
                <w:szCs w:val="18"/>
              </w:rPr>
              <w:t xml:space="preserve">high-resolution capture and then inspect the mission output folder to verify the image is saved with the </w:t>
            </w:r>
            <w:r w:rsidRPr="7C324E05">
              <w:rPr>
                <w:color w:val="000000" w:themeColor="text1"/>
                <w:sz w:val="18"/>
                <w:szCs w:val="18"/>
              </w:rPr>
              <w:t>correct QR data.</w:t>
            </w:r>
          </w:p>
        </w:tc>
        <w:tc>
          <w:tcPr>
            <w:tcW w:w="1558" w:type="dxa"/>
          </w:tcPr>
          <w:p w14:paraId="558F3642" w14:textId="312FA8FA" w:rsidR="003D76BB" w:rsidRDefault="003D76BB" w:rsidP="03FC50F0">
            <w:pPr>
              <w:rPr>
                <w:color w:val="000000" w:themeColor="text1"/>
                <w:sz w:val="18"/>
                <w:szCs w:val="18"/>
              </w:rPr>
            </w:pPr>
            <w:r w:rsidRPr="7C324E05">
              <w:rPr>
                <w:color w:val="000000" w:themeColor="text1"/>
                <w:sz w:val="18"/>
                <w:szCs w:val="18"/>
              </w:rPr>
              <w:t>CC-001, CC-003</w:t>
            </w:r>
          </w:p>
        </w:tc>
      </w:tr>
      <w:tr w:rsidR="003D76BB" w14:paraId="1DF10ADD" w14:textId="77777777" w:rsidTr="003D76BB">
        <w:trPr>
          <w:trHeight w:val="615"/>
          <w:jc w:val="center"/>
        </w:trPr>
        <w:tc>
          <w:tcPr>
            <w:tcW w:w="1413" w:type="dxa"/>
            <w:vMerge/>
          </w:tcPr>
          <w:p w14:paraId="4D70E49A" w14:textId="77777777" w:rsidR="003D76BB" w:rsidRDefault="003D76BB"/>
        </w:tc>
        <w:tc>
          <w:tcPr>
            <w:tcW w:w="992" w:type="dxa"/>
          </w:tcPr>
          <w:p w14:paraId="3770639F" w14:textId="69915E30" w:rsidR="003D76BB" w:rsidRDefault="003D76BB" w:rsidP="03FC50F0">
            <w:pPr>
              <w:jc w:val="right"/>
              <w:rPr>
                <w:color w:val="000000" w:themeColor="text1"/>
                <w:sz w:val="18"/>
                <w:szCs w:val="18"/>
              </w:rPr>
            </w:pPr>
            <w:r w:rsidRPr="7C324E05">
              <w:rPr>
                <w:color w:val="000000" w:themeColor="text1"/>
                <w:sz w:val="18"/>
                <w:szCs w:val="18"/>
              </w:rPr>
              <w:t>9</w:t>
            </w:r>
          </w:p>
        </w:tc>
        <w:tc>
          <w:tcPr>
            <w:tcW w:w="1656" w:type="dxa"/>
          </w:tcPr>
          <w:p w14:paraId="6413A0C1" w14:textId="39DB4F7F" w:rsidR="003D76BB" w:rsidRDefault="003D76BB" w:rsidP="03FC50F0">
            <w:pPr>
              <w:rPr>
                <w:color w:val="000000" w:themeColor="text1"/>
                <w:sz w:val="18"/>
                <w:szCs w:val="18"/>
              </w:rPr>
            </w:pPr>
            <w:r w:rsidRPr="7C324E05">
              <w:rPr>
                <w:color w:val="000000" w:themeColor="text1"/>
                <w:sz w:val="18"/>
                <w:szCs w:val="18"/>
              </w:rPr>
              <w:t>Endurance</w:t>
            </w:r>
          </w:p>
        </w:tc>
        <w:tc>
          <w:tcPr>
            <w:tcW w:w="1888" w:type="dxa"/>
          </w:tcPr>
          <w:p w14:paraId="576E13CA" w14:textId="5DD0EC04" w:rsidR="003D76BB" w:rsidRDefault="003D76BB" w:rsidP="03FC50F0">
            <w:pPr>
              <w:rPr>
                <w:color w:val="000000" w:themeColor="text1"/>
                <w:sz w:val="18"/>
                <w:szCs w:val="18"/>
              </w:rPr>
            </w:pPr>
            <w:r w:rsidRPr="7C324E05">
              <w:rPr>
                <w:color w:val="000000" w:themeColor="text1"/>
                <w:sz w:val="18"/>
                <w:szCs w:val="18"/>
              </w:rPr>
              <w:t>Validate continuous operation for the full mission window</w:t>
            </w:r>
          </w:p>
        </w:tc>
        <w:tc>
          <w:tcPr>
            <w:tcW w:w="3125" w:type="dxa"/>
          </w:tcPr>
          <w:p w14:paraId="34BE8DC1" w14:textId="45C3688B" w:rsidR="003D76BB" w:rsidRDefault="003D76BB" w:rsidP="03FC50F0">
            <w:pPr>
              <w:rPr>
                <w:color w:val="000000" w:themeColor="text1"/>
                <w:sz w:val="18"/>
                <w:szCs w:val="18"/>
              </w:rPr>
            </w:pPr>
            <w:r w:rsidRPr="7C324E05">
              <w:rPr>
                <w:color w:val="000000" w:themeColor="text1"/>
                <w:sz w:val="18"/>
                <w:szCs w:val="18"/>
              </w:rPr>
              <w:t xml:space="preserve">Run all software modules simultaneously during a </w:t>
            </w:r>
            <w:r w:rsidR="007E3D0C" w:rsidRPr="7C324E05">
              <w:rPr>
                <w:color w:val="000000" w:themeColor="text1"/>
                <w:sz w:val="18"/>
                <w:szCs w:val="18"/>
              </w:rPr>
              <w:t>30-minute</w:t>
            </w:r>
            <w:r w:rsidRPr="7C324E05">
              <w:rPr>
                <w:color w:val="000000" w:themeColor="text1"/>
                <w:sz w:val="18"/>
                <w:szCs w:val="18"/>
              </w:rPr>
              <w:t xml:space="preserve"> field test on gravel to ensure no system crashes or reboots occur</w:t>
            </w:r>
          </w:p>
        </w:tc>
        <w:tc>
          <w:tcPr>
            <w:tcW w:w="1558" w:type="dxa"/>
          </w:tcPr>
          <w:p w14:paraId="6154332C" w14:textId="4227C27A" w:rsidR="003D76BB" w:rsidRDefault="003D76BB" w:rsidP="03FC50F0">
            <w:pPr>
              <w:rPr>
                <w:color w:val="000000" w:themeColor="text1"/>
                <w:sz w:val="18"/>
                <w:szCs w:val="18"/>
              </w:rPr>
            </w:pPr>
            <w:r w:rsidRPr="7C324E05">
              <w:rPr>
                <w:color w:val="000000" w:themeColor="text1"/>
                <w:sz w:val="18"/>
                <w:szCs w:val="18"/>
              </w:rPr>
              <w:t xml:space="preserve">ICS-001, ICS-002, PP-001 (D) </w:t>
            </w:r>
          </w:p>
        </w:tc>
      </w:tr>
      <w:tr w:rsidR="003D76BB" w14:paraId="40D2FE50" w14:textId="77777777" w:rsidTr="4869AE2F">
        <w:trPr>
          <w:trHeight w:val="1219"/>
          <w:jc w:val="center"/>
        </w:trPr>
        <w:tc>
          <w:tcPr>
            <w:tcW w:w="1413" w:type="dxa"/>
            <w:vMerge w:val="restart"/>
            <w:vAlign w:val="center"/>
          </w:tcPr>
          <w:p w14:paraId="649D7A48" w14:textId="0811116C" w:rsidR="003D76BB" w:rsidRDefault="003D76BB" w:rsidP="003D76BB">
            <w:pPr>
              <w:jc w:val="center"/>
              <w:rPr>
                <w:b/>
                <w:color w:val="000000" w:themeColor="text1"/>
                <w:sz w:val="18"/>
                <w:szCs w:val="18"/>
              </w:rPr>
            </w:pPr>
            <w:r w:rsidRPr="7C324E05">
              <w:rPr>
                <w:b/>
                <w:color w:val="000000" w:themeColor="text1"/>
                <w:sz w:val="18"/>
                <w:szCs w:val="18"/>
              </w:rPr>
              <w:t>Electrical (E)</w:t>
            </w:r>
          </w:p>
        </w:tc>
        <w:tc>
          <w:tcPr>
            <w:tcW w:w="992" w:type="dxa"/>
          </w:tcPr>
          <w:p w14:paraId="14B0339D" w14:textId="229D5CA8" w:rsidR="003D76BB" w:rsidRDefault="003D76BB" w:rsidP="03FC50F0">
            <w:pPr>
              <w:jc w:val="right"/>
              <w:rPr>
                <w:color w:val="000000" w:themeColor="text1"/>
                <w:sz w:val="18"/>
                <w:szCs w:val="18"/>
              </w:rPr>
            </w:pPr>
            <w:r w:rsidRPr="7C324E05">
              <w:rPr>
                <w:color w:val="000000" w:themeColor="text1"/>
                <w:sz w:val="18"/>
                <w:szCs w:val="18"/>
              </w:rPr>
              <w:t>1</w:t>
            </w:r>
          </w:p>
        </w:tc>
        <w:tc>
          <w:tcPr>
            <w:tcW w:w="1656" w:type="dxa"/>
          </w:tcPr>
          <w:p w14:paraId="738ED2AE" w14:textId="0E2D51A1" w:rsidR="003D76BB" w:rsidRDefault="003D76BB" w:rsidP="03FC50F0">
            <w:pPr>
              <w:jc w:val="left"/>
              <w:rPr>
                <w:color w:val="000000" w:themeColor="text1"/>
                <w:sz w:val="18"/>
                <w:szCs w:val="18"/>
              </w:rPr>
            </w:pPr>
            <w:r w:rsidRPr="7C324E05">
              <w:rPr>
                <w:color w:val="000000" w:themeColor="text1"/>
                <w:sz w:val="18"/>
                <w:szCs w:val="18"/>
              </w:rPr>
              <w:t>Initial Power-On and BMS Output</w:t>
            </w:r>
          </w:p>
        </w:tc>
        <w:tc>
          <w:tcPr>
            <w:tcW w:w="1888" w:type="dxa"/>
          </w:tcPr>
          <w:p w14:paraId="3AAD5F14" w14:textId="0351DC75" w:rsidR="003D76BB" w:rsidRDefault="003D76BB" w:rsidP="03FC50F0">
            <w:pPr>
              <w:rPr>
                <w:color w:val="000000" w:themeColor="text1"/>
                <w:sz w:val="18"/>
                <w:szCs w:val="18"/>
              </w:rPr>
            </w:pPr>
            <w:r w:rsidRPr="7C324E05">
              <w:rPr>
                <w:color w:val="000000" w:themeColor="text1"/>
                <w:sz w:val="18"/>
                <w:szCs w:val="18"/>
              </w:rPr>
              <w:t>To verify the 40A BMS outputs stable voltage and balances the 3S LiPo cells.</w:t>
            </w:r>
          </w:p>
        </w:tc>
        <w:tc>
          <w:tcPr>
            <w:tcW w:w="3125" w:type="dxa"/>
          </w:tcPr>
          <w:p w14:paraId="171E8921" w14:textId="20E62D1B" w:rsidR="003D76BB" w:rsidRDefault="003D76BB" w:rsidP="03FC50F0">
            <w:pPr>
              <w:rPr>
                <w:color w:val="000000" w:themeColor="text1"/>
                <w:sz w:val="18"/>
                <w:szCs w:val="18"/>
              </w:rPr>
            </w:pPr>
            <w:r w:rsidRPr="7C324E05">
              <w:rPr>
                <w:color w:val="000000" w:themeColor="text1"/>
                <w:sz w:val="18"/>
                <w:szCs w:val="18"/>
              </w:rPr>
              <w:t xml:space="preserve">Connect batteries in parallel to the BMS. Measure the output voltage across the main terminals using a digital </w:t>
            </w:r>
            <w:proofErr w:type="spellStart"/>
            <w:r w:rsidRPr="7C324E05">
              <w:rPr>
                <w:color w:val="000000" w:themeColor="text1"/>
                <w:sz w:val="18"/>
                <w:szCs w:val="18"/>
              </w:rPr>
              <w:t>multimeter</w:t>
            </w:r>
            <w:proofErr w:type="spellEnd"/>
            <w:r w:rsidRPr="7C324E05">
              <w:rPr>
                <w:color w:val="000000" w:themeColor="text1"/>
                <w:sz w:val="18"/>
                <w:szCs w:val="18"/>
              </w:rPr>
              <w:t>.</w:t>
            </w:r>
          </w:p>
        </w:tc>
        <w:tc>
          <w:tcPr>
            <w:tcW w:w="1558" w:type="dxa"/>
            <w:vAlign w:val="center"/>
          </w:tcPr>
          <w:p w14:paraId="35991222" w14:textId="5632D3B9" w:rsidR="003D76BB" w:rsidRDefault="003D76BB" w:rsidP="4869AE2F">
            <w:pPr>
              <w:jc w:val="center"/>
              <w:rPr>
                <w:color w:val="000000" w:themeColor="text1"/>
                <w:sz w:val="18"/>
                <w:szCs w:val="18"/>
              </w:rPr>
            </w:pPr>
            <w:r w:rsidRPr="7C324E05">
              <w:rPr>
                <w:color w:val="000000" w:themeColor="text1"/>
                <w:sz w:val="18"/>
                <w:szCs w:val="18"/>
              </w:rPr>
              <w:t>-</w:t>
            </w:r>
          </w:p>
        </w:tc>
      </w:tr>
      <w:tr w:rsidR="003D76BB" w14:paraId="14C3151C" w14:textId="77777777" w:rsidTr="003D76BB">
        <w:trPr>
          <w:trHeight w:val="615"/>
          <w:jc w:val="center"/>
        </w:trPr>
        <w:tc>
          <w:tcPr>
            <w:tcW w:w="1413" w:type="dxa"/>
            <w:vMerge/>
          </w:tcPr>
          <w:p w14:paraId="5C0CA0C7" w14:textId="77777777" w:rsidR="003D76BB" w:rsidRDefault="003D76BB"/>
        </w:tc>
        <w:tc>
          <w:tcPr>
            <w:tcW w:w="992" w:type="dxa"/>
          </w:tcPr>
          <w:p w14:paraId="4D2188EB" w14:textId="257EB2BD" w:rsidR="003D76BB" w:rsidRDefault="003D76BB" w:rsidP="03FC50F0">
            <w:pPr>
              <w:jc w:val="right"/>
              <w:rPr>
                <w:color w:val="000000" w:themeColor="text1"/>
                <w:sz w:val="18"/>
                <w:szCs w:val="18"/>
              </w:rPr>
            </w:pPr>
            <w:r w:rsidRPr="7C324E05">
              <w:rPr>
                <w:color w:val="000000" w:themeColor="text1"/>
                <w:sz w:val="18"/>
                <w:szCs w:val="18"/>
              </w:rPr>
              <w:t>2</w:t>
            </w:r>
          </w:p>
        </w:tc>
        <w:tc>
          <w:tcPr>
            <w:tcW w:w="1656" w:type="dxa"/>
          </w:tcPr>
          <w:p w14:paraId="7CD2673D" w14:textId="45044542" w:rsidR="003D76BB" w:rsidRDefault="003D76BB" w:rsidP="03FC50F0">
            <w:pPr>
              <w:rPr>
                <w:color w:val="000000" w:themeColor="text1"/>
                <w:sz w:val="18"/>
                <w:szCs w:val="18"/>
              </w:rPr>
            </w:pPr>
            <w:r w:rsidRPr="7C324E05">
              <w:rPr>
                <w:color w:val="000000" w:themeColor="text1"/>
                <w:sz w:val="18"/>
                <w:szCs w:val="18"/>
              </w:rPr>
              <w:t>Emergency Kill Switch (SPST)</w:t>
            </w:r>
          </w:p>
        </w:tc>
        <w:tc>
          <w:tcPr>
            <w:tcW w:w="1888" w:type="dxa"/>
          </w:tcPr>
          <w:p w14:paraId="49EF997A" w14:textId="09520770" w:rsidR="003D76BB" w:rsidRDefault="003D76BB" w:rsidP="03FC50F0">
            <w:pPr>
              <w:rPr>
                <w:color w:val="000000" w:themeColor="text1"/>
                <w:sz w:val="18"/>
                <w:szCs w:val="18"/>
              </w:rPr>
            </w:pPr>
            <w:r w:rsidRPr="7C324E05">
              <w:rPr>
                <w:color w:val="000000" w:themeColor="text1"/>
                <w:sz w:val="18"/>
                <w:szCs w:val="18"/>
              </w:rPr>
              <w:t>To confirm the SPST latching switch successfully isolates the power rail.</w:t>
            </w:r>
          </w:p>
        </w:tc>
        <w:tc>
          <w:tcPr>
            <w:tcW w:w="3125" w:type="dxa"/>
          </w:tcPr>
          <w:p w14:paraId="740DB345" w14:textId="4C29A33E" w:rsidR="003D76BB" w:rsidRDefault="003D76BB" w:rsidP="03FC50F0">
            <w:pPr>
              <w:rPr>
                <w:color w:val="000000" w:themeColor="text1"/>
                <w:sz w:val="18"/>
                <w:szCs w:val="18"/>
              </w:rPr>
            </w:pPr>
            <w:r w:rsidRPr="7C324E05">
              <w:rPr>
                <w:color w:val="000000" w:themeColor="text1"/>
                <w:sz w:val="18"/>
                <w:szCs w:val="18"/>
              </w:rPr>
              <w:t>Engage the drive motors to draw current. Manually toggle the SPST switch to the off position.</w:t>
            </w:r>
          </w:p>
        </w:tc>
        <w:tc>
          <w:tcPr>
            <w:tcW w:w="1558" w:type="dxa"/>
          </w:tcPr>
          <w:p w14:paraId="0896090E" w14:textId="5DA92045" w:rsidR="003D76BB" w:rsidRDefault="003D76BB" w:rsidP="03FC50F0">
            <w:pPr>
              <w:jc w:val="center"/>
              <w:rPr>
                <w:color w:val="000000" w:themeColor="text1"/>
                <w:sz w:val="18"/>
                <w:szCs w:val="18"/>
              </w:rPr>
            </w:pPr>
            <w:r w:rsidRPr="7C324E05">
              <w:rPr>
                <w:color w:val="000000" w:themeColor="text1"/>
                <w:sz w:val="18"/>
                <w:szCs w:val="18"/>
              </w:rPr>
              <w:t>SAF-003</w:t>
            </w:r>
          </w:p>
        </w:tc>
      </w:tr>
      <w:tr w:rsidR="003D76BB" w14:paraId="3E3ECECC" w14:textId="77777777" w:rsidTr="003D76BB">
        <w:trPr>
          <w:trHeight w:val="915"/>
          <w:jc w:val="center"/>
        </w:trPr>
        <w:tc>
          <w:tcPr>
            <w:tcW w:w="1413" w:type="dxa"/>
            <w:vMerge/>
          </w:tcPr>
          <w:p w14:paraId="10A8FB81" w14:textId="77777777" w:rsidR="003D76BB" w:rsidRDefault="003D76BB"/>
        </w:tc>
        <w:tc>
          <w:tcPr>
            <w:tcW w:w="992" w:type="dxa"/>
          </w:tcPr>
          <w:p w14:paraId="4C4A1495" w14:textId="7B671B1D" w:rsidR="003D76BB" w:rsidRDefault="003D76BB" w:rsidP="03FC50F0">
            <w:pPr>
              <w:jc w:val="right"/>
              <w:rPr>
                <w:color w:val="000000" w:themeColor="text1"/>
                <w:sz w:val="18"/>
                <w:szCs w:val="18"/>
              </w:rPr>
            </w:pPr>
            <w:r w:rsidRPr="7C324E05">
              <w:rPr>
                <w:color w:val="000000" w:themeColor="text1"/>
                <w:sz w:val="18"/>
                <w:szCs w:val="18"/>
              </w:rPr>
              <w:t>3</w:t>
            </w:r>
          </w:p>
        </w:tc>
        <w:tc>
          <w:tcPr>
            <w:tcW w:w="1656" w:type="dxa"/>
          </w:tcPr>
          <w:p w14:paraId="32BAF05B" w14:textId="0EB1C7E7" w:rsidR="003D76BB" w:rsidRDefault="003D76BB" w:rsidP="03FC50F0">
            <w:pPr>
              <w:rPr>
                <w:color w:val="000000" w:themeColor="text1"/>
                <w:sz w:val="18"/>
                <w:szCs w:val="18"/>
              </w:rPr>
            </w:pPr>
            <w:r w:rsidRPr="7C324E05">
              <w:rPr>
                <w:color w:val="000000" w:themeColor="text1"/>
                <w:sz w:val="18"/>
                <w:szCs w:val="18"/>
              </w:rPr>
              <w:t>Motor Driver Actuation</w:t>
            </w:r>
          </w:p>
        </w:tc>
        <w:tc>
          <w:tcPr>
            <w:tcW w:w="1888" w:type="dxa"/>
          </w:tcPr>
          <w:p w14:paraId="6251BD5A" w14:textId="31949A2C" w:rsidR="003D76BB" w:rsidRDefault="003D76BB" w:rsidP="03FC50F0">
            <w:pPr>
              <w:rPr>
                <w:color w:val="000000" w:themeColor="text1"/>
                <w:sz w:val="18"/>
                <w:szCs w:val="18"/>
              </w:rPr>
            </w:pPr>
            <w:r w:rsidRPr="7C324E05">
              <w:rPr>
                <w:color w:val="000000" w:themeColor="text1"/>
                <w:sz w:val="18"/>
                <w:szCs w:val="18"/>
              </w:rPr>
              <w:t>To validate that the MDD10A modules accurately translate PWM signals into wheel rotation.</w:t>
            </w:r>
          </w:p>
        </w:tc>
        <w:tc>
          <w:tcPr>
            <w:tcW w:w="3125" w:type="dxa"/>
          </w:tcPr>
          <w:p w14:paraId="4F49D8FB" w14:textId="00615E8D" w:rsidR="003D76BB" w:rsidRDefault="003D76BB" w:rsidP="03FC50F0">
            <w:pPr>
              <w:rPr>
                <w:color w:val="000000" w:themeColor="text1"/>
                <w:sz w:val="18"/>
                <w:szCs w:val="18"/>
              </w:rPr>
            </w:pPr>
            <w:r w:rsidRPr="7C324E05">
              <w:rPr>
                <w:color w:val="000000" w:themeColor="text1"/>
                <w:sz w:val="18"/>
                <w:szCs w:val="18"/>
              </w:rPr>
              <w:t>Send forward</w:t>
            </w:r>
            <w:r w:rsidR="007E3D0C" w:rsidRPr="7C324E05">
              <w:rPr>
                <w:color w:val="000000" w:themeColor="text1"/>
                <w:sz w:val="18"/>
                <w:szCs w:val="18"/>
              </w:rPr>
              <w:t>- and reverse-PWM</w:t>
            </w:r>
            <w:r w:rsidRPr="7C324E05">
              <w:rPr>
                <w:color w:val="000000" w:themeColor="text1"/>
                <w:sz w:val="18"/>
                <w:szCs w:val="18"/>
              </w:rPr>
              <w:t xml:space="preserve"> signals from the microcontroller. Observe the motor response alongside measuring current draw.</w:t>
            </w:r>
          </w:p>
        </w:tc>
        <w:tc>
          <w:tcPr>
            <w:tcW w:w="1558" w:type="dxa"/>
          </w:tcPr>
          <w:p w14:paraId="54C13FB0" w14:textId="76603F03" w:rsidR="003D76BB" w:rsidRDefault="003D76BB" w:rsidP="03FC50F0">
            <w:pPr>
              <w:jc w:val="center"/>
              <w:rPr>
                <w:color w:val="000000" w:themeColor="text1"/>
                <w:sz w:val="18"/>
                <w:szCs w:val="18"/>
              </w:rPr>
            </w:pPr>
            <w:r w:rsidRPr="7C324E05">
              <w:rPr>
                <w:color w:val="000000" w:themeColor="text1"/>
                <w:sz w:val="18"/>
                <w:szCs w:val="18"/>
              </w:rPr>
              <w:t>PP-001, PP-002</w:t>
            </w:r>
          </w:p>
        </w:tc>
      </w:tr>
      <w:tr w:rsidR="003D76BB" w14:paraId="66B6AF7E" w14:textId="77777777" w:rsidTr="3F40643D">
        <w:trPr>
          <w:trHeight w:val="915"/>
          <w:jc w:val="center"/>
        </w:trPr>
        <w:tc>
          <w:tcPr>
            <w:tcW w:w="1413" w:type="dxa"/>
            <w:vMerge/>
          </w:tcPr>
          <w:p w14:paraId="16BFA6FE" w14:textId="77777777" w:rsidR="003D76BB" w:rsidRDefault="003D76BB"/>
        </w:tc>
        <w:tc>
          <w:tcPr>
            <w:tcW w:w="992" w:type="dxa"/>
          </w:tcPr>
          <w:p w14:paraId="397F2CB2" w14:textId="60C12838" w:rsidR="003D76BB" w:rsidRDefault="003D76BB" w:rsidP="03FC50F0">
            <w:pPr>
              <w:jc w:val="right"/>
              <w:rPr>
                <w:color w:val="000000" w:themeColor="text1"/>
                <w:sz w:val="18"/>
                <w:szCs w:val="18"/>
              </w:rPr>
            </w:pPr>
            <w:r w:rsidRPr="7C324E05">
              <w:rPr>
                <w:color w:val="000000" w:themeColor="text1"/>
                <w:sz w:val="18"/>
                <w:szCs w:val="18"/>
              </w:rPr>
              <w:t>4</w:t>
            </w:r>
          </w:p>
        </w:tc>
        <w:tc>
          <w:tcPr>
            <w:tcW w:w="1656" w:type="dxa"/>
          </w:tcPr>
          <w:p w14:paraId="0F58E103" w14:textId="41794E76" w:rsidR="003D76BB" w:rsidRDefault="003D76BB" w:rsidP="03FC50F0">
            <w:pPr>
              <w:rPr>
                <w:color w:val="000000" w:themeColor="text1"/>
                <w:sz w:val="18"/>
                <w:szCs w:val="18"/>
              </w:rPr>
            </w:pPr>
            <w:r w:rsidRPr="7C324E05">
              <w:rPr>
                <w:color w:val="000000" w:themeColor="text1"/>
                <w:sz w:val="18"/>
                <w:szCs w:val="18"/>
              </w:rPr>
              <w:t>Local Motor Driver Testing</w:t>
            </w:r>
          </w:p>
        </w:tc>
        <w:tc>
          <w:tcPr>
            <w:tcW w:w="1888" w:type="dxa"/>
          </w:tcPr>
          <w:p w14:paraId="6A2380FE" w14:textId="6827BC51" w:rsidR="003D76BB" w:rsidRDefault="003D76BB" w:rsidP="03FC50F0">
            <w:pPr>
              <w:rPr>
                <w:color w:val="000000" w:themeColor="text1"/>
                <w:sz w:val="18"/>
                <w:szCs w:val="18"/>
              </w:rPr>
            </w:pPr>
            <w:r w:rsidRPr="7C324E05">
              <w:rPr>
                <w:color w:val="000000" w:themeColor="text1"/>
                <w:sz w:val="18"/>
                <w:szCs w:val="18"/>
              </w:rPr>
              <w:t>To ensure the motors are wired with the correct polarity without relying on software.</w:t>
            </w:r>
          </w:p>
        </w:tc>
        <w:tc>
          <w:tcPr>
            <w:tcW w:w="3125" w:type="dxa"/>
          </w:tcPr>
          <w:p w14:paraId="3866BD7C" w14:textId="6BEDCD31" w:rsidR="003D76BB" w:rsidRDefault="003D76BB" w:rsidP="03FC50F0">
            <w:pPr>
              <w:rPr>
                <w:color w:val="000000" w:themeColor="text1"/>
                <w:sz w:val="18"/>
                <w:szCs w:val="18"/>
              </w:rPr>
            </w:pPr>
            <w:r w:rsidRPr="7C324E05">
              <w:rPr>
                <w:color w:val="000000" w:themeColor="text1"/>
                <w:sz w:val="18"/>
                <w:szCs w:val="18"/>
              </w:rPr>
              <w:t>Disconnect the microcontroller logic pins. Press the physical test buttons on the driver board.</w:t>
            </w:r>
          </w:p>
        </w:tc>
        <w:tc>
          <w:tcPr>
            <w:tcW w:w="1558" w:type="dxa"/>
            <w:vAlign w:val="center"/>
          </w:tcPr>
          <w:p w14:paraId="0914ADCC" w14:textId="4836E247" w:rsidR="003D76BB" w:rsidRDefault="003D76BB" w:rsidP="3F40643D">
            <w:pPr>
              <w:jc w:val="center"/>
              <w:rPr>
                <w:color w:val="000000" w:themeColor="text1"/>
                <w:sz w:val="18"/>
                <w:szCs w:val="18"/>
              </w:rPr>
            </w:pPr>
            <w:r w:rsidRPr="7C324E05">
              <w:rPr>
                <w:color w:val="000000" w:themeColor="text1"/>
                <w:sz w:val="18"/>
                <w:szCs w:val="18"/>
              </w:rPr>
              <w:t>-</w:t>
            </w:r>
          </w:p>
        </w:tc>
      </w:tr>
      <w:tr w:rsidR="003D76BB" w14:paraId="7A9586DC" w14:textId="77777777" w:rsidTr="003D76BB">
        <w:trPr>
          <w:trHeight w:val="915"/>
          <w:jc w:val="center"/>
        </w:trPr>
        <w:tc>
          <w:tcPr>
            <w:tcW w:w="1413" w:type="dxa"/>
            <w:vMerge/>
          </w:tcPr>
          <w:p w14:paraId="25989EC9" w14:textId="77777777" w:rsidR="003D76BB" w:rsidRDefault="003D76BB"/>
        </w:tc>
        <w:tc>
          <w:tcPr>
            <w:tcW w:w="992" w:type="dxa"/>
          </w:tcPr>
          <w:p w14:paraId="7A924735" w14:textId="01F5EEFD" w:rsidR="003D76BB" w:rsidRDefault="003D76BB" w:rsidP="03FC50F0">
            <w:pPr>
              <w:jc w:val="right"/>
              <w:rPr>
                <w:color w:val="000000" w:themeColor="text1"/>
                <w:sz w:val="18"/>
                <w:szCs w:val="18"/>
              </w:rPr>
            </w:pPr>
            <w:r w:rsidRPr="7C324E05">
              <w:rPr>
                <w:color w:val="000000" w:themeColor="text1"/>
                <w:sz w:val="18"/>
                <w:szCs w:val="18"/>
              </w:rPr>
              <w:t>5</w:t>
            </w:r>
          </w:p>
        </w:tc>
        <w:tc>
          <w:tcPr>
            <w:tcW w:w="1656" w:type="dxa"/>
          </w:tcPr>
          <w:p w14:paraId="4E7BD5D4" w14:textId="005195D7" w:rsidR="003D76BB" w:rsidRDefault="003D76BB" w:rsidP="03FC50F0">
            <w:pPr>
              <w:rPr>
                <w:color w:val="000000" w:themeColor="text1"/>
                <w:sz w:val="18"/>
                <w:szCs w:val="18"/>
              </w:rPr>
            </w:pPr>
            <w:r w:rsidRPr="7C324E05">
              <w:rPr>
                <w:color w:val="000000" w:themeColor="text1"/>
                <w:sz w:val="18"/>
                <w:szCs w:val="18"/>
              </w:rPr>
              <w:t>IR Sensor Voltage Levels</w:t>
            </w:r>
          </w:p>
        </w:tc>
        <w:tc>
          <w:tcPr>
            <w:tcW w:w="1888" w:type="dxa"/>
          </w:tcPr>
          <w:p w14:paraId="7CF4C67C" w14:textId="268D2642" w:rsidR="003D76BB" w:rsidRDefault="003D76BB" w:rsidP="03FC50F0">
            <w:pPr>
              <w:rPr>
                <w:color w:val="000000" w:themeColor="text1"/>
                <w:sz w:val="18"/>
                <w:szCs w:val="18"/>
              </w:rPr>
            </w:pPr>
            <w:r w:rsidRPr="7C324E05">
              <w:rPr>
                <w:color w:val="000000" w:themeColor="text1"/>
                <w:sz w:val="18"/>
                <w:szCs w:val="18"/>
              </w:rPr>
              <w:t>To guarantee the IR sensor logic signals are stepped down safely for the Raspberry Pi.</w:t>
            </w:r>
          </w:p>
        </w:tc>
        <w:tc>
          <w:tcPr>
            <w:tcW w:w="3125" w:type="dxa"/>
          </w:tcPr>
          <w:p w14:paraId="4F4A72D0" w14:textId="25BF1DF3" w:rsidR="003D76BB" w:rsidRDefault="003D76BB" w:rsidP="03FC50F0">
            <w:pPr>
              <w:rPr>
                <w:color w:val="000000" w:themeColor="text1"/>
                <w:sz w:val="18"/>
                <w:szCs w:val="18"/>
              </w:rPr>
            </w:pPr>
            <w:r w:rsidRPr="7C324E05">
              <w:rPr>
                <w:color w:val="000000" w:themeColor="text1"/>
                <w:sz w:val="18"/>
                <w:szCs w:val="18"/>
              </w:rPr>
              <w:t>Power the sensors from the 5V rail. Trigger the sensor with an obstacle whilst probing the voltage divider output.</w:t>
            </w:r>
          </w:p>
        </w:tc>
        <w:tc>
          <w:tcPr>
            <w:tcW w:w="1558" w:type="dxa"/>
          </w:tcPr>
          <w:p w14:paraId="341E34AE" w14:textId="5A97252B" w:rsidR="003D76BB" w:rsidRDefault="003D76BB" w:rsidP="03FC50F0">
            <w:pPr>
              <w:jc w:val="center"/>
              <w:rPr>
                <w:color w:val="000000" w:themeColor="text1"/>
                <w:sz w:val="18"/>
                <w:szCs w:val="18"/>
              </w:rPr>
            </w:pPr>
            <w:r w:rsidRPr="7C324E05">
              <w:rPr>
                <w:color w:val="000000" w:themeColor="text1"/>
                <w:sz w:val="18"/>
                <w:szCs w:val="18"/>
              </w:rPr>
              <w:t xml:space="preserve">CC-002 (D) </w:t>
            </w:r>
          </w:p>
        </w:tc>
      </w:tr>
      <w:tr w:rsidR="003D76BB" w14:paraId="5F67F88D" w14:textId="77777777" w:rsidTr="003D76BB">
        <w:trPr>
          <w:trHeight w:val="915"/>
          <w:jc w:val="center"/>
        </w:trPr>
        <w:tc>
          <w:tcPr>
            <w:tcW w:w="1413" w:type="dxa"/>
            <w:vMerge/>
          </w:tcPr>
          <w:p w14:paraId="64D5B9FA" w14:textId="64E46441" w:rsidR="003D76BB" w:rsidRDefault="003D76BB" w:rsidP="035627EB"/>
        </w:tc>
        <w:tc>
          <w:tcPr>
            <w:tcW w:w="992" w:type="dxa"/>
          </w:tcPr>
          <w:p w14:paraId="4275785F" w14:textId="0FE292A1" w:rsidR="003D76BB" w:rsidRDefault="003D76BB" w:rsidP="035627EB">
            <w:pPr>
              <w:jc w:val="right"/>
              <w:rPr>
                <w:color w:val="000000" w:themeColor="text1"/>
                <w:sz w:val="18"/>
                <w:szCs w:val="18"/>
              </w:rPr>
            </w:pPr>
            <w:r w:rsidRPr="7C324E05">
              <w:rPr>
                <w:color w:val="000000" w:themeColor="text1"/>
                <w:sz w:val="18"/>
                <w:szCs w:val="18"/>
              </w:rPr>
              <w:t>6</w:t>
            </w:r>
          </w:p>
        </w:tc>
        <w:tc>
          <w:tcPr>
            <w:tcW w:w="1656" w:type="dxa"/>
          </w:tcPr>
          <w:p w14:paraId="20D51FCE" w14:textId="6604DFBA" w:rsidR="003D76BB" w:rsidRDefault="003D76BB" w:rsidP="035627EB">
            <w:pPr>
              <w:rPr>
                <w:color w:val="000000" w:themeColor="text1"/>
                <w:sz w:val="18"/>
                <w:szCs w:val="18"/>
              </w:rPr>
            </w:pPr>
            <w:r w:rsidRPr="7C324E05">
              <w:rPr>
                <w:color w:val="000000" w:themeColor="text1"/>
                <w:sz w:val="18"/>
                <w:szCs w:val="18"/>
              </w:rPr>
              <w:t>QR Code Detection</w:t>
            </w:r>
          </w:p>
        </w:tc>
        <w:tc>
          <w:tcPr>
            <w:tcW w:w="1888" w:type="dxa"/>
          </w:tcPr>
          <w:p w14:paraId="26C22D4E" w14:textId="112EB341" w:rsidR="003D76BB" w:rsidRDefault="003D76BB" w:rsidP="035627EB">
            <w:pPr>
              <w:rPr>
                <w:color w:val="000000" w:themeColor="text1"/>
                <w:sz w:val="18"/>
                <w:szCs w:val="18"/>
              </w:rPr>
            </w:pPr>
            <w:r w:rsidRPr="7C324E05">
              <w:rPr>
                <w:color w:val="000000" w:themeColor="text1"/>
                <w:sz w:val="18"/>
                <w:szCs w:val="18"/>
              </w:rPr>
              <w:t>To verify that the camera is able to clearly capture small QR codes</w:t>
            </w:r>
          </w:p>
        </w:tc>
        <w:tc>
          <w:tcPr>
            <w:tcW w:w="3125" w:type="dxa"/>
          </w:tcPr>
          <w:p w14:paraId="3A6771F0" w14:textId="3C79AADE" w:rsidR="003D76BB" w:rsidRDefault="003D76BB" w:rsidP="035627EB">
            <w:pPr>
              <w:rPr>
                <w:color w:val="000000" w:themeColor="text1"/>
                <w:sz w:val="18"/>
                <w:szCs w:val="18"/>
              </w:rPr>
            </w:pPr>
            <w:r w:rsidRPr="7C324E05">
              <w:rPr>
                <w:color w:val="000000" w:themeColor="text1"/>
                <w:sz w:val="18"/>
                <w:szCs w:val="18"/>
              </w:rPr>
              <w:t xml:space="preserve">Use the camera to take images of multiple </w:t>
            </w:r>
            <w:r w:rsidR="007E3D0C" w:rsidRPr="7C324E05">
              <w:rPr>
                <w:color w:val="000000" w:themeColor="text1"/>
                <w:sz w:val="18"/>
                <w:szCs w:val="18"/>
              </w:rPr>
              <w:t>different-sized</w:t>
            </w:r>
            <w:r w:rsidRPr="7C324E05">
              <w:rPr>
                <w:color w:val="000000" w:themeColor="text1"/>
                <w:sz w:val="18"/>
                <w:szCs w:val="18"/>
              </w:rPr>
              <w:t xml:space="preserve"> QR codes, to verify that the images are clear enough to get the necessary data from. This will also be tested at </w:t>
            </w:r>
            <w:r w:rsidR="007E3D0C" w:rsidRPr="7C324E05">
              <w:rPr>
                <w:color w:val="000000" w:themeColor="text1"/>
                <w:sz w:val="18"/>
                <w:szCs w:val="18"/>
              </w:rPr>
              <w:t>varying distances to determine the camera's limits</w:t>
            </w:r>
            <w:r w:rsidRPr="7C324E05">
              <w:rPr>
                <w:color w:val="000000" w:themeColor="text1"/>
                <w:sz w:val="18"/>
                <w:szCs w:val="18"/>
              </w:rPr>
              <w:t>.</w:t>
            </w:r>
          </w:p>
        </w:tc>
        <w:tc>
          <w:tcPr>
            <w:tcW w:w="1558" w:type="dxa"/>
          </w:tcPr>
          <w:p w14:paraId="1C6185B8" w14:textId="08EA2591" w:rsidR="003D76BB" w:rsidRDefault="003D76BB" w:rsidP="035627EB">
            <w:pPr>
              <w:jc w:val="center"/>
              <w:rPr>
                <w:color w:val="000000" w:themeColor="text1"/>
                <w:sz w:val="20"/>
                <w:szCs w:val="20"/>
              </w:rPr>
            </w:pPr>
            <w:r w:rsidRPr="7C324E05">
              <w:rPr>
                <w:color w:val="000000" w:themeColor="text1"/>
                <w:sz w:val="20"/>
                <w:szCs w:val="20"/>
              </w:rPr>
              <w:t xml:space="preserve">ICS-001, </w:t>
            </w:r>
          </w:p>
        </w:tc>
      </w:tr>
      <w:tr w:rsidR="003D76BB" w14:paraId="7C90D249" w14:textId="77777777" w:rsidTr="003D76BB">
        <w:trPr>
          <w:trHeight w:val="915"/>
          <w:jc w:val="center"/>
        </w:trPr>
        <w:tc>
          <w:tcPr>
            <w:tcW w:w="1413" w:type="dxa"/>
            <w:vMerge/>
          </w:tcPr>
          <w:p w14:paraId="1E77DE21" w14:textId="77777777" w:rsidR="003D76BB" w:rsidRDefault="003D76BB"/>
        </w:tc>
        <w:tc>
          <w:tcPr>
            <w:tcW w:w="992" w:type="dxa"/>
          </w:tcPr>
          <w:p w14:paraId="2A75F449" w14:textId="6B891F15" w:rsidR="003D76BB" w:rsidRDefault="003D76BB" w:rsidP="03FC50F0">
            <w:pPr>
              <w:jc w:val="right"/>
              <w:rPr>
                <w:color w:val="000000" w:themeColor="text1"/>
                <w:sz w:val="18"/>
                <w:szCs w:val="18"/>
              </w:rPr>
            </w:pPr>
            <w:r w:rsidRPr="7C324E05">
              <w:rPr>
                <w:color w:val="000000" w:themeColor="text1"/>
                <w:sz w:val="18"/>
                <w:szCs w:val="18"/>
              </w:rPr>
              <w:t>7</w:t>
            </w:r>
          </w:p>
        </w:tc>
        <w:tc>
          <w:tcPr>
            <w:tcW w:w="1656" w:type="dxa"/>
          </w:tcPr>
          <w:p w14:paraId="7B296E7C" w14:textId="2A4CADC9" w:rsidR="003D76BB" w:rsidRDefault="003D76BB" w:rsidP="03FC50F0">
            <w:pPr>
              <w:rPr>
                <w:color w:val="000000" w:themeColor="text1"/>
                <w:sz w:val="18"/>
                <w:szCs w:val="18"/>
              </w:rPr>
            </w:pPr>
            <w:r w:rsidRPr="7C324E05">
              <w:rPr>
                <w:color w:val="000000" w:themeColor="text1"/>
                <w:sz w:val="18"/>
                <w:szCs w:val="18"/>
              </w:rPr>
              <w:t>2.4GHz LoRa Control Link</w:t>
            </w:r>
          </w:p>
        </w:tc>
        <w:tc>
          <w:tcPr>
            <w:tcW w:w="1888" w:type="dxa"/>
          </w:tcPr>
          <w:p w14:paraId="24086E94" w14:textId="73CF3175" w:rsidR="003D76BB" w:rsidRDefault="003D76BB" w:rsidP="03FC50F0">
            <w:pPr>
              <w:rPr>
                <w:color w:val="000000" w:themeColor="text1"/>
                <w:sz w:val="18"/>
                <w:szCs w:val="18"/>
              </w:rPr>
            </w:pPr>
            <w:r w:rsidRPr="7C324E05">
              <w:rPr>
                <w:color w:val="000000" w:themeColor="text1"/>
                <w:sz w:val="18"/>
                <w:szCs w:val="18"/>
              </w:rPr>
              <w:t>To evaluate the continuous telemetry stream and command latency of the LAMBDA80-24D module.</w:t>
            </w:r>
          </w:p>
        </w:tc>
        <w:tc>
          <w:tcPr>
            <w:tcW w:w="3125" w:type="dxa"/>
          </w:tcPr>
          <w:p w14:paraId="78445212" w14:textId="4E5BB3A9" w:rsidR="003D76BB" w:rsidRDefault="003D76BB" w:rsidP="03FC50F0">
            <w:pPr>
              <w:rPr>
                <w:color w:val="000000" w:themeColor="text1"/>
                <w:sz w:val="18"/>
                <w:szCs w:val="18"/>
              </w:rPr>
            </w:pPr>
            <w:r w:rsidRPr="7C324E05">
              <w:rPr>
                <w:color w:val="000000" w:themeColor="text1"/>
                <w:sz w:val="18"/>
                <w:szCs w:val="18"/>
              </w:rPr>
              <w:t>Establish an SPI connection to the Arduino. Transmit continuous movement commands from the base station while recording the response time.</w:t>
            </w:r>
          </w:p>
        </w:tc>
        <w:tc>
          <w:tcPr>
            <w:tcW w:w="1558" w:type="dxa"/>
          </w:tcPr>
          <w:p w14:paraId="55FB8709" w14:textId="0A25D314" w:rsidR="003D76BB" w:rsidRDefault="003D76BB" w:rsidP="03FC50F0">
            <w:pPr>
              <w:jc w:val="center"/>
              <w:rPr>
                <w:color w:val="000000" w:themeColor="text1"/>
                <w:sz w:val="18"/>
                <w:szCs w:val="18"/>
              </w:rPr>
            </w:pPr>
            <w:r w:rsidRPr="7C324E05">
              <w:rPr>
                <w:color w:val="000000" w:themeColor="text1"/>
                <w:sz w:val="18"/>
                <w:szCs w:val="18"/>
              </w:rPr>
              <w:t xml:space="preserve">CC-005, CC-001 (D) </w:t>
            </w:r>
          </w:p>
        </w:tc>
      </w:tr>
      <w:tr w:rsidR="003D76BB" w14:paraId="57BA5F2B" w14:textId="77777777" w:rsidTr="003D76BB">
        <w:trPr>
          <w:trHeight w:val="915"/>
          <w:jc w:val="center"/>
        </w:trPr>
        <w:tc>
          <w:tcPr>
            <w:tcW w:w="1413" w:type="dxa"/>
            <w:vMerge/>
          </w:tcPr>
          <w:p w14:paraId="71129096" w14:textId="77777777" w:rsidR="003D76BB" w:rsidRDefault="003D76BB"/>
        </w:tc>
        <w:tc>
          <w:tcPr>
            <w:tcW w:w="992" w:type="dxa"/>
          </w:tcPr>
          <w:p w14:paraId="21475190" w14:textId="3F5300E8" w:rsidR="003D76BB" w:rsidRDefault="003D76BB" w:rsidP="03FC50F0">
            <w:pPr>
              <w:jc w:val="right"/>
              <w:rPr>
                <w:color w:val="000000" w:themeColor="text1"/>
                <w:sz w:val="18"/>
                <w:szCs w:val="18"/>
              </w:rPr>
            </w:pPr>
            <w:r w:rsidRPr="7C324E05">
              <w:rPr>
                <w:color w:val="000000" w:themeColor="text1"/>
                <w:sz w:val="18"/>
                <w:szCs w:val="18"/>
              </w:rPr>
              <w:t>8</w:t>
            </w:r>
          </w:p>
        </w:tc>
        <w:tc>
          <w:tcPr>
            <w:tcW w:w="1656" w:type="dxa"/>
          </w:tcPr>
          <w:p w14:paraId="381F19F2" w14:textId="1B9C9BCF" w:rsidR="003D76BB" w:rsidRDefault="003D76BB" w:rsidP="03FC50F0">
            <w:pPr>
              <w:rPr>
                <w:color w:val="000000" w:themeColor="text1"/>
                <w:sz w:val="18"/>
                <w:szCs w:val="18"/>
              </w:rPr>
            </w:pPr>
            <w:r w:rsidRPr="7C324E05">
              <w:rPr>
                <w:color w:val="000000" w:themeColor="text1"/>
                <w:sz w:val="18"/>
                <w:szCs w:val="18"/>
              </w:rPr>
              <w:t>Wi-Fi Video Streaming</w:t>
            </w:r>
          </w:p>
        </w:tc>
        <w:tc>
          <w:tcPr>
            <w:tcW w:w="1888" w:type="dxa"/>
          </w:tcPr>
          <w:p w14:paraId="21D73AD0" w14:textId="4A85AB47" w:rsidR="003D76BB" w:rsidRDefault="003D76BB" w:rsidP="03FC50F0">
            <w:pPr>
              <w:rPr>
                <w:color w:val="000000" w:themeColor="text1"/>
                <w:sz w:val="18"/>
                <w:szCs w:val="18"/>
              </w:rPr>
            </w:pPr>
            <w:r w:rsidRPr="7C324E05">
              <w:rPr>
                <w:color w:val="000000" w:themeColor="text1"/>
                <w:sz w:val="18"/>
                <w:szCs w:val="18"/>
              </w:rPr>
              <w:t>To assess the stability and throughput of the Raspberry Pi camera feed over a wireless network.</w:t>
            </w:r>
          </w:p>
        </w:tc>
        <w:tc>
          <w:tcPr>
            <w:tcW w:w="3125" w:type="dxa"/>
          </w:tcPr>
          <w:p w14:paraId="5EE7507B" w14:textId="6BFA9A4F" w:rsidR="003D76BB" w:rsidRDefault="003D76BB" w:rsidP="03FC50F0">
            <w:pPr>
              <w:rPr>
                <w:color w:val="000000" w:themeColor="text1"/>
                <w:sz w:val="18"/>
                <w:szCs w:val="18"/>
              </w:rPr>
            </w:pPr>
            <w:r w:rsidRPr="7C324E05">
              <w:rPr>
                <w:color w:val="000000" w:themeColor="text1"/>
                <w:sz w:val="18"/>
                <w:szCs w:val="18"/>
              </w:rPr>
              <w:t>Initiate the camera stream from the rover. Monitor the feed on the base station receiver to evaluate the quality across both the 2.4GHz and 5GHz bands</w:t>
            </w:r>
          </w:p>
        </w:tc>
        <w:tc>
          <w:tcPr>
            <w:tcW w:w="1558" w:type="dxa"/>
          </w:tcPr>
          <w:p w14:paraId="5CD419CE" w14:textId="3F692959" w:rsidR="003D76BB" w:rsidRDefault="003D76BB" w:rsidP="03FC50F0">
            <w:pPr>
              <w:jc w:val="center"/>
              <w:rPr>
                <w:color w:val="000000" w:themeColor="text1"/>
                <w:sz w:val="18"/>
                <w:szCs w:val="18"/>
              </w:rPr>
            </w:pPr>
            <w:r w:rsidRPr="7C324E05">
              <w:rPr>
                <w:color w:val="000000" w:themeColor="text1"/>
                <w:sz w:val="18"/>
                <w:szCs w:val="18"/>
              </w:rPr>
              <w:t xml:space="preserve">CC-005, S-002 (D), S-003 (D) </w:t>
            </w:r>
          </w:p>
        </w:tc>
      </w:tr>
      <w:tr w:rsidR="003D76BB" w14:paraId="7E4E643A" w14:textId="77777777" w:rsidTr="003D76BB">
        <w:trPr>
          <w:trHeight w:val="915"/>
          <w:jc w:val="center"/>
        </w:trPr>
        <w:tc>
          <w:tcPr>
            <w:tcW w:w="1413" w:type="dxa"/>
            <w:vMerge/>
          </w:tcPr>
          <w:p w14:paraId="65932B0C" w14:textId="77777777" w:rsidR="003D76BB" w:rsidRDefault="003D76BB"/>
        </w:tc>
        <w:tc>
          <w:tcPr>
            <w:tcW w:w="992" w:type="dxa"/>
          </w:tcPr>
          <w:p w14:paraId="3966EBF2" w14:textId="703A4EB6" w:rsidR="003D76BB" w:rsidRDefault="003D76BB" w:rsidP="03FC50F0">
            <w:pPr>
              <w:jc w:val="right"/>
              <w:rPr>
                <w:color w:val="000000" w:themeColor="text1"/>
                <w:sz w:val="18"/>
                <w:szCs w:val="18"/>
              </w:rPr>
            </w:pPr>
            <w:r w:rsidRPr="7C324E05">
              <w:rPr>
                <w:color w:val="000000" w:themeColor="text1"/>
                <w:sz w:val="18"/>
                <w:szCs w:val="18"/>
              </w:rPr>
              <w:t>9</w:t>
            </w:r>
          </w:p>
        </w:tc>
        <w:tc>
          <w:tcPr>
            <w:tcW w:w="1656" w:type="dxa"/>
          </w:tcPr>
          <w:p w14:paraId="1531D704" w14:textId="454E69C5" w:rsidR="003D76BB" w:rsidRDefault="003D76BB" w:rsidP="03FC50F0">
            <w:pPr>
              <w:rPr>
                <w:color w:val="000000" w:themeColor="text1"/>
                <w:sz w:val="18"/>
                <w:szCs w:val="18"/>
              </w:rPr>
            </w:pPr>
            <w:r w:rsidRPr="7C324E05">
              <w:rPr>
                <w:color w:val="000000" w:themeColor="text1"/>
                <w:sz w:val="18"/>
                <w:szCs w:val="18"/>
              </w:rPr>
              <w:t>Power Endurance</w:t>
            </w:r>
          </w:p>
        </w:tc>
        <w:tc>
          <w:tcPr>
            <w:tcW w:w="1888" w:type="dxa"/>
          </w:tcPr>
          <w:p w14:paraId="3B3BF0C6" w14:textId="08660FC0" w:rsidR="003D76BB" w:rsidRDefault="003D76BB" w:rsidP="03FC50F0">
            <w:pPr>
              <w:rPr>
                <w:color w:val="000000" w:themeColor="text1"/>
                <w:sz w:val="18"/>
                <w:szCs w:val="18"/>
              </w:rPr>
            </w:pPr>
            <w:r w:rsidRPr="7C324E05">
              <w:rPr>
                <w:color w:val="000000" w:themeColor="text1"/>
                <w:sz w:val="18"/>
                <w:szCs w:val="18"/>
              </w:rPr>
              <w:t xml:space="preserve">To confirm the battery is sufficient to allow the rover to operate </w:t>
            </w:r>
            <w:r w:rsidR="007E3D0C" w:rsidRPr="7C324E05">
              <w:rPr>
                <w:color w:val="000000" w:themeColor="text1"/>
                <w:sz w:val="18"/>
                <w:szCs w:val="18"/>
              </w:rPr>
              <w:t>continuously</w:t>
            </w:r>
            <w:r w:rsidRPr="7C324E05">
              <w:rPr>
                <w:color w:val="000000" w:themeColor="text1"/>
                <w:sz w:val="18"/>
                <w:szCs w:val="18"/>
              </w:rPr>
              <w:t xml:space="preserve"> for 30+ minutes</w:t>
            </w:r>
          </w:p>
        </w:tc>
        <w:tc>
          <w:tcPr>
            <w:tcW w:w="3125" w:type="dxa"/>
          </w:tcPr>
          <w:p w14:paraId="05AA3019" w14:textId="6BFBD1B3" w:rsidR="003D76BB" w:rsidRDefault="003D76BB" w:rsidP="03FC50F0">
            <w:pPr>
              <w:rPr>
                <w:color w:val="000000" w:themeColor="text1"/>
                <w:sz w:val="18"/>
                <w:szCs w:val="18"/>
              </w:rPr>
            </w:pPr>
            <w:r w:rsidRPr="7C324E05">
              <w:rPr>
                <w:color w:val="000000" w:themeColor="text1"/>
                <w:sz w:val="18"/>
                <w:szCs w:val="18"/>
              </w:rPr>
              <w:t xml:space="preserve">Fully charge the batteries and then operate the rover </w:t>
            </w:r>
            <w:r w:rsidR="007E3D0C" w:rsidRPr="7C324E05">
              <w:rPr>
                <w:color w:val="000000" w:themeColor="text1"/>
                <w:sz w:val="18"/>
                <w:szCs w:val="18"/>
              </w:rPr>
              <w:t>continuously</w:t>
            </w:r>
            <w:r w:rsidRPr="7C324E05">
              <w:rPr>
                <w:color w:val="000000" w:themeColor="text1"/>
                <w:sz w:val="18"/>
                <w:szCs w:val="18"/>
              </w:rPr>
              <w:t xml:space="preserve"> until it runs out of power.</w:t>
            </w:r>
          </w:p>
        </w:tc>
        <w:tc>
          <w:tcPr>
            <w:tcW w:w="1558" w:type="dxa"/>
          </w:tcPr>
          <w:p w14:paraId="4A9A0C28" w14:textId="723D51F5" w:rsidR="003D76BB" w:rsidRDefault="003D76BB" w:rsidP="03FC50F0">
            <w:pPr>
              <w:jc w:val="center"/>
              <w:rPr>
                <w:color w:val="000000" w:themeColor="text1"/>
                <w:sz w:val="18"/>
                <w:szCs w:val="18"/>
              </w:rPr>
            </w:pPr>
            <w:r w:rsidRPr="7C324E05">
              <w:rPr>
                <w:color w:val="000000" w:themeColor="text1"/>
                <w:sz w:val="18"/>
                <w:szCs w:val="18"/>
              </w:rPr>
              <w:t>SAF-004, PP-001 (D)</w:t>
            </w:r>
          </w:p>
        </w:tc>
      </w:tr>
      <w:tr w:rsidR="003D76BB" w14:paraId="4CACA477" w14:textId="77777777" w:rsidTr="003D76BB">
        <w:trPr>
          <w:trHeight w:val="915"/>
          <w:jc w:val="center"/>
        </w:trPr>
        <w:tc>
          <w:tcPr>
            <w:tcW w:w="1413" w:type="dxa"/>
            <w:vMerge/>
          </w:tcPr>
          <w:p w14:paraId="00B010D2" w14:textId="419E45E7" w:rsidR="003D76BB" w:rsidRDefault="003D76BB" w:rsidP="035627EB"/>
        </w:tc>
        <w:tc>
          <w:tcPr>
            <w:tcW w:w="992" w:type="dxa"/>
          </w:tcPr>
          <w:p w14:paraId="400DC50B" w14:textId="2B3FB041" w:rsidR="003D76BB" w:rsidRDefault="003D76BB" w:rsidP="035627EB">
            <w:pPr>
              <w:jc w:val="right"/>
              <w:rPr>
                <w:color w:val="000000" w:themeColor="text1"/>
                <w:sz w:val="18"/>
                <w:szCs w:val="18"/>
              </w:rPr>
            </w:pPr>
            <w:r w:rsidRPr="7C324E05">
              <w:rPr>
                <w:color w:val="000000" w:themeColor="text1"/>
                <w:sz w:val="18"/>
                <w:szCs w:val="18"/>
              </w:rPr>
              <w:t>10</w:t>
            </w:r>
          </w:p>
        </w:tc>
        <w:tc>
          <w:tcPr>
            <w:tcW w:w="1656" w:type="dxa"/>
          </w:tcPr>
          <w:p w14:paraId="47FA3F66" w14:textId="13839238" w:rsidR="003D76BB" w:rsidRDefault="003D76BB" w:rsidP="035627EB">
            <w:pPr>
              <w:rPr>
                <w:color w:val="000000" w:themeColor="text1"/>
                <w:sz w:val="18"/>
                <w:szCs w:val="18"/>
              </w:rPr>
            </w:pPr>
            <w:r w:rsidRPr="7C324E05">
              <w:rPr>
                <w:color w:val="000000" w:themeColor="text1"/>
                <w:sz w:val="18"/>
                <w:szCs w:val="18"/>
              </w:rPr>
              <w:t>IR Sensors</w:t>
            </w:r>
          </w:p>
        </w:tc>
        <w:tc>
          <w:tcPr>
            <w:tcW w:w="1888" w:type="dxa"/>
          </w:tcPr>
          <w:p w14:paraId="5D3D2F97" w14:textId="0280B2C5" w:rsidR="003D76BB" w:rsidRDefault="003D76BB" w:rsidP="035627EB">
            <w:pPr>
              <w:rPr>
                <w:color w:val="000000" w:themeColor="text1"/>
                <w:sz w:val="18"/>
                <w:szCs w:val="18"/>
              </w:rPr>
            </w:pPr>
            <w:r w:rsidRPr="7C324E05">
              <w:rPr>
                <w:color w:val="000000" w:themeColor="text1"/>
                <w:sz w:val="18"/>
                <w:szCs w:val="18"/>
              </w:rPr>
              <w:t xml:space="preserve">To confirm that the IR sensors are able to detect </w:t>
            </w:r>
            <w:r w:rsidR="007E3D0C" w:rsidRPr="7C324E05">
              <w:rPr>
                <w:color w:val="000000" w:themeColor="text1"/>
                <w:sz w:val="18"/>
                <w:szCs w:val="18"/>
              </w:rPr>
              <w:t>objects</w:t>
            </w:r>
            <w:r w:rsidRPr="7C324E05">
              <w:rPr>
                <w:color w:val="000000" w:themeColor="text1"/>
                <w:sz w:val="18"/>
                <w:szCs w:val="18"/>
              </w:rPr>
              <w:t xml:space="preserve"> in the rover’s path.</w:t>
            </w:r>
          </w:p>
        </w:tc>
        <w:tc>
          <w:tcPr>
            <w:tcW w:w="3125" w:type="dxa"/>
          </w:tcPr>
          <w:p w14:paraId="61446EB2" w14:textId="60E1DF03" w:rsidR="003D76BB" w:rsidRDefault="003D76BB" w:rsidP="035627EB">
            <w:pPr>
              <w:rPr>
                <w:color w:val="000000" w:themeColor="text1"/>
                <w:sz w:val="18"/>
                <w:szCs w:val="18"/>
              </w:rPr>
            </w:pPr>
            <w:r w:rsidRPr="7C324E05">
              <w:rPr>
                <w:color w:val="000000" w:themeColor="text1"/>
                <w:sz w:val="18"/>
                <w:szCs w:val="18"/>
              </w:rPr>
              <w:t>Drive the rover towards an object to verify that the IR sensors detect it and provide feedback to the operator.</w:t>
            </w:r>
          </w:p>
        </w:tc>
        <w:tc>
          <w:tcPr>
            <w:tcW w:w="1558" w:type="dxa"/>
          </w:tcPr>
          <w:p w14:paraId="07560BE0" w14:textId="04ACAE74" w:rsidR="003D76BB" w:rsidRDefault="003D76BB" w:rsidP="035627EB">
            <w:pPr>
              <w:jc w:val="center"/>
              <w:rPr>
                <w:color w:val="000000" w:themeColor="text1"/>
                <w:sz w:val="20"/>
                <w:szCs w:val="20"/>
              </w:rPr>
            </w:pPr>
            <w:r w:rsidRPr="7C324E05">
              <w:rPr>
                <w:color w:val="000000" w:themeColor="text1"/>
                <w:sz w:val="20"/>
                <w:szCs w:val="20"/>
              </w:rPr>
              <w:t>CC-005,</w:t>
            </w:r>
          </w:p>
          <w:p w14:paraId="6AD37E93" w14:textId="0902729D" w:rsidR="003D76BB" w:rsidRDefault="003D76BB" w:rsidP="035627EB">
            <w:pPr>
              <w:jc w:val="center"/>
              <w:rPr>
                <w:color w:val="000000" w:themeColor="text1"/>
                <w:sz w:val="20"/>
                <w:szCs w:val="20"/>
              </w:rPr>
            </w:pPr>
            <w:r w:rsidRPr="7C324E05">
              <w:rPr>
                <w:color w:val="000000" w:themeColor="text1"/>
                <w:sz w:val="20"/>
                <w:szCs w:val="20"/>
              </w:rPr>
              <w:t>CC-002 (D)</w:t>
            </w:r>
          </w:p>
          <w:p w14:paraId="2A8FDB22" w14:textId="1233E989" w:rsidR="003D76BB" w:rsidRDefault="003D76BB" w:rsidP="035627EB">
            <w:pPr>
              <w:jc w:val="center"/>
              <w:rPr>
                <w:color w:val="000000" w:themeColor="text1"/>
                <w:sz w:val="20"/>
                <w:szCs w:val="20"/>
              </w:rPr>
            </w:pPr>
            <w:r w:rsidRPr="7C324E05">
              <w:rPr>
                <w:color w:val="000000" w:themeColor="text1"/>
                <w:sz w:val="20"/>
                <w:szCs w:val="20"/>
              </w:rPr>
              <w:t xml:space="preserve"> </w:t>
            </w:r>
          </w:p>
        </w:tc>
      </w:tr>
    </w:tbl>
    <w:p w14:paraId="25A8E7DA" w14:textId="55400DB1" w:rsidR="001279C3" w:rsidRDefault="001279C3">
      <w:pPr>
        <w:rPr>
          <w:sz w:val="22"/>
          <w:szCs w:val="22"/>
        </w:rPr>
      </w:pPr>
    </w:p>
    <w:p w14:paraId="3F945941" w14:textId="77B0BF3D" w:rsidR="001864C2" w:rsidRDefault="002C2718">
      <w:pPr>
        <w:pStyle w:val="Heading1"/>
        <w:numPr>
          <w:ilvl w:val="0"/>
          <w:numId w:val="16"/>
        </w:numPr>
        <w:rPr>
          <w:sz w:val="24"/>
          <w:szCs w:val="24"/>
        </w:rPr>
      </w:pPr>
      <w:bookmarkStart w:id="38" w:name="_Toc223975977"/>
      <w:r w:rsidRPr="0E4BD36C">
        <w:rPr>
          <w:sz w:val="24"/>
          <w:szCs w:val="24"/>
        </w:rPr>
        <w:t>Concept of Operation</w:t>
      </w:r>
      <w:bookmarkEnd w:id="38"/>
      <w:r w:rsidRPr="0E4BD36C">
        <w:rPr>
          <w:sz w:val="24"/>
          <w:szCs w:val="24"/>
        </w:rPr>
        <w:t> </w:t>
      </w:r>
    </w:p>
    <w:p w14:paraId="0284EB7C" w14:textId="77777777" w:rsidR="007E3D0C" w:rsidRDefault="00911167" w:rsidP="007E3D0C">
      <w:pPr>
        <w:spacing w:before="240" w:after="240"/>
        <w:rPr>
          <w:sz w:val="22"/>
          <w:szCs w:val="22"/>
        </w:rPr>
      </w:pPr>
      <w:r w:rsidRPr="7C324E05">
        <w:rPr>
          <w:sz w:val="22"/>
          <w:szCs w:val="22"/>
        </w:rPr>
        <w:t>The rover is managed through a central laptop base station that utilises an Xbox controller to provide the operator with intuitive manual control over the vehicle’s movements. These precise steering inputs are translated into digital commands and transmitted over a dedicated 2.4GHz LoRa link, ensuring low-latency responsiveness during complex manoeuvres. To navigate gravel and rock terrain without a direct line of sight, the operator relies on a real-time dashboard that integrates a live video stream with critical telemetry data, including battery voltage and system health. This continuous visual feed is broadcast independently over a separate Wi-Fi network, preventing high-bandwidth video traffic from interfering with essential driving controls.</w:t>
      </w:r>
    </w:p>
    <w:p w14:paraId="1CD582C2" w14:textId="0BA2E056" w:rsidR="5FEE6D20" w:rsidRPr="007E3D0C" w:rsidRDefault="00911167" w:rsidP="007E3D0C">
      <w:pPr>
        <w:spacing w:before="240" w:after="240"/>
        <w:rPr>
          <w:sz w:val="22"/>
          <w:szCs w:val="22"/>
        </w:rPr>
      </w:pPr>
      <w:r w:rsidRPr="7C324E05">
        <w:rPr>
          <w:sz w:val="22"/>
          <w:szCs w:val="22"/>
        </w:rPr>
        <w:t>The primary operational window is engineered to sustain a thirty-minute deployment, supported by the dual 11.1V LiPo battery configuration. During this mission phase, the operator will drive the vehicle across the simulated surface to identify and decode designated QR targets. To guarantee mission success under adverse conditions, the operation includes strict contingency protocols; if unpredictable radio interference severely compromises the wireless networks, the team will transition to a hard-wired Ethernet tether to safely conclude the objective.</w:t>
      </w:r>
    </w:p>
    <w:p w14:paraId="4A662EBE" w14:textId="75123E8E" w:rsidR="001864C2" w:rsidRDefault="002C2718">
      <w:pPr>
        <w:pStyle w:val="Heading1"/>
        <w:numPr>
          <w:ilvl w:val="0"/>
          <w:numId w:val="16"/>
        </w:numPr>
        <w:rPr>
          <w:sz w:val="24"/>
          <w:szCs w:val="24"/>
        </w:rPr>
      </w:pPr>
      <w:bookmarkStart w:id="39" w:name="_Toc223975978"/>
      <w:r w:rsidRPr="0E4BD36C">
        <w:rPr>
          <w:sz w:val="24"/>
          <w:szCs w:val="24"/>
        </w:rPr>
        <w:t>Compliance matrix</w:t>
      </w:r>
      <w:bookmarkEnd w:id="39"/>
      <w:r w:rsidRPr="0E4BD36C">
        <w:rPr>
          <w:sz w:val="24"/>
          <w:szCs w:val="24"/>
        </w:rPr>
        <w:t> </w:t>
      </w:r>
    </w:p>
    <w:p w14:paraId="2E629BEE" w14:textId="7F848FAA" w:rsidR="00A71701" w:rsidRDefault="2DF97B4C" w:rsidP="4B174FF1">
      <w:pPr>
        <w:rPr>
          <w:sz w:val="22"/>
          <w:szCs w:val="22"/>
        </w:rPr>
      </w:pPr>
      <w:r w:rsidRPr="7C324E05">
        <w:rPr>
          <w:sz w:val="22"/>
          <w:szCs w:val="22"/>
        </w:rPr>
        <w:t xml:space="preserve">All requirements have been evaluated to confirm that </w:t>
      </w:r>
      <w:r w:rsidR="007E3D0C" w:rsidRPr="7C324E05">
        <w:rPr>
          <w:sz w:val="22"/>
          <w:szCs w:val="22"/>
        </w:rPr>
        <w:t>our design meets them</w:t>
      </w:r>
      <w:r w:rsidRPr="7C324E05">
        <w:rPr>
          <w:sz w:val="22"/>
          <w:szCs w:val="22"/>
        </w:rPr>
        <w:t>, as shown in the compliance matrix below.</w:t>
      </w:r>
    </w:p>
    <w:p w14:paraId="0939E488" w14:textId="77777777" w:rsidR="00A71701" w:rsidRDefault="00A71701" w:rsidP="4B174FF1">
      <w:pPr>
        <w:rPr>
          <w:sz w:val="22"/>
          <w:szCs w:val="22"/>
        </w:rPr>
      </w:pPr>
    </w:p>
    <w:p w14:paraId="03A7DE92" w14:textId="6F105E30" w:rsidR="003D76BB" w:rsidRPr="003D76BB" w:rsidRDefault="003D76BB" w:rsidP="003D76BB">
      <w:pPr>
        <w:jc w:val="center"/>
        <w:rPr>
          <w:b/>
          <w:sz w:val="22"/>
          <w:szCs w:val="22"/>
        </w:rPr>
      </w:pPr>
      <w:r w:rsidRPr="7C324E05">
        <w:rPr>
          <w:b/>
          <w:sz w:val="22"/>
          <w:szCs w:val="22"/>
        </w:rPr>
        <w:t xml:space="preserve">Table </w:t>
      </w:r>
      <w:r w:rsidR="00516619">
        <w:rPr>
          <w:b/>
          <w:sz w:val="22"/>
          <w:szCs w:val="22"/>
        </w:rPr>
        <w:t>16</w:t>
      </w:r>
      <w:r w:rsidRPr="7C324E05">
        <w:rPr>
          <w:b/>
          <w:sz w:val="22"/>
          <w:szCs w:val="22"/>
        </w:rPr>
        <w:t>: Compliance Matrix</w:t>
      </w:r>
    </w:p>
    <w:tbl>
      <w:tblPr>
        <w:tblStyle w:val="TableGrid"/>
        <w:tblW w:w="10060" w:type="dxa"/>
        <w:jc w:val="center"/>
        <w:tblLook w:val="06A0" w:firstRow="1" w:lastRow="0" w:firstColumn="1" w:lastColumn="0" w:noHBand="1" w:noVBand="1"/>
      </w:tblPr>
      <w:tblGrid>
        <w:gridCol w:w="584"/>
        <w:gridCol w:w="874"/>
        <w:gridCol w:w="2990"/>
        <w:gridCol w:w="1492"/>
        <w:gridCol w:w="1040"/>
        <w:gridCol w:w="1085"/>
        <w:gridCol w:w="1995"/>
      </w:tblGrid>
      <w:tr w:rsidR="035627EB" w14:paraId="288952A9" w14:textId="77777777" w:rsidTr="4BD377A6">
        <w:trPr>
          <w:trHeight w:val="795"/>
          <w:jc w:val="center"/>
        </w:trPr>
        <w:tc>
          <w:tcPr>
            <w:tcW w:w="575" w:type="dxa"/>
          </w:tcPr>
          <w:p w14:paraId="1605FD83" w14:textId="45032281" w:rsidR="035627EB" w:rsidRDefault="035627EB" w:rsidP="035627EB">
            <w:pPr>
              <w:jc w:val="center"/>
              <w:rPr>
                <w:b/>
                <w:color w:val="000000" w:themeColor="text1"/>
                <w:sz w:val="22"/>
                <w:szCs w:val="22"/>
              </w:rPr>
            </w:pPr>
            <w:r w:rsidRPr="7C324E05">
              <w:rPr>
                <w:b/>
                <w:color w:val="000000" w:themeColor="text1"/>
                <w:sz w:val="22"/>
                <w:szCs w:val="22"/>
              </w:rPr>
              <w:t xml:space="preserve">No. </w:t>
            </w:r>
          </w:p>
        </w:tc>
        <w:tc>
          <w:tcPr>
            <w:tcW w:w="938" w:type="dxa"/>
          </w:tcPr>
          <w:p w14:paraId="4AEE152D" w14:textId="2F127C60" w:rsidR="035627EB" w:rsidRDefault="035627EB" w:rsidP="035627EB">
            <w:pPr>
              <w:jc w:val="center"/>
              <w:rPr>
                <w:b/>
                <w:color w:val="000000" w:themeColor="text1"/>
                <w:sz w:val="22"/>
                <w:szCs w:val="22"/>
              </w:rPr>
            </w:pPr>
            <w:r w:rsidRPr="7C324E05">
              <w:rPr>
                <w:b/>
                <w:color w:val="000000" w:themeColor="text1"/>
                <w:sz w:val="22"/>
                <w:szCs w:val="22"/>
              </w:rPr>
              <w:t xml:space="preserve"> ID</w:t>
            </w:r>
          </w:p>
        </w:tc>
        <w:tc>
          <w:tcPr>
            <w:tcW w:w="3313" w:type="dxa"/>
          </w:tcPr>
          <w:p w14:paraId="234F5E2B" w14:textId="00E89223" w:rsidR="035627EB" w:rsidRDefault="035627EB" w:rsidP="035627EB">
            <w:pPr>
              <w:jc w:val="center"/>
              <w:rPr>
                <w:b/>
                <w:color w:val="000000" w:themeColor="text1"/>
                <w:sz w:val="22"/>
                <w:szCs w:val="22"/>
              </w:rPr>
            </w:pPr>
            <w:r w:rsidRPr="7C324E05">
              <w:rPr>
                <w:b/>
                <w:color w:val="000000" w:themeColor="text1"/>
                <w:sz w:val="22"/>
                <w:szCs w:val="22"/>
              </w:rPr>
              <w:t>Requirement</w:t>
            </w:r>
          </w:p>
        </w:tc>
        <w:tc>
          <w:tcPr>
            <w:tcW w:w="1384" w:type="dxa"/>
          </w:tcPr>
          <w:p w14:paraId="77391AAE" w14:textId="4AB86D1B" w:rsidR="035627EB" w:rsidRDefault="035627EB" w:rsidP="035627EB">
            <w:pPr>
              <w:jc w:val="center"/>
              <w:rPr>
                <w:b/>
                <w:color w:val="000000" w:themeColor="text1"/>
                <w:sz w:val="22"/>
                <w:szCs w:val="22"/>
              </w:rPr>
            </w:pPr>
            <w:r w:rsidRPr="7C324E05">
              <w:rPr>
                <w:b/>
                <w:color w:val="000000" w:themeColor="text1"/>
                <w:sz w:val="22"/>
                <w:szCs w:val="22"/>
              </w:rPr>
              <w:t>Subsystem</w:t>
            </w:r>
          </w:p>
        </w:tc>
        <w:tc>
          <w:tcPr>
            <w:tcW w:w="877" w:type="dxa"/>
          </w:tcPr>
          <w:p w14:paraId="07E50459" w14:textId="1E394987" w:rsidR="035627EB" w:rsidRDefault="035627EB" w:rsidP="035627EB">
            <w:pPr>
              <w:jc w:val="center"/>
              <w:rPr>
                <w:b/>
                <w:color w:val="000000" w:themeColor="text1"/>
                <w:sz w:val="22"/>
                <w:szCs w:val="22"/>
              </w:rPr>
            </w:pPr>
            <w:r w:rsidRPr="7C324E05">
              <w:rPr>
                <w:b/>
                <w:color w:val="000000" w:themeColor="text1"/>
                <w:sz w:val="22"/>
                <w:szCs w:val="22"/>
              </w:rPr>
              <w:t>Priority</w:t>
            </w:r>
          </w:p>
        </w:tc>
        <w:tc>
          <w:tcPr>
            <w:tcW w:w="1130" w:type="dxa"/>
          </w:tcPr>
          <w:p w14:paraId="702190CF" w14:textId="601F5387" w:rsidR="035627EB" w:rsidRDefault="035627EB" w:rsidP="035627EB">
            <w:pPr>
              <w:jc w:val="center"/>
              <w:rPr>
                <w:b/>
                <w:color w:val="000000" w:themeColor="text1"/>
                <w:sz w:val="22"/>
                <w:szCs w:val="22"/>
              </w:rPr>
            </w:pPr>
            <w:r w:rsidRPr="7C324E05">
              <w:rPr>
                <w:b/>
                <w:color w:val="000000" w:themeColor="text1"/>
                <w:sz w:val="22"/>
                <w:szCs w:val="22"/>
              </w:rPr>
              <w:t>Status</w:t>
            </w:r>
          </w:p>
        </w:tc>
        <w:tc>
          <w:tcPr>
            <w:tcW w:w="1843" w:type="dxa"/>
          </w:tcPr>
          <w:p w14:paraId="63EC8C31" w14:textId="533826E2" w:rsidR="035627EB" w:rsidRDefault="035627EB" w:rsidP="035627EB">
            <w:pPr>
              <w:jc w:val="center"/>
              <w:rPr>
                <w:b/>
                <w:color w:val="000000" w:themeColor="text1"/>
                <w:sz w:val="22"/>
                <w:szCs w:val="22"/>
              </w:rPr>
            </w:pPr>
            <w:r w:rsidRPr="7C324E05">
              <w:rPr>
                <w:b/>
                <w:color w:val="000000" w:themeColor="text1"/>
                <w:sz w:val="22"/>
                <w:szCs w:val="22"/>
              </w:rPr>
              <w:t>Reference</w:t>
            </w:r>
          </w:p>
        </w:tc>
      </w:tr>
      <w:tr w:rsidR="035627EB" w14:paraId="6B2C62C0" w14:textId="77777777" w:rsidTr="4BD377A6">
        <w:trPr>
          <w:trHeight w:val="795"/>
          <w:jc w:val="center"/>
        </w:trPr>
        <w:tc>
          <w:tcPr>
            <w:tcW w:w="575" w:type="dxa"/>
          </w:tcPr>
          <w:p w14:paraId="69516EC1" w14:textId="673CAB84" w:rsidR="035627EB" w:rsidRDefault="035627EB" w:rsidP="035627EB">
            <w:pPr>
              <w:jc w:val="center"/>
              <w:rPr>
                <w:color w:val="000000" w:themeColor="text1"/>
                <w:sz w:val="20"/>
                <w:szCs w:val="20"/>
              </w:rPr>
            </w:pPr>
            <w:r w:rsidRPr="7C324E05">
              <w:rPr>
                <w:color w:val="000000" w:themeColor="text1"/>
                <w:sz w:val="20"/>
                <w:szCs w:val="20"/>
              </w:rPr>
              <w:t>1</w:t>
            </w:r>
          </w:p>
        </w:tc>
        <w:tc>
          <w:tcPr>
            <w:tcW w:w="938" w:type="dxa"/>
          </w:tcPr>
          <w:p w14:paraId="4BD7ACDB" w14:textId="0748C52A" w:rsidR="035627EB" w:rsidRDefault="035627EB" w:rsidP="035627EB">
            <w:pPr>
              <w:jc w:val="center"/>
              <w:rPr>
                <w:color w:val="000000" w:themeColor="text1"/>
                <w:sz w:val="20"/>
                <w:szCs w:val="20"/>
              </w:rPr>
            </w:pPr>
            <w:r w:rsidRPr="7C324E05">
              <w:rPr>
                <w:color w:val="000000" w:themeColor="text1"/>
                <w:sz w:val="20"/>
                <w:szCs w:val="20"/>
              </w:rPr>
              <w:t xml:space="preserve">SM-001 </w:t>
            </w:r>
          </w:p>
        </w:tc>
        <w:tc>
          <w:tcPr>
            <w:tcW w:w="3313" w:type="dxa"/>
          </w:tcPr>
          <w:p w14:paraId="07474BAA" w14:textId="61C3AD80" w:rsidR="035627EB" w:rsidRDefault="035627EB" w:rsidP="035627EB">
            <w:pPr>
              <w:jc w:val="center"/>
              <w:rPr>
                <w:color w:val="000000" w:themeColor="text1"/>
                <w:sz w:val="20"/>
                <w:szCs w:val="20"/>
              </w:rPr>
            </w:pPr>
            <w:r w:rsidRPr="7C324E05">
              <w:rPr>
                <w:color w:val="000000" w:themeColor="text1"/>
                <w:sz w:val="20"/>
                <w:szCs w:val="20"/>
              </w:rPr>
              <w:t xml:space="preserve">The integrated rover shall have a combined mass of no more than 5kg. </w:t>
            </w:r>
          </w:p>
        </w:tc>
        <w:tc>
          <w:tcPr>
            <w:tcW w:w="1384" w:type="dxa"/>
          </w:tcPr>
          <w:p w14:paraId="48DEACC2" w14:textId="7622AF15" w:rsidR="035627EB" w:rsidRDefault="035627EB" w:rsidP="035627EB">
            <w:pPr>
              <w:jc w:val="center"/>
              <w:rPr>
                <w:color w:val="000000" w:themeColor="text1"/>
                <w:sz w:val="20"/>
                <w:szCs w:val="20"/>
              </w:rPr>
            </w:pPr>
            <w:r w:rsidRPr="7C324E05">
              <w:rPr>
                <w:color w:val="000000" w:themeColor="text1"/>
                <w:sz w:val="20"/>
                <w:szCs w:val="20"/>
              </w:rPr>
              <w:t>Mechanical</w:t>
            </w:r>
          </w:p>
        </w:tc>
        <w:tc>
          <w:tcPr>
            <w:tcW w:w="877" w:type="dxa"/>
          </w:tcPr>
          <w:p w14:paraId="12F98D7B" w14:textId="2FB7C396"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3B9FB876" w14:textId="07340D89"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08C395E3" w14:textId="1738C9C9" w:rsidR="035627EB" w:rsidRDefault="035627EB" w:rsidP="035627EB">
            <w:pPr>
              <w:rPr>
                <w:color w:val="000000" w:themeColor="text1"/>
                <w:sz w:val="20"/>
                <w:szCs w:val="20"/>
              </w:rPr>
            </w:pPr>
            <w:r w:rsidRPr="7C324E05">
              <w:rPr>
                <w:color w:val="000000" w:themeColor="text1"/>
                <w:sz w:val="20"/>
                <w:szCs w:val="20"/>
              </w:rPr>
              <w:t>3.1.1 Mass and Volume Requirements</w:t>
            </w:r>
          </w:p>
        </w:tc>
      </w:tr>
      <w:tr w:rsidR="035627EB" w14:paraId="4DB3BA9B" w14:textId="77777777" w:rsidTr="4BD377A6">
        <w:trPr>
          <w:trHeight w:val="900"/>
          <w:jc w:val="center"/>
        </w:trPr>
        <w:tc>
          <w:tcPr>
            <w:tcW w:w="575" w:type="dxa"/>
          </w:tcPr>
          <w:p w14:paraId="27841698" w14:textId="641D350B" w:rsidR="035627EB" w:rsidRDefault="035627EB" w:rsidP="035627EB">
            <w:pPr>
              <w:jc w:val="center"/>
              <w:rPr>
                <w:color w:val="000000" w:themeColor="text1"/>
                <w:sz w:val="20"/>
                <w:szCs w:val="20"/>
              </w:rPr>
            </w:pPr>
            <w:r w:rsidRPr="7C324E05">
              <w:rPr>
                <w:color w:val="000000" w:themeColor="text1"/>
                <w:sz w:val="20"/>
                <w:szCs w:val="20"/>
              </w:rPr>
              <w:t>2</w:t>
            </w:r>
          </w:p>
        </w:tc>
        <w:tc>
          <w:tcPr>
            <w:tcW w:w="938" w:type="dxa"/>
          </w:tcPr>
          <w:p w14:paraId="7E0DB26D" w14:textId="26DFFC5C" w:rsidR="035627EB" w:rsidRDefault="035627EB" w:rsidP="035627EB">
            <w:pPr>
              <w:jc w:val="center"/>
              <w:rPr>
                <w:color w:val="000000" w:themeColor="text1"/>
                <w:sz w:val="20"/>
                <w:szCs w:val="20"/>
              </w:rPr>
            </w:pPr>
            <w:r w:rsidRPr="7C324E05">
              <w:rPr>
                <w:color w:val="000000" w:themeColor="text1"/>
                <w:sz w:val="20"/>
                <w:szCs w:val="20"/>
              </w:rPr>
              <w:t xml:space="preserve">SM-002 </w:t>
            </w:r>
          </w:p>
        </w:tc>
        <w:tc>
          <w:tcPr>
            <w:tcW w:w="3313" w:type="dxa"/>
          </w:tcPr>
          <w:p w14:paraId="5C7F5891" w14:textId="1CD31D40" w:rsidR="035627EB" w:rsidRDefault="035627EB" w:rsidP="035627EB">
            <w:pPr>
              <w:jc w:val="center"/>
              <w:rPr>
                <w:color w:val="000000" w:themeColor="text1"/>
                <w:sz w:val="20"/>
                <w:szCs w:val="20"/>
              </w:rPr>
            </w:pPr>
            <w:r w:rsidRPr="7C324E05">
              <w:rPr>
                <w:color w:val="000000" w:themeColor="text1"/>
                <w:sz w:val="20"/>
                <w:szCs w:val="20"/>
              </w:rPr>
              <w:t xml:space="preserve">The rover shall be limited to a boxed volume envelope of 0.03 cubic metres. There are no specific dimension limits. </w:t>
            </w:r>
          </w:p>
        </w:tc>
        <w:tc>
          <w:tcPr>
            <w:tcW w:w="1384" w:type="dxa"/>
          </w:tcPr>
          <w:p w14:paraId="2B9A4548" w14:textId="4C7BE6ED" w:rsidR="035627EB" w:rsidRDefault="035627EB" w:rsidP="035627EB">
            <w:pPr>
              <w:jc w:val="center"/>
              <w:rPr>
                <w:color w:val="000000" w:themeColor="text1"/>
                <w:sz w:val="20"/>
                <w:szCs w:val="20"/>
              </w:rPr>
            </w:pPr>
            <w:r w:rsidRPr="7C324E05">
              <w:rPr>
                <w:color w:val="000000" w:themeColor="text1"/>
                <w:sz w:val="20"/>
                <w:szCs w:val="20"/>
              </w:rPr>
              <w:t>Mechanical</w:t>
            </w:r>
          </w:p>
        </w:tc>
        <w:tc>
          <w:tcPr>
            <w:tcW w:w="877" w:type="dxa"/>
          </w:tcPr>
          <w:p w14:paraId="56309408" w14:textId="7DFB7588"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61CBA58E" w14:textId="37F34005"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4537BF09" w14:textId="7B204167" w:rsidR="035627EB" w:rsidRDefault="035627EB" w:rsidP="035627EB">
            <w:pPr>
              <w:rPr>
                <w:color w:val="000000" w:themeColor="text1"/>
                <w:sz w:val="20"/>
                <w:szCs w:val="20"/>
              </w:rPr>
            </w:pPr>
            <w:r w:rsidRPr="7C324E05">
              <w:rPr>
                <w:color w:val="000000" w:themeColor="text1"/>
                <w:sz w:val="20"/>
                <w:szCs w:val="20"/>
              </w:rPr>
              <w:t>3.1.1 Mass and Volume Requirements</w:t>
            </w:r>
          </w:p>
        </w:tc>
      </w:tr>
      <w:tr w:rsidR="035627EB" w14:paraId="053CBD3A" w14:textId="77777777" w:rsidTr="4BD377A6">
        <w:trPr>
          <w:trHeight w:val="1740"/>
          <w:jc w:val="center"/>
        </w:trPr>
        <w:tc>
          <w:tcPr>
            <w:tcW w:w="575" w:type="dxa"/>
          </w:tcPr>
          <w:p w14:paraId="78EB47DB" w14:textId="1DC5AE8C" w:rsidR="035627EB" w:rsidRDefault="035627EB" w:rsidP="035627EB">
            <w:pPr>
              <w:jc w:val="center"/>
              <w:rPr>
                <w:color w:val="000000" w:themeColor="text1"/>
                <w:sz w:val="20"/>
                <w:szCs w:val="20"/>
              </w:rPr>
            </w:pPr>
            <w:r w:rsidRPr="7C324E05">
              <w:rPr>
                <w:color w:val="000000" w:themeColor="text1"/>
                <w:sz w:val="20"/>
                <w:szCs w:val="20"/>
              </w:rPr>
              <w:t>3</w:t>
            </w:r>
          </w:p>
        </w:tc>
        <w:tc>
          <w:tcPr>
            <w:tcW w:w="938" w:type="dxa"/>
          </w:tcPr>
          <w:p w14:paraId="0D17D34E" w14:textId="1EA0F0DA" w:rsidR="035627EB" w:rsidRDefault="035627EB" w:rsidP="035627EB">
            <w:pPr>
              <w:jc w:val="center"/>
              <w:rPr>
                <w:color w:val="000000" w:themeColor="text1"/>
                <w:sz w:val="20"/>
                <w:szCs w:val="20"/>
              </w:rPr>
            </w:pPr>
            <w:r w:rsidRPr="7C324E05">
              <w:rPr>
                <w:color w:val="000000" w:themeColor="text1"/>
                <w:sz w:val="20"/>
                <w:szCs w:val="20"/>
              </w:rPr>
              <w:t xml:space="preserve">SM-003 </w:t>
            </w:r>
          </w:p>
        </w:tc>
        <w:tc>
          <w:tcPr>
            <w:tcW w:w="3313" w:type="dxa"/>
          </w:tcPr>
          <w:p w14:paraId="6F6F1A9A" w14:textId="34823221" w:rsidR="035627EB" w:rsidRDefault="035627EB" w:rsidP="035627EB">
            <w:pPr>
              <w:jc w:val="center"/>
              <w:rPr>
                <w:color w:val="000000" w:themeColor="text1"/>
                <w:sz w:val="20"/>
                <w:szCs w:val="20"/>
              </w:rPr>
            </w:pPr>
            <w:r w:rsidRPr="7C324E05">
              <w:rPr>
                <w:color w:val="000000" w:themeColor="text1"/>
                <w:sz w:val="20"/>
                <w:szCs w:val="20"/>
              </w:rPr>
              <w:t xml:space="preserve">The rover shall be designed to survive the launch vibration environment. The mass and volume of any adapter plates will be included in the calculation of Requirement ORT RS-SM-001 and Requirement ORT RS-SM-002. </w:t>
            </w:r>
          </w:p>
        </w:tc>
        <w:tc>
          <w:tcPr>
            <w:tcW w:w="1384" w:type="dxa"/>
          </w:tcPr>
          <w:p w14:paraId="21561578" w14:textId="7DAE10C7" w:rsidR="035627EB" w:rsidRDefault="035627EB" w:rsidP="035627EB">
            <w:pPr>
              <w:jc w:val="center"/>
              <w:rPr>
                <w:color w:val="000000" w:themeColor="text1"/>
                <w:sz w:val="20"/>
                <w:szCs w:val="20"/>
              </w:rPr>
            </w:pPr>
            <w:r w:rsidRPr="7C324E05">
              <w:rPr>
                <w:color w:val="000000" w:themeColor="text1"/>
                <w:sz w:val="20"/>
                <w:szCs w:val="20"/>
              </w:rPr>
              <w:t>Mechanical</w:t>
            </w:r>
          </w:p>
        </w:tc>
        <w:tc>
          <w:tcPr>
            <w:tcW w:w="877" w:type="dxa"/>
          </w:tcPr>
          <w:p w14:paraId="6685374C" w14:textId="2CCA6530"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441363F4" w14:textId="7888194F"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459B12A3" w14:textId="4410649E" w:rsidR="035627EB" w:rsidRDefault="13C3CDC5" w:rsidP="4BD377A6">
            <w:pPr>
              <w:rPr>
                <w:color w:val="000000" w:themeColor="text1"/>
                <w:sz w:val="18"/>
                <w:szCs w:val="18"/>
              </w:rPr>
            </w:pPr>
            <w:r w:rsidRPr="4BD377A6">
              <w:rPr>
                <w:color w:val="000000" w:themeColor="text1"/>
                <w:sz w:val="20"/>
                <w:szCs w:val="20"/>
              </w:rPr>
              <w:t xml:space="preserve">Vibration Analysis – see Appendix </w:t>
            </w:r>
            <w:r w:rsidR="6F70B5AC" w:rsidRPr="793D5D69">
              <w:rPr>
                <w:color w:val="000000" w:themeColor="text1"/>
                <w:sz w:val="20"/>
                <w:szCs w:val="20"/>
              </w:rPr>
              <w:t>F</w:t>
            </w:r>
          </w:p>
        </w:tc>
      </w:tr>
      <w:tr w:rsidR="035627EB" w14:paraId="31762BE4" w14:textId="77777777" w:rsidTr="4BD377A6">
        <w:trPr>
          <w:trHeight w:val="795"/>
          <w:jc w:val="center"/>
        </w:trPr>
        <w:tc>
          <w:tcPr>
            <w:tcW w:w="575" w:type="dxa"/>
          </w:tcPr>
          <w:p w14:paraId="3DA8A1F1" w14:textId="3B2F39C7" w:rsidR="035627EB" w:rsidRDefault="035627EB" w:rsidP="035627EB">
            <w:pPr>
              <w:jc w:val="center"/>
              <w:rPr>
                <w:color w:val="000000" w:themeColor="text1"/>
                <w:sz w:val="20"/>
                <w:szCs w:val="20"/>
              </w:rPr>
            </w:pPr>
            <w:r w:rsidRPr="7C324E05">
              <w:rPr>
                <w:color w:val="000000" w:themeColor="text1"/>
                <w:sz w:val="20"/>
                <w:szCs w:val="20"/>
              </w:rPr>
              <w:t>4</w:t>
            </w:r>
          </w:p>
        </w:tc>
        <w:tc>
          <w:tcPr>
            <w:tcW w:w="938" w:type="dxa"/>
          </w:tcPr>
          <w:p w14:paraId="456B6828" w14:textId="1B301C64" w:rsidR="035627EB" w:rsidRDefault="035627EB" w:rsidP="035627EB">
            <w:pPr>
              <w:jc w:val="center"/>
              <w:rPr>
                <w:color w:val="000000" w:themeColor="text1"/>
                <w:sz w:val="20"/>
                <w:szCs w:val="20"/>
              </w:rPr>
            </w:pPr>
            <w:r w:rsidRPr="7C324E05">
              <w:rPr>
                <w:color w:val="000000" w:themeColor="text1"/>
                <w:sz w:val="20"/>
                <w:szCs w:val="20"/>
              </w:rPr>
              <w:t xml:space="preserve">SM-004 </w:t>
            </w:r>
          </w:p>
        </w:tc>
        <w:tc>
          <w:tcPr>
            <w:tcW w:w="3313" w:type="dxa"/>
          </w:tcPr>
          <w:p w14:paraId="058668F8" w14:textId="6882C30C" w:rsidR="035627EB" w:rsidRDefault="035627EB" w:rsidP="035627EB">
            <w:pPr>
              <w:jc w:val="center"/>
              <w:rPr>
                <w:color w:val="000000" w:themeColor="text1"/>
                <w:sz w:val="20"/>
                <w:szCs w:val="20"/>
              </w:rPr>
            </w:pPr>
            <w:r w:rsidRPr="7C324E05">
              <w:rPr>
                <w:color w:val="000000" w:themeColor="text1"/>
                <w:sz w:val="20"/>
                <w:szCs w:val="20"/>
              </w:rPr>
              <w:t xml:space="preserve">The rover shall be attached to the vibration system with the interface described in Appendix SOW-2. </w:t>
            </w:r>
          </w:p>
        </w:tc>
        <w:tc>
          <w:tcPr>
            <w:tcW w:w="1384" w:type="dxa"/>
          </w:tcPr>
          <w:p w14:paraId="4AACCFED" w14:textId="0B788A70" w:rsidR="035627EB" w:rsidRDefault="035627EB" w:rsidP="035627EB">
            <w:pPr>
              <w:jc w:val="center"/>
              <w:rPr>
                <w:color w:val="000000" w:themeColor="text1"/>
                <w:sz w:val="20"/>
                <w:szCs w:val="20"/>
              </w:rPr>
            </w:pPr>
            <w:r w:rsidRPr="7C324E05">
              <w:rPr>
                <w:color w:val="000000" w:themeColor="text1"/>
                <w:sz w:val="20"/>
                <w:szCs w:val="20"/>
              </w:rPr>
              <w:t>Mechanical</w:t>
            </w:r>
          </w:p>
        </w:tc>
        <w:tc>
          <w:tcPr>
            <w:tcW w:w="877" w:type="dxa"/>
          </w:tcPr>
          <w:p w14:paraId="6CB22341" w14:textId="5E4319A9"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2EA623FC" w14:textId="2F306776"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7DE768C7" w14:textId="464FE413" w:rsidR="035627EB" w:rsidRDefault="035627EB" w:rsidP="035627EB">
            <w:pPr>
              <w:rPr>
                <w:color w:val="000000" w:themeColor="text1"/>
                <w:sz w:val="20"/>
                <w:szCs w:val="20"/>
              </w:rPr>
            </w:pPr>
            <w:r w:rsidRPr="7C324E05">
              <w:rPr>
                <w:color w:val="000000" w:themeColor="text1"/>
                <w:sz w:val="20"/>
                <w:szCs w:val="20"/>
              </w:rPr>
              <w:t>3.2.3 Vibration Table Interface</w:t>
            </w:r>
          </w:p>
        </w:tc>
      </w:tr>
      <w:tr w:rsidR="035627EB" w14:paraId="48E35E3B" w14:textId="77777777" w:rsidTr="4BD377A6">
        <w:trPr>
          <w:trHeight w:val="795"/>
          <w:jc w:val="center"/>
        </w:trPr>
        <w:tc>
          <w:tcPr>
            <w:tcW w:w="575" w:type="dxa"/>
          </w:tcPr>
          <w:p w14:paraId="1405750F" w14:textId="3E0257CB" w:rsidR="035627EB" w:rsidRDefault="035627EB" w:rsidP="035627EB">
            <w:pPr>
              <w:jc w:val="center"/>
              <w:rPr>
                <w:color w:val="000000" w:themeColor="text1"/>
                <w:sz w:val="20"/>
                <w:szCs w:val="20"/>
              </w:rPr>
            </w:pPr>
            <w:r w:rsidRPr="7C324E05">
              <w:rPr>
                <w:color w:val="000000" w:themeColor="text1"/>
                <w:sz w:val="20"/>
                <w:szCs w:val="20"/>
              </w:rPr>
              <w:t>5</w:t>
            </w:r>
          </w:p>
        </w:tc>
        <w:tc>
          <w:tcPr>
            <w:tcW w:w="938" w:type="dxa"/>
          </w:tcPr>
          <w:p w14:paraId="350A81A7" w14:textId="73584E62" w:rsidR="035627EB" w:rsidRDefault="035627EB" w:rsidP="035627EB">
            <w:pPr>
              <w:jc w:val="center"/>
              <w:rPr>
                <w:color w:val="000000" w:themeColor="text1"/>
                <w:sz w:val="20"/>
                <w:szCs w:val="20"/>
              </w:rPr>
            </w:pPr>
            <w:r w:rsidRPr="7C324E05">
              <w:rPr>
                <w:color w:val="000000" w:themeColor="text1"/>
                <w:sz w:val="20"/>
                <w:szCs w:val="20"/>
              </w:rPr>
              <w:t xml:space="preserve">SM-005 </w:t>
            </w:r>
          </w:p>
        </w:tc>
        <w:tc>
          <w:tcPr>
            <w:tcW w:w="3313" w:type="dxa"/>
          </w:tcPr>
          <w:p w14:paraId="394DB327" w14:textId="1E590A7A" w:rsidR="035627EB" w:rsidRDefault="035627EB" w:rsidP="035627EB">
            <w:pPr>
              <w:jc w:val="center"/>
              <w:rPr>
                <w:color w:val="000000" w:themeColor="text1"/>
                <w:sz w:val="20"/>
                <w:szCs w:val="20"/>
              </w:rPr>
            </w:pPr>
            <w:r w:rsidRPr="7C324E05">
              <w:rPr>
                <w:color w:val="000000" w:themeColor="text1"/>
                <w:sz w:val="20"/>
                <w:szCs w:val="20"/>
              </w:rPr>
              <w:t xml:space="preserve">The integrated rover system shall be statically stable in all directions to an angle of at least 30 degrees. </w:t>
            </w:r>
          </w:p>
        </w:tc>
        <w:tc>
          <w:tcPr>
            <w:tcW w:w="1384" w:type="dxa"/>
          </w:tcPr>
          <w:p w14:paraId="5217646C" w14:textId="4CD86F0F" w:rsidR="035627EB" w:rsidRDefault="035627EB" w:rsidP="035627EB">
            <w:pPr>
              <w:jc w:val="center"/>
              <w:rPr>
                <w:color w:val="000000" w:themeColor="text1"/>
                <w:sz w:val="20"/>
                <w:szCs w:val="20"/>
              </w:rPr>
            </w:pPr>
            <w:r w:rsidRPr="7C324E05">
              <w:rPr>
                <w:color w:val="000000" w:themeColor="text1"/>
                <w:sz w:val="20"/>
                <w:szCs w:val="20"/>
              </w:rPr>
              <w:t>Mechanical</w:t>
            </w:r>
          </w:p>
        </w:tc>
        <w:tc>
          <w:tcPr>
            <w:tcW w:w="877" w:type="dxa"/>
          </w:tcPr>
          <w:p w14:paraId="4731F0E8" w14:textId="7AB60CB0"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57EA042D" w14:textId="2B5BEE68"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270E5519" w14:textId="51816A44" w:rsidR="035627EB" w:rsidRDefault="035627EB">
            <w:pPr>
              <w:rPr>
                <w:sz w:val="22"/>
                <w:szCs w:val="22"/>
              </w:rPr>
            </w:pPr>
          </w:p>
        </w:tc>
      </w:tr>
      <w:tr w:rsidR="035627EB" w14:paraId="524915F6" w14:textId="77777777" w:rsidTr="4BD377A6">
        <w:trPr>
          <w:trHeight w:val="795"/>
          <w:jc w:val="center"/>
        </w:trPr>
        <w:tc>
          <w:tcPr>
            <w:tcW w:w="575" w:type="dxa"/>
          </w:tcPr>
          <w:p w14:paraId="6F1397CF" w14:textId="499E734A" w:rsidR="035627EB" w:rsidRDefault="035627EB" w:rsidP="035627EB">
            <w:pPr>
              <w:jc w:val="center"/>
              <w:rPr>
                <w:color w:val="000000" w:themeColor="text1"/>
                <w:sz w:val="20"/>
                <w:szCs w:val="20"/>
              </w:rPr>
            </w:pPr>
            <w:r w:rsidRPr="7C324E05">
              <w:rPr>
                <w:color w:val="000000" w:themeColor="text1"/>
                <w:sz w:val="20"/>
                <w:szCs w:val="20"/>
              </w:rPr>
              <w:t>6</w:t>
            </w:r>
          </w:p>
        </w:tc>
        <w:tc>
          <w:tcPr>
            <w:tcW w:w="938" w:type="dxa"/>
          </w:tcPr>
          <w:p w14:paraId="5C7A7498" w14:textId="7A5BD10D" w:rsidR="035627EB" w:rsidRDefault="035627EB" w:rsidP="035627EB">
            <w:pPr>
              <w:jc w:val="center"/>
              <w:rPr>
                <w:color w:val="000000" w:themeColor="text1"/>
                <w:sz w:val="20"/>
                <w:szCs w:val="20"/>
              </w:rPr>
            </w:pPr>
            <w:r w:rsidRPr="7C324E05">
              <w:rPr>
                <w:color w:val="000000" w:themeColor="text1"/>
                <w:sz w:val="20"/>
                <w:szCs w:val="20"/>
              </w:rPr>
              <w:t xml:space="preserve">SM-006 </w:t>
            </w:r>
          </w:p>
        </w:tc>
        <w:tc>
          <w:tcPr>
            <w:tcW w:w="3313" w:type="dxa"/>
          </w:tcPr>
          <w:p w14:paraId="54E01A85" w14:textId="74AAB324" w:rsidR="035627EB" w:rsidRDefault="035627EB" w:rsidP="035627EB">
            <w:pPr>
              <w:jc w:val="center"/>
              <w:rPr>
                <w:color w:val="000000" w:themeColor="text1"/>
                <w:sz w:val="20"/>
                <w:szCs w:val="20"/>
              </w:rPr>
            </w:pPr>
            <w:r w:rsidRPr="7C324E05">
              <w:rPr>
                <w:color w:val="000000" w:themeColor="text1"/>
                <w:sz w:val="20"/>
                <w:szCs w:val="20"/>
              </w:rPr>
              <w:t xml:space="preserve">The rover shall have a minimum number of 3 M5 bolts to interface with the vibration bed. </w:t>
            </w:r>
          </w:p>
        </w:tc>
        <w:tc>
          <w:tcPr>
            <w:tcW w:w="1384" w:type="dxa"/>
          </w:tcPr>
          <w:p w14:paraId="03712D75" w14:textId="65DCE68D" w:rsidR="035627EB" w:rsidRDefault="035627EB" w:rsidP="035627EB">
            <w:pPr>
              <w:jc w:val="center"/>
              <w:rPr>
                <w:color w:val="000000" w:themeColor="text1"/>
                <w:sz w:val="20"/>
                <w:szCs w:val="20"/>
              </w:rPr>
            </w:pPr>
            <w:r w:rsidRPr="7C324E05">
              <w:rPr>
                <w:color w:val="000000" w:themeColor="text1"/>
                <w:sz w:val="20"/>
                <w:szCs w:val="20"/>
              </w:rPr>
              <w:t>Mechanical</w:t>
            </w:r>
          </w:p>
        </w:tc>
        <w:tc>
          <w:tcPr>
            <w:tcW w:w="877" w:type="dxa"/>
          </w:tcPr>
          <w:p w14:paraId="6EA1B19C" w14:textId="077A69E0"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6B4B5479" w14:textId="7B9DD84D"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3033BF82" w14:textId="2647DA56" w:rsidR="035627EB" w:rsidRDefault="035627EB" w:rsidP="035627EB">
            <w:pPr>
              <w:rPr>
                <w:color w:val="000000" w:themeColor="text1"/>
                <w:sz w:val="20"/>
                <w:szCs w:val="20"/>
              </w:rPr>
            </w:pPr>
            <w:r w:rsidRPr="7C324E05">
              <w:rPr>
                <w:color w:val="000000" w:themeColor="text1"/>
                <w:sz w:val="20"/>
                <w:szCs w:val="20"/>
              </w:rPr>
              <w:t>3.2.3 Vibration Table Interface</w:t>
            </w:r>
          </w:p>
        </w:tc>
      </w:tr>
      <w:tr w:rsidR="035627EB" w14:paraId="55789CB8" w14:textId="77777777" w:rsidTr="4BD377A6">
        <w:trPr>
          <w:trHeight w:val="795"/>
          <w:jc w:val="center"/>
        </w:trPr>
        <w:tc>
          <w:tcPr>
            <w:tcW w:w="575" w:type="dxa"/>
          </w:tcPr>
          <w:p w14:paraId="50193410" w14:textId="44DF300B" w:rsidR="035627EB" w:rsidRDefault="035627EB" w:rsidP="035627EB">
            <w:pPr>
              <w:jc w:val="center"/>
              <w:rPr>
                <w:color w:val="000000" w:themeColor="text1"/>
                <w:sz w:val="20"/>
                <w:szCs w:val="20"/>
              </w:rPr>
            </w:pPr>
            <w:r w:rsidRPr="7C324E05">
              <w:rPr>
                <w:color w:val="000000" w:themeColor="text1"/>
                <w:sz w:val="20"/>
                <w:szCs w:val="20"/>
              </w:rPr>
              <w:t>7</w:t>
            </w:r>
          </w:p>
        </w:tc>
        <w:tc>
          <w:tcPr>
            <w:tcW w:w="938" w:type="dxa"/>
          </w:tcPr>
          <w:p w14:paraId="46F931EF" w14:textId="6C2C63B2" w:rsidR="035627EB" w:rsidRDefault="035627EB" w:rsidP="035627EB">
            <w:pPr>
              <w:jc w:val="center"/>
              <w:rPr>
                <w:color w:val="000000" w:themeColor="text1"/>
                <w:sz w:val="20"/>
                <w:szCs w:val="20"/>
              </w:rPr>
            </w:pPr>
            <w:r w:rsidRPr="7C324E05">
              <w:rPr>
                <w:color w:val="000000" w:themeColor="text1"/>
                <w:sz w:val="20"/>
                <w:szCs w:val="20"/>
              </w:rPr>
              <w:t xml:space="preserve">PP-001 </w:t>
            </w:r>
          </w:p>
        </w:tc>
        <w:tc>
          <w:tcPr>
            <w:tcW w:w="3313" w:type="dxa"/>
          </w:tcPr>
          <w:p w14:paraId="4E35AB03" w14:textId="07A1E7BB" w:rsidR="035627EB" w:rsidRDefault="035627EB" w:rsidP="035627EB">
            <w:pPr>
              <w:jc w:val="center"/>
              <w:rPr>
                <w:color w:val="000000" w:themeColor="text1"/>
                <w:sz w:val="20"/>
                <w:szCs w:val="20"/>
              </w:rPr>
            </w:pPr>
            <w:r w:rsidRPr="7C324E05">
              <w:rPr>
                <w:color w:val="000000" w:themeColor="text1"/>
                <w:sz w:val="20"/>
                <w:szCs w:val="20"/>
              </w:rPr>
              <w:t xml:space="preserve">The Rover shall use a form of locomotion that does not require a significant atmosphere (i.e. no aircraft). </w:t>
            </w:r>
          </w:p>
        </w:tc>
        <w:tc>
          <w:tcPr>
            <w:tcW w:w="1384" w:type="dxa"/>
          </w:tcPr>
          <w:p w14:paraId="1CC10B0F" w14:textId="3D0EA771" w:rsidR="035627EB" w:rsidRDefault="035627EB" w:rsidP="035627EB">
            <w:pPr>
              <w:jc w:val="center"/>
              <w:rPr>
                <w:color w:val="000000" w:themeColor="text1"/>
                <w:sz w:val="20"/>
                <w:szCs w:val="20"/>
              </w:rPr>
            </w:pPr>
            <w:r w:rsidRPr="7C324E05">
              <w:rPr>
                <w:color w:val="000000" w:themeColor="text1"/>
                <w:sz w:val="20"/>
                <w:szCs w:val="20"/>
              </w:rPr>
              <w:t>Mechanical</w:t>
            </w:r>
          </w:p>
        </w:tc>
        <w:tc>
          <w:tcPr>
            <w:tcW w:w="877" w:type="dxa"/>
          </w:tcPr>
          <w:p w14:paraId="33B36919" w14:textId="5E25CAB0"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25E33994" w14:textId="5D5C9746"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40C1A943" w14:textId="59D1370C" w:rsidR="035627EB" w:rsidRDefault="035627EB" w:rsidP="035627EB">
            <w:pPr>
              <w:rPr>
                <w:color w:val="000000" w:themeColor="text1"/>
                <w:sz w:val="20"/>
                <w:szCs w:val="20"/>
              </w:rPr>
            </w:pPr>
            <w:r w:rsidRPr="7C324E05">
              <w:rPr>
                <w:color w:val="000000" w:themeColor="text1"/>
                <w:sz w:val="20"/>
                <w:szCs w:val="20"/>
              </w:rPr>
              <w:t>3.2.5 Wheels, 3.3.3 Motor Selection, Test Procedure M4, M5, M6, M7</w:t>
            </w:r>
          </w:p>
        </w:tc>
      </w:tr>
      <w:tr w:rsidR="035627EB" w14:paraId="6B98AA6A" w14:textId="77777777" w:rsidTr="4BD377A6">
        <w:trPr>
          <w:trHeight w:val="1920"/>
          <w:jc w:val="center"/>
        </w:trPr>
        <w:tc>
          <w:tcPr>
            <w:tcW w:w="575" w:type="dxa"/>
          </w:tcPr>
          <w:p w14:paraId="1F227FCA" w14:textId="4CD333A9" w:rsidR="035627EB" w:rsidRDefault="035627EB" w:rsidP="035627EB">
            <w:pPr>
              <w:jc w:val="center"/>
              <w:rPr>
                <w:color w:val="000000" w:themeColor="text1"/>
                <w:sz w:val="20"/>
                <w:szCs w:val="20"/>
              </w:rPr>
            </w:pPr>
            <w:r w:rsidRPr="7C324E05">
              <w:rPr>
                <w:color w:val="000000" w:themeColor="text1"/>
                <w:sz w:val="20"/>
                <w:szCs w:val="20"/>
              </w:rPr>
              <w:t>8</w:t>
            </w:r>
          </w:p>
        </w:tc>
        <w:tc>
          <w:tcPr>
            <w:tcW w:w="938" w:type="dxa"/>
          </w:tcPr>
          <w:p w14:paraId="28FA484C" w14:textId="31E4B04F" w:rsidR="035627EB" w:rsidRDefault="035627EB" w:rsidP="035627EB">
            <w:pPr>
              <w:jc w:val="center"/>
              <w:rPr>
                <w:color w:val="000000" w:themeColor="text1"/>
                <w:sz w:val="20"/>
                <w:szCs w:val="20"/>
              </w:rPr>
            </w:pPr>
            <w:r w:rsidRPr="7C324E05">
              <w:rPr>
                <w:color w:val="000000" w:themeColor="text1"/>
                <w:sz w:val="20"/>
                <w:szCs w:val="20"/>
              </w:rPr>
              <w:t>PP-002</w:t>
            </w:r>
          </w:p>
        </w:tc>
        <w:tc>
          <w:tcPr>
            <w:tcW w:w="3313" w:type="dxa"/>
          </w:tcPr>
          <w:p w14:paraId="509D1E01" w14:textId="4F8E5F05" w:rsidR="035627EB" w:rsidRDefault="035627EB" w:rsidP="035627EB">
            <w:pPr>
              <w:jc w:val="center"/>
              <w:rPr>
                <w:color w:val="000000" w:themeColor="text1"/>
                <w:sz w:val="20"/>
                <w:szCs w:val="20"/>
              </w:rPr>
            </w:pPr>
            <w:r w:rsidRPr="7C324E05">
              <w:rPr>
                <w:color w:val="000000" w:themeColor="text1"/>
                <w:sz w:val="20"/>
                <w:szCs w:val="20"/>
              </w:rPr>
              <w:t xml:space="preserve">The rover shall be able to traverse an unknown surface of gravel and rocks. Rock dimensions range from a vertical height of between 5 to 40 cm, with a nominal diameter range of 5 to 30 cm. The rock distribution should be considered random. The maximum incline of the slope is approximately 15 degrees. </w:t>
            </w:r>
          </w:p>
        </w:tc>
        <w:tc>
          <w:tcPr>
            <w:tcW w:w="1384" w:type="dxa"/>
          </w:tcPr>
          <w:p w14:paraId="35B30460" w14:textId="2F883E86" w:rsidR="035627EB" w:rsidRDefault="035627EB" w:rsidP="035627EB">
            <w:pPr>
              <w:jc w:val="center"/>
              <w:rPr>
                <w:color w:val="000000" w:themeColor="text1"/>
                <w:sz w:val="20"/>
                <w:szCs w:val="20"/>
              </w:rPr>
            </w:pPr>
            <w:r w:rsidRPr="7C324E05">
              <w:rPr>
                <w:color w:val="000000" w:themeColor="text1"/>
                <w:sz w:val="20"/>
                <w:szCs w:val="20"/>
              </w:rPr>
              <w:t>Electrical</w:t>
            </w:r>
          </w:p>
        </w:tc>
        <w:tc>
          <w:tcPr>
            <w:tcW w:w="877" w:type="dxa"/>
          </w:tcPr>
          <w:p w14:paraId="43CFECCB" w14:textId="69DADE75"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38F48A24" w14:textId="3BC33959"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45A65A70" w14:textId="2A891F8F" w:rsidR="035627EB" w:rsidRDefault="035627EB" w:rsidP="035627EB">
            <w:pPr>
              <w:rPr>
                <w:color w:val="000000" w:themeColor="text1"/>
                <w:sz w:val="20"/>
                <w:szCs w:val="20"/>
              </w:rPr>
            </w:pPr>
            <w:r w:rsidRPr="7C324E05">
              <w:rPr>
                <w:color w:val="000000" w:themeColor="text1"/>
                <w:sz w:val="20"/>
                <w:szCs w:val="20"/>
              </w:rPr>
              <w:t>Test Procedure M4</w:t>
            </w:r>
          </w:p>
        </w:tc>
      </w:tr>
      <w:tr w:rsidR="035627EB" w14:paraId="15F4EFF3" w14:textId="77777777" w:rsidTr="4BD377A6">
        <w:trPr>
          <w:trHeight w:val="795"/>
          <w:jc w:val="center"/>
        </w:trPr>
        <w:tc>
          <w:tcPr>
            <w:tcW w:w="575" w:type="dxa"/>
          </w:tcPr>
          <w:p w14:paraId="19C0A8D3" w14:textId="55DF675C" w:rsidR="035627EB" w:rsidRDefault="035627EB" w:rsidP="035627EB">
            <w:pPr>
              <w:jc w:val="center"/>
              <w:rPr>
                <w:color w:val="000000" w:themeColor="text1"/>
                <w:sz w:val="20"/>
                <w:szCs w:val="20"/>
              </w:rPr>
            </w:pPr>
            <w:r w:rsidRPr="7C324E05">
              <w:rPr>
                <w:color w:val="000000" w:themeColor="text1"/>
                <w:sz w:val="20"/>
                <w:szCs w:val="20"/>
              </w:rPr>
              <w:t>9</w:t>
            </w:r>
          </w:p>
        </w:tc>
        <w:tc>
          <w:tcPr>
            <w:tcW w:w="938" w:type="dxa"/>
          </w:tcPr>
          <w:p w14:paraId="210B7CD3" w14:textId="1948C259" w:rsidR="035627EB" w:rsidRDefault="035627EB" w:rsidP="035627EB">
            <w:pPr>
              <w:jc w:val="center"/>
              <w:rPr>
                <w:color w:val="000000" w:themeColor="text1"/>
                <w:sz w:val="20"/>
                <w:szCs w:val="20"/>
              </w:rPr>
            </w:pPr>
            <w:r w:rsidRPr="7C324E05">
              <w:rPr>
                <w:color w:val="000000" w:themeColor="text1"/>
                <w:sz w:val="20"/>
                <w:szCs w:val="20"/>
              </w:rPr>
              <w:t>PP-003</w:t>
            </w:r>
          </w:p>
        </w:tc>
        <w:tc>
          <w:tcPr>
            <w:tcW w:w="3313" w:type="dxa"/>
          </w:tcPr>
          <w:p w14:paraId="084C35BE" w14:textId="10B86BF1" w:rsidR="035627EB" w:rsidRDefault="035627EB" w:rsidP="035627EB">
            <w:pPr>
              <w:jc w:val="center"/>
              <w:rPr>
                <w:color w:val="000000" w:themeColor="text1"/>
                <w:sz w:val="20"/>
                <w:szCs w:val="20"/>
              </w:rPr>
            </w:pPr>
            <w:r w:rsidRPr="7C324E05">
              <w:rPr>
                <w:color w:val="000000" w:themeColor="text1"/>
                <w:sz w:val="20"/>
                <w:szCs w:val="20"/>
              </w:rPr>
              <w:t xml:space="preserve">The expected distance of travel that the rover will have to cover during the test is 60 m in total. Adding a safety margin to this value is recommended. </w:t>
            </w:r>
          </w:p>
        </w:tc>
        <w:tc>
          <w:tcPr>
            <w:tcW w:w="1384" w:type="dxa"/>
          </w:tcPr>
          <w:p w14:paraId="3F72F4C8" w14:textId="14E62DAC" w:rsidR="035627EB" w:rsidRDefault="035627EB" w:rsidP="035627EB">
            <w:pPr>
              <w:jc w:val="center"/>
              <w:rPr>
                <w:color w:val="000000" w:themeColor="text1"/>
                <w:sz w:val="20"/>
                <w:szCs w:val="20"/>
              </w:rPr>
            </w:pPr>
            <w:r w:rsidRPr="7C324E05">
              <w:rPr>
                <w:color w:val="000000" w:themeColor="text1"/>
                <w:sz w:val="20"/>
                <w:szCs w:val="20"/>
              </w:rPr>
              <w:t>Electrical</w:t>
            </w:r>
          </w:p>
        </w:tc>
        <w:tc>
          <w:tcPr>
            <w:tcW w:w="877" w:type="dxa"/>
          </w:tcPr>
          <w:p w14:paraId="72EE56AC" w14:textId="10B2ADA5"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549C405B" w14:textId="2A251BF7"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65274FC0" w14:textId="3E61B075" w:rsidR="035627EB" w:rsidRDefault="035627EB" w:rsidP="035627EB">
            <w:pPr>
              <w:rPr>
                <w:color w:val="000000" w:themeColor="text1"/>
                <w:sz w:val="20"/>
                <w:szCs w:val="20"/>
              </w:rPr>
            </w:pPr>
            <w:r w:rsidRPr="7C324E05">
              <w:rPr>
                <w:color w:val="000000" w:themeColor="text1"/>
                <w:sz w:val="20"/>
                <w:szCs w:val="20"/>
              </w:rPr>
              <w:t>3.3.2 Battery Selection, Test Procedure M6, E9</w:t>
            </w:r>
          </w:p>
        </w:tc>
      </w:tr>
      <w:tr w:rsidR="035627EB" w14:paraId="676D5176" w14:textId="77777777" w:rsidTr="4BD377A6">
        <w:trPr>
          <w:trHeight w:val="795"/>
          <w:jc w:val="center"/>
        </w:trPr>
        <w:tc>
          <w:tcPr>
            <w:tcW w:w="575" w:type="dxa"/>
          </w:tcPr>
          <w:p w14:paraId="7E34AD20" w14:textId="175C2CA6" w:rsidR="035627EB" w:rsidRDefault="035627EB" w:rsidP="035627EB">
            <w:pPr>
              <w:jc w:val="center"/>
              <w:rPr>
                <w:color w:val="000000" w:themeColor="text1"/>
                <w:sz w:val="20"/>
                <w:szCs w:val="20"/>
              </w:rPr>
            </w:pPr>
            <w:r w:rsidRPr="7C324E05">
              <w:rPr>
                <w:color w:val="000000" w:themeColor="text1"/>
                <w:sz w:val="20"/>
                <w:szCs w:val="20"/>
              </w:rPr>
              <w:t>10</w:t>
            </w:r>
          </w:p>
        </w:tc>
        <w:tc>
          <w:tcPr>
            <w:tcW w:w="938" w:type="dxa"/>
          </w:tcPr>
          <w:p w14:paraId="73C542E5" w14:textId="790B2E4C" w:rsidR="035627EB" w:rsidRDefault="035627EB" w:rsidP="035627EB">
            <w:pPr>
              <w:jc w:val="center"/>
              <w:rPr>
                <w:color w:val="000000" w:themeColor="text1"/>
                <w:sz w:val="20"/>
                <w:szCs w:val="20"/>
              </w:rPr>
            </w:pPr>
            <w:r w:rsidRPr="7C324E05">
              <w:rPr>
                <w:color w:val="000000" w:themeColor="text1"/>
                <w:sz w:val="20"/>
                <w:szCs w:val="20"/>
              </w:rPr>
              <w:t>PP-004</w:t>
            </w:r>
          </w:p>
        </w:tc>
        <w:tc>
          <w:tcPr>
            <w:tcW w:w="3313" w:type="dxa"/>
          </w:tcPr>
          <w:p w14:paraId="5274A626" w14:textId="6DB5B86F" w:rsidR="035627EB" w:rsidRDefault="035627EB" w:rsidP="035627EB">
            <w:pPr>
              <w:jc w:val="center"/>
              <w:rPr>
                <w:color w:val="000000" w:themeColor="text1"/>
                <w:sz w:val="20"/>
                <w:szCs w:val="20"/>
              </w:rPr>
            </w:pPr>
            <w:r w:rsidRPr="7C324E05">
              <w:rPr>
                <w:color w:val="000000" w:themeColor="text1"/>
                <w:sz w:val="20"/>
                <w:szCs w:val="20"/>
              </w:rPr>
              <w:t xml:space="preserve">The rover must have sufficient power to enable 30 minutes of on-gravel operations. </w:t>
            </w:r>
          </w:p>
        </w:tc>
        <w:tc>
          <w:tcPr>
            <w:tcW w:w="1384" w:type="dxa"/>
          </w:tcPr>
          <w:p w14:paraId="485CB1BA" w14:textId="2DBE5810" w:rsidR="035627EB" w:rsidRDefault="035627EB" w:rsidP="035627EB">
            <w:pPr>
              <w:jc w:val="center"/>
              <w:rPr>
                <w:color w:val="000000" w:themeColor="text1"/>
                <w:sz w:val="20"/>
                <w:szCs w:val="20"/>
              </w:rPr>
            </w:pPr>
            <w:r w:rsidRPr="7C324E05">
              <w:rPr>
                <w:color w:val="000000" w:themeColor="text1"/>
                <w:sz w:val="20"/>
                <w:szCs w:val="20"/>
              </w:rPr>
              <w:t>Electrical</w:t>
            </w:r>
          </w:p>
        </w:tc>
        <w:tc>
          <w:tcPr>
            <w:tcW w:w="877" w:type="dxa"/>
          </w:tcPr>
          <w:p w14:paraId="26C823BC" w14:textId="50D68454"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20C375B7" w14:textId="3FE3C8F8"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027CC8FB" w14:textId="74E93A11" w:rsidR="035627EB" w:rsidRDefault="035627EB" w:rsidP="035627EB">
            <w:pPr>
              <w:rPr>
                <w:color w:val="000000" w:themeColor="text1"/>
                <w:sz w:val="20"/>
                <w:szCs w:val="20"/>
              </w:rPr>
            </w:pPr>
            <w:r w:rsidRPr="7C324E05">
              <w:rPr>
                <w:color w:val="000000" w:themeColor="text1"/>
                <w:sz w:val="20"/>
                <w:szCs w:val="20"/>
              </w:rPr>
              <w:t>3.3.2  Battery Selection, Test Procedure E9</w:t>
            </w:r>
          </w:p>
        </w:tc>
      </w:tr>
      <w:tr w:rsidR="035627EB" w14:paraId="7CC5B516" w14:textId="77777777" w:rsidTr="4BD377A6">
        <w:trPr>
          <w:trHeight w:val="795"/>
          <w:jc w:val="center"/>
        </w:trPr>
        <w:tc>
          <w:tcPr>
            <w:tcW w:w="575" w:type="dxa"/>
          </w:tcPr>
          <w:p w14:paraId="0D1D2352" w14:textId="546FE81B" w:rsidR="035627EB" w:rsidRDefault="035627EB" w:rsidP="035627EB">
            <w:pPr>
              <w:jc w:val="center"/>
              <w:rPr>
                <w:color w:val="000000" w:themeColor="text1"/>
                <w:sz w:val="20"/>
                <w:szCs w:val="20"/>
              </w:rPr>
            </w:pPr>
            <w:r w:rsidRPr="7C324E05">
              <w:rPr>
                <w:color w:val="000000" w:themeColor="text1"/>
                <w:sz w:val="20"/>
                <w:szCs w:val="20"/>
              </w:rPr>
              <w:t>11</w:t>
            </w:r>
          </w:p>
        </w:tc>
        <w:tc>
          <w:tcPr>
            <w:tcW w:w="938" w:type="dxa"/>
          </w:tcPr>
          <w:p w14:paraId="3C4968BF" w14:textId="4CA601DE" w:rsidR="035627EB" w:rsidRDefault="035627EB" w:rsidP="035627EB">
            <w:pPr>
              <w:jc w:val="center"/>
              <w:rPr>
                <w:color w:val="000000" w:themeColor="text1"/>
                <w:sz w:val="20"/>
                <w:szCs w:val="20"/>
              </w:rPr>
            </w:pPr>
            <w:r w:rsidRPr="7C324E05">
              <w:rPr>
                <w:color w:val="000000" w:themeColor="text1"/>
                <w:sz w:val="20"/>
                <w:szCs w:val="20"/>
              </w:rPr>
              <w:t>ICS-001</w:t>
            </w:r>
          </w:p>
        </w:tc>
        <w:tc>
          <w:tcPr>
            <w:tcW w:w="3313" w:type="dxa"/>
          </w:tcPr>
          <w:p w14:paraId="3098D8EE" w14:textId="75BA6848" w:rsidR="035627EB" w:rsidRDefault="035627EB" w:rsidP="035627EB">
            <w:pPr>
              <w:jc w:val="center"/>
              <w:rPr>
                <w:color w:val="000000" w:themeColor="text1"/>
                <w:sz w:val="20"/>
                <w:szCs w:val="20"/>
              </w:rPr>
            </w:pPr>
            <w:r w:rsidRPr="7C324E05">
              <w:rPr>
                <w:color w:val="000000" w:themeColor="text1"/>
                <w:sz w:val="20"/>
                <w:szCs w:val="20"/>
              </w:rPr>
              <w:t xml:space="preserve">The rover shall have a method of taking images. </w:t>
            </w:r>
          </w:p>
        </w:tc>
        <w:tc>
          <w:tcPr>
            <w:tcW w:w="1384" w:type="dxa"/>
          </w:tcPr>
          <w:p w14:paraId="40CEEF01" w14:textId="5A172E75" w:rsidR="035627EB" w:rsidRDefault="035627EB" w:rsidP="035627EB">
            <w:pPr>
              <w:jc w:val="center"/>
              <w:rPr>
                <w:color w:val="000000" w:themeColor="text1"/>
                <w:sz w:val="20"/>
                <w:szCs w:val="20"/>
              </w:rPr>
            </w:pPr>
            <w:r w:rsidRPr="7C324E05">
              <w:rPr>
                <w:color w:val="000000" w:themeColor="text1"/>
                <w:sz w:val="20"/>
                <w:szCs w:val="20"/>
              </w:rPr>
              <w:t>Electrical</w:t>
            </w:r>
          </w:p>
        </w:tc>
        <w:tc>
          <w:tcPr>
            <w:tcW w:w="877" w:type="dxa"/>
          </w:tcPr>
          <w:p w14:paraId="39C23C85" w14:textId="75A69164"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5D29A31A" w14:textId="0DC69A3C"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1337E6E3" w14:textId="2F8787CF" w:rsidR="035627EB" w:rsidRDefault="035627EB" w:rsidP="035627EB">
            <w:pPr>
              <w:rPr>
                <w:color w:val="000000" w:themeColor="text1"/>
                <w:sz w:val="20"/>
                <w:szCs w:val="20"/>
              </w:rPr>
            </w:pPr>
            <w:r w:rsidRPr="7C324E05">
              <w:rPr>
                <w:color w:val="000000" w:themeColor="text1"/>
                <w:sz w:val="20"/>
                <w:szCs w:val="20"/>
              </w:rPr>
              <w:t>3.3.1 Camera Selection, Test Procedure E6, S8</w:t>
            </w:r>
          </w:p>
        </w:tc>
      </w:tr>
      <w:tr w:rsidR="035627EB" w14:paraId="29B7E4C6" w14:textId="77777777" w:rsidTr="4BD377A6">
        <w:trPr>
          <w:trHeight w:val="1080"/>
          <w:jc w:val="center"/>
        </w:trPr>
        <w:tc>
          <w:tcPr>
            <w:tcW w:w="575" w:type="dxa"/>
          </w:tcPr>
          <w:p w14:paraId="385FE7F0" w14:textId="1518C3B6" w:rsidR="035627EB" w:rsidRDefault="035627EB" w:rsidP="035627EB">
            <w:pPr>
              <w:jc w:val="center"/>
              <w:rPr>
                <w:color w:val="000000" w:themeColor="text1"/>
                <w:sz w:val="20"/>
                <w:szCs w:val="20"/>
              </w:rPr>
            </w:pPr>
            <w:r w:rsidRPr="7C324E05">
              <w:rPr>
                <w:color w:val="000000" w:themeColor="text1"/>
                <w:sz w:val="20"/>
                <w:szCs w:val="20"/>
              </w:rPr>
              <w:t>12</w:t>
            </w:r>
          </w:p>
        </w:tc>
        <w:tc>
          <w:tcPr>
            <w:tcW w:w="938" w:type="dxa"/>
          </w:tcPr>
          <w:p w14:paraId="3DA51A33" w14:textId="6869AFA8" w:rsidR="035627EB" w:rsidRDefault="035627EB" w:rsidP="035627EB">
            <w:pPr>
              <w:jc w:val="center"/>
              <w:rPr>
                <w:color w:val="000000" w:themeColor="text1"/>
                <w:sz w:val="20"/>
                <w:szCs w:val="20"/>
              </w:rPr>
            </w:pPr>
            <w:r w:rsidRPr="7C324E05">
              <w:rPr>
                <w:color w:val="000000" w:themeColor="text1"/>
                <w:sz w:val="20"/>
                <w:szCs w:val="20"/>
              </w:rPr>
              <w:t>ICS-002</w:t>
            </w:r>
          </w:p>
        </w:tc>
        <w:tc>
          <w:tcPr>
            <w:tcW w:w="3313" w:type="dxa"/>
          </w:tcPr>
          <w:p w14:paraId="3D5DE3F1" w14:textId="6FAD1480" w:rsidR="035627EB" w:rsidRDefault="035627EB" w:rsidP="035627EB">
            <w:pPr>
              <w:jc w:val="center"/>
              <w:rPr>
                <w:color w:val="000000" w:themeColor="text1"/>
                <w:sz w:val="20"/>
                <w:szCs w:val="20"/>
              </w:rPr>
            </w:pPr>
            <w:r w:rsidRPr="7C324E05">
              <w:rPr>
                <w:color w:val="000000" w:themeColor="text1"/>
                <w:sz w:val="20"/>
                <w:szCs w:val="20"/>
              </w:rPr>
              <w:t xml:space="preserve">The rover shall have a method of sending images taken to the Team such that the images are able to be displayed on a digital screen. </w:t>
            </w:r>
          </w:p>
        </w:tc>
        <w:tc>
          <w:tcPr>
            <w:tcW w:w="1384" w:type="dxa"/>
          </w:tcPr>
          <w:p w14:paraId="624A38F0" w14:textId="18279BD2" w:rsidR="035627EB" w:rsidRDefault="035627EB" w:rsidP="035627EB">
            <w:pPr>
              <w:jc w:val="center"/>
              <w:rPr>
                <w:color w:val="000000" w:themeColor="text1"/>
                <w:sz w:val="20"/>
                <w:szCs w:val="20"/>
              </w:rPr>
            </w:pPr>
            <w:r w:rsidRPr="7C324E05">
              <w:rPr>
                <w:color w:val="000000" w:themeColor="text1"/>
                <w:sz w:val="20"/>
                <w:szCs w:val="20"/>
              </w:rPr>
              <w:t>Electrical</w:t>
            </w:r>
          </w:p>
        </w:tc>
        <w:tc>
          <w:tcPr>
            <w:tcW w:w="877" w:type="dxa"/>
          </w:tcPr>
          <w:p w14:paraId="518FC6A9" w14:textId="094C7033"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20DE46D6" w14:textId="78EFB67C"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53B9F074" w14:textId="43F73EC6" w:rsidR="035627EB" w:rsidRDefault="035627EB" w:rsidP="035627EB">
            <w:pPr>
              <w:rPr>
                <w:color w:val="000000" w:themeColor="text1"/>
                <w:sz w:val="20"/>
                <w:szCs w:val="20"/>
              </w:rPr>
            </w:pPr>
            <w:r w:rsidRPr="7C324E05">
              <w:rPr>
                <w:color w:val="000000" w:themeColor="text1"/>
                <w:sz w:val="20"/>
                <w:szCs w:val="20"/>
              </w:rPr>
              <w:t>3.3.5 Communications, Test Procedure S5, S8</w:t>
            </w:r>
          </w:p>
        </w:tc>
      </w:tr>
      <w:tr w:rsidR="035627EB" w14:paraId="29E1C7F6" w14:textId="77777777" w:rsidTr="4BD377A6">
        <w:trPr>
          <w:trHeight w:val="1095"/>
          <w:jc w:val="center"/>
        </w:trPr>
        <w:tc>
          <w:tcPr>
            <w:tcW w:w="575" w:type="dxa"/>
          </w:tcPr>
          <w:p w14:paraId="343CA7F5" w14:textId="02AB8D3C" w:rsidR="035627EB" w:rsidRDefault="035627EB" w:rsidP="035627EB">
            <w:pPr>
              <w:jc w:val="center"/>
              <w:rPr>
                <w:color w:val="000000" w:themeColor="text1"/>
                <w:sz w:val="20"/>
                <w:szCs w:val="20"/>
              </w:rPr>
            </w:pPr>
            <w:r w:rsidRPr="7C324E05">
              <w:rPr>
                <w:color w:val="000000" w:themeColor="text1"/>
                <w:sz w:val="20"/>
                <w:szCs w:val="20"/>
              </w:rPr>
              <w:t>13</w:t>
            </w:r>
          </w:p>
        </w:tc>
        <w:tc>
          <w:tcPr>
            <w:tcW w:w="938" w:type="dxa"/>
          </w:tcPr>
          <w:p w14:paraId="7215531D" w14:textId="4AD59A21" w:rsidR="035627EB" w:rsidRDefault="035627EB" w:rsidP="035627EB">
            <w:pPr>
              <w:jc w:val="center"/>
              <w:rPr>
                <w:color w:val="000000" w:themeColor="text1"/>
                <w:sz w:val="20"/>
                <w:szCs w:val="20"/>
              </w:rPr>
            </w:pPr>
            <w:r w:rsidRPr="7C324E05">
              <w:rPr>
                <w:color w:val="000000" w:themeColor="text1"/>
                <w:sz w:val="20"/>
                <w:szCs w:val="20"/>
              </w:rPr>
              <w:t>CC-001</w:t>
            </w:r>
          </w:p>
        </w:tc>
        <w:tc>
          <w:tcPr>
            <w:tcW w:w="3313" w:type="dxa"/>
          </w:tcPr>
          <w:p w14:paraId="38AAB890" w14:textId="2D8D69ED" w:rsidR="035627EB" w:rsidRDefault="035627EB" w:rsidP="035627EB">
            <w:pPr>
              <w:jc w:val="center"/>
              <w:rPr>
                <w:color w:val="000000" w:themeColor="text1"/>
                <w:sz w:val="20"/>
                <w:szCs w:val="20"/>
              </w:rPr>
            </w:pPr>
            <w:r w:rsidRPr="7C324E05">
              <w:rPr>
                <w:color w:val="000000" w:themeColor="text1"/>
                <w:sz w:val="20"/>
                <w:szCs w:val="20"/>
              </w:rPr>
              <w:t xml:space="preserve">Communication between the operating base and the rover shall be wireless. No time delay is added to the communication system. </w:t>
            </w:r>
          </w:p>
        </w:tc>
        <w:tc>
          <w:tcPr>
            <w:tcW w:w="1384" w:type="dxa"/>
          </w:tcPr>
          <w:p w14:paraId="43E04EA7" w14:textId="5E50C124" w:rsidR="035627EB" w:rsidRDefault="035627EB" w:rsidP="035627EB">
            <w:pPr>
              <w:jc w:val="center"/>
              <w:rPr>
                <w:color w:val="000000" w:themeColor="text1"/>
                <w:sz w:val="20"/>
                <w:szCs w:val="20"/>
              </w:rPr>
            </w:pPr>
            <w:r w:rsidRPr="7C324E05">
              <w:rPr>
                <w:color w:val="000000" w:themeColor="text1"/>
                <w:sz w:val="20"/>
                <w:szCs w:val="20"/>
              </w:rPr>
              <w:t>Electrical</w:t>
            </w:r>
          </w:p>
        </w:tc>
        <w:tc>
          <w:tcPr>
            <w:tcW w:w="877" w:type="dxa"/>
          </w:tcPr>
          <w:p w14:paraId="087DE0AA" w14:textId="5D424861"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5D93DE9F" w14:textId="7951E4F3"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1414BA4A" w14:textId="5F108475" w:rsidR="035627EB" w:rsidRDefault="035627EB" w:rsidP="035627EB">
            <w:pPr>
              <w:rPr>
                <w:color w:val="242424"/>
                <w:sz w:val="20"/>
                <w:szCs w:val="20"/>
              </w:rPr>
            </w:pPr>
            <w:r w:rsidRPr="7C324E05">
              <w:rPr>
                <w:color w:val="242424"/>
                <w:sz w:val="20"/>
                <w:szCs w:val="20"/>
              </w:rPr>
              <w:t>3.3.5 Communications</w:t>
            </w:r>
          </w:p>
        </w:tc>
      </w:tr>
      <w:tr w:rsidR="035627EB" w14:paraId="27777571" w14:textId="77777777" w:rsidTr="4BD377A6">
        <w:trPr>
          <w:trHeight w:val="1200"/>
          <w:jc w:val="center"/>
        </w:trPr>
        <w:tc>
          <w:tcPr>
            <w:tcW w:w="575" w:type="dxa"/>
          </w:tcPr>
          <w:p w14:paraId="08DE0530" w14:textId="526663DD" w:rsidR="035627EB" w:rsidRDefault="035627EB" w:rsidP="035627EB">
            <w:pPr>
              <w:jc w:val="center"/>
              <w:rPr>
                <w:color w:val="000000" w:themeColor="text1"/>
                <w:sz w:val="20"/>
                <w:szCs w:val="20"/>
              </w:rPr>
            </w:pPr>
            <w:r w:rsidRPr="7C324E05">
              <w:rPr>
                <w:color w:val="000000" w:themeColor="text1"/>
                <w:sz w:val="20"/>
                <w:szCs w:val="20"/>
              </w:rPr>
              <w:t>14</w:t>
            </w:r>
          </w:p>
        </w:tc>
        <w:tc>
          <w:tcPr>
            <w:tcW w:w="938" w:type="dxa"/>
          </w:tcPr>
          <w:p w14:paraId="640C8D25" w14:textId="508F90E3" w:rsidR="035627EB" w:rsidRDefault="035627EB" w:rsidP="035627EB">
            <w:pPr>
              <w:jc w:val="center"/>
              <w:rPr>
                <w:color w:val="000000" w:themeColor="text1"/>
                <w:sz w:val="20"/>
                <w:szCs w:val="20"/>
              </w:rPr>
            </w:pPr>
            <w:r w:rsidRPr="7C324E05">
              <w:rPr>
                <w:color w:val="000000" w:themeColor="text1"/>
                <w:sz w:val="20"/>
                <w:szCs w:val="20"/>
              </w:rPr>
              <w:t>CC-002</w:t>
            </w:r>
          </w:p>
        </w:tc>
        <w:tc>
          <w:tcPr>
            <w:tcW w:w="3313" w:type="dxa"/>
          </w:tcPr>
          <w:p w14:paraId="2026E463" w14:textId="1A87A9E9" w:rsidR="035627EB" w:rsidRDefault="035627EB" w:rsidP="035627EB">
            <w:pPr>
              <w:jc w:val="center"/>
              <w:rPr>
                <w:color w:val="000000" w:themeColor="text1"/>
                <w:sz w:val="20"/>
                <w:szCs w:val="20"/>
              </w:rPr>
            </w:pPr>
            <w:r w:rsidRPr="7C324E05">
              <w:rPr>
                <w:color w:val="000000" w:themeColor="text1"/>
                <w:sz w:val="20"/>
                <w:szCs w:val="20"/>
              </w:rPr>
              <w:t xml:space="preserve">An alternative communications capability shall be included. This may be wired (e.g. Ethernet) and will only be used if unpredictable external factors influence the testing (such as interference). An Ethernet cable will be available for use on the day. </w:t>
            </w:r>
          </w:p>
        </w:tc>
        <w:tc>
          <w:tcPr>
            <w:tcW w:w="1384" w:type="dxa"/>
          </w:tcPr>
          <w:p w14:paraId="3B6B1DBA" w14:textId="2226CDF7" w:rsidR="035627EB" w:rsidRDefault="035627EB" w:rsidP="035627EB">
            <w:pPr>
              <w:jc w:val="center"/>
              <w:rPr>
                <w:color w:val="000000" w:themeColor="text1"/>
                <w:sz w:val="20"/>
                <w:szCs w:val="20"/>
              </w:rPr>
            </w:pPr>
            <w:r w:rsidRPr="7C324E05">
              <w:rPr>
                <w:color w:val="000000" w:themeColor="text1"/>
                <w:sz w:val="20"/>
                <w:szCs w:val="20"/>
              </w:rPr>
              <w:t>Electrical</w:t>
            </w:r>
          </w:p>
        </w:tc>
        <w:tc>
          <w:tcPr>
            <w:tcW w:w="877" w:type="dxa"/>
          </w:tcPr>
          <w:p w14:paraId="3DAAAB97" w14:textId="553C2D95"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72612E96" w14:textId="3666C2AC"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1C4F8982" w14:textId="2EBC3569" w:rsidR="035627EB" w:rsidRDefault="035627EB" w:rsidP="035627EB">
            <w:pPr>
              <w:rPr>
                <w:color w:val="242424"/>
                <w:sz w:val="20"/>
                <w:szCs w:val="20"/>
              </w:rPr>
            </w:pPr>
            <w:r w:rsidRPr="7C324E05">
              <w:rPr>
                <w:color w:val="242424"/>
                <w:sz w:val="20"/>
                <w:szCs w:val="20"/>
              </w:rPr>
              <w:t>3.3.5 Communications</w:t>
            </w:r>
          </w:p>
        </w:tc>
      </w:tr>
      <w:tr w:rsidR="035627EB" w14:paraId="7FDC431D" w14:textId="77777777" w:rsidTr="4BD377A6">
        <w:trPr>
          <w:trHeight w:val="795"/>
          <w:jc w:val="center"/>
        </w:trPr>
        <w:tc>
          <w:tcPr>
            <w:tcW w:w="575" w:type="dxa"/>
          </w:tcPr>
          <w:p w14:paraId="69F412D1" w14:textId="6FAC6371" w:rsidR="035627EB" w:rsidRDefault="035627EB" w:rsidP="035627EB">
            <w:pPr>
              <w:jc w:val="center"/>
              <w:rPr>
                <w:color w:val="000000" w:themeColor="text1"/>
                <w:sz w:val="20"/>
                <w:szCs w:val="20"/>
              </w:rPr>
            </w:pPr>
            <w:r w:rsidRPr="7C324E05">
              <w:rPr>
                <w:color w:val="000000" w:themeColor="text1"/>
                <w:sz w:val="20"/>
                <w:szCs w:val="20"/>
              </w:rPr>
              <w:t>15</w:t>
            </w:r>
          </w:p>
        </w:tc>
        <w:tc>
          <w:tcPr>
            <w:tcW w:w="938" w:type="dxa"/>
          </w:tcPr>
          <w:p w14:paraId="4646F523" w14:textId="7C1A32DC" w:rsidR="035627EB" w:rsidRDefault="035627EB" w:rsidP="035627EB">
            <w:pPr>
              <w:jc w:val="center"/>
              <w:rPr>
                <w:color w:val="000000" w:themeColor="text1"/>
                <w:sz w:val="20"/>
                <w:szCs w:val="20"/>
              </w:rPr>
            </w:pPr>
            <w:r w:rsidRPr="7C324E05">
              <w:rPr>
                <w:color w:val="000000" w:themeColor="text1"/>
                <w:sz w:val="20"/>
                <w:szCs w:val="20"/>
              </w:rPr>
              <w:t>CC-003</w:t>
            </w:r>
          </w:p>
        </w:tc>
        <w:tc>
          <w:tcPr>
            <w:tcW w:w="3313" w:type="dxa"/>
          </w:tcPr>
          <w:p w14:paraId="5EE22F98" w14:textId="3C9BA5B5" w:rsidR="035627EB" w:rsidRDefault="035627EB" w:rsidP="035627EB">
            <w:pPr>
              <w:jc w:val="center"/>
              <w:rPr>
                <w:color w:val="000000" w:themeColor="text1"/>
                <w:sz w:val="20"/>
                <w:szCs w:val="20"/>
              </w:rPr>
            </w:pPr>
            <w:r w:rsidRPr="7C324E05">
              <w:rPr>
                <w:color w:val="000000" w:themeColor="text1"/>
                <w:sz w:val="20"/>
                <w:szCs w:val="20"/>
              </w:rPr>
              <w:t xml:space="preserve">All wireless communications must use UK legal frequencies and should be used responsibly. </w:t>
            </w:r>
          </w:p>
        </w:tc>
        <w:tc>
          <w:tcPr>
            <w:tcW w:w="1384" w:type="dxa"/>
          </w:tcPr>
          <w:p w14:paraId="2E6FCD2E" w14:textId="6AA8C660" w:rsidR="035627EB" w:rsidRDefault="035627EB" w:rsidP="035627EB">
            <w:pPr>
              <w:jc w:val="center"/>
              <w:rPr>
                <w:color w:val="000000" w:themeColor="text1"/>
                <w:sz w:val="20"/>
                <w:szCs w:val="20"/>
              </w:rPr>
            </w:pPr>
            <w:r w:rsidRPr="7C324E05">
              <w:rPr>
                <w:color w:val="000000" w:themeColor="text1"/>
                <w:sz w:val="20"/>
                <w:szCs w:val="20"/>
              </w:rPr>
              <w:t>Electrical</w:t>
            </w:r>
          </w:p>
        </w:tc>
        <w:tc>
          <w:tcPr>
            <w:tcW w:w="877" w:type="dxa"/>
          </w:tcPr>
          <w:p w14:paraId="5171123F" w14:textId="4887FB56"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48F8114A" w14:textId="0CE91480"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55376BF2" w14:textId="6645AA04" w:rsidR="035627EB" w:rsidRDefault="035627EB" w:rsidP="035627EB">
            <w:pPr>
              <w:rPr>
                <w:color w:val="242424"/>
                <w:sz w:val="20"/>
                <w:szCs w:val="20"/>
              </w:rPr>
            </w:pPr>
            <w:r w:rsidRPr="7C324E05">
              <w:rPr>
                <w:color w:val="242424"/>
                <w:sz w:val="20"/>
                <w:szCs w:val="20"/>
              </w:rPr>
              <w:t>3.3.5 Communications</w:t>
            </w:r>
          </w:p>
        </w:tc>
      </w:tr>
      <w:tr w:rsidR="035627EB" w14:paraId="20B93570" w14:textId="77777777" w:rsidTr="4BD377A6">
        <w:trPr>
          <w:trHeight w:val="795"/>
          <w:jc w:val="center"/>
        </w:trPr>
        <w:tc>
          <w:tcPr>
            <w:tcW w:w="575" w:type="dxa"/>
          </w:tcPr>
          <w:p w14:paraId="7B773399" w14:textId="2EAF6772" w:rsidR="035627EB" w:rsidRDefault="035627EB" w:rsidP="035627EB">
            <w:pPr>
              <w:jc w:val="center"/>
              <w:rPr>
                <w:color w:val="000000" w:themeColor="text1"/>
                <w:sz w:val="20"/>
                <w:szCs w:val="20"/>
              </w:rPr>
            </w:pPr>
            <w:r w:rsidRPr="7C324E05">
              <w:rPr>
                <w:color w:val="000000" w:themeColor="text1"/>
                <w:sz w:val="20"/>
                <w:szCs w:val="20"/>
              </w:rPr>
              <w:t>17</w:t>
            </w:r>
          </w:p>
        </w:tc>
        <w:tc>
          <w:tcPr>
            <w:tcW w:w="938" w:type="dxa"/>
          </w:tcPr>
          <w:p w14:paraId="0594A9FF" w14:textId="068B6927" w:rsidR="035627EB" w:rsidRDefault="035627EB" w:rsidP="035627EB">
            <w:pPr>
              <w:jc w:val="center"/>
              <w:rPr>
                <w:color w:val="000000" w:themeColor="text1"/>
                <w:sz w:val="20"/>
                <w:szCs w:val="20"/>
              </w:rPr>
            </w:pPr>
            <w:r w:rsidRPr="7C324E05">
              <w:rPr>
                <w:color w:val="000000" w:themeColor="text1"/>
                <w:sz w:val="20"/>
                <w:szCs w:val="20"/>
              </w:rPr>
              <w:t>CC-005</w:t>
            </w:r>
          </w:p>
        </w:tc>
        <w:tc>
          <w:tcPr>
            <w:tcW w:w="3313" w:type="dxa"/>
          </w:tcPr>
          <w:p w14:paraId="44222578" w14:textId="63339242" w:rsidR="035627EB" w:rsidRDefault="035627EB" w:rsidP="035627EB">
            <w:pPr>
              <w:jc w:val="center"/>
              <w:rPr>
                <w:color w:val="000000" w:themeColor="text1"/>
                <w:sz w:val="20"/>
                <w:szCs w:val="20"/>
              </w:rPr>
            </w:pPr>
            <w:r w:rsidRPr="7C324E05">
              <w:rPr>
                <w:color w:val="000000" w:themeColor="text1"/>
                <w:sz w:val="20"/>
                <w:szCs w:val="20"/>
              </w:rPr>
              <w:t xml:space="preserve">The team shall be able to operate the rover using its onboard navigation systems only. </w:t>
            </w:r>
          </w:p>
        </w:tc>
        <w:tc>
          <w:tcPr>
            <w:tcW w:w="1384" w:type="dxa"/>
          </w:tcPr>
          <w:p w14:paraId="225E0463" w14:textId="5AEB70AF" w:rsidR="035627EB" w:rsidRDefault="035627EB" w:rsidP="035627EB">
            <w:pPr>
              <w:jc w:val="center"/>
              <w:rPr>
                <w:color w:val="000000" w:themeColor="text1"/>
                <w:sz w:val="20"/>
                <w:szCs w:val="20"/>
              </w:rPr>
            </w:pPr>
            <w:r w:rsidRPr="7C324E05">
              <w:rPr>
                <w:color w:val="000000" w:themeColor="text1"/>
                <w:sz w:val="20"/>
                <w:szCs w:val="20"/>
              </w:rPr>
              <w:t>Electrical</w:t>
            </w:r>
          </w:p>
        </w:tc>
        <w:tc>
          <w:tcPr>
            <w:tcW w:w="877" w:type="dxa"/>
          </w:tcPr>
          <w:p w14:paraId="0AE85351" w14:textId="2A67676A"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661635D2" w14:textId="5B8CC1B6"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07DEE33C" w14:textId="55487865" w:rsidR="035627EB" w:rsidRDefault="035627EB" w:rsidP="035627EB">
            <w:pPr>
              <w:rPr>
                <w:color w:val="242424"/>
                <w:sz w:val="20"/>
                <w:szCs w:val="20"/>
              </w:rPr>
            </w:pPr>
            <w:r w:rsidRPr="7C324E05">
              <w:rPr>
                <w:color w:val="242424"/>
                <w:sz w:val="20"/>
                <w:szCs w:val="20"/>
              </w:rPr>
              <w:t>3.3.5 Communications, Test Procedure S5, S8</w:t>
            </w:r>
          </w:p>
        </w:tc>
      </w:tr>
      <w:tr w:rsidR="035627EB" w14:paraId="73047E5C" w14:textId="77777777" w:rsidTr="4BD377A6">
        <w:trPr>
          <w:trHeight w:val="795"/>
          <w:jc w:val="center"/>
        </w:trPr>
        <w:tc>
          <w:tcPr>
            <w:tcW w:w="575" w:type="dxa"/>
          </w:tcPr>
          <w:p w14:paraId="14F1328B" w14:textId="0BA1D0EF" w:rsidR="035627EB" w:rsidRDefault="035627EB" w:rsidP="035627EB">
            <w:pPr>
              <w:jc w:val="center"/>
              <w:rPr>
                <w:color w:val="000000" w:themeColor="text1"/>
                <w:sz w:val="20"/>
                <w:szCs w:val="20"/>
              </w:rPr>
            </w:pPr>
            <w:r w:rsidRPr="7C324E05">
              <w:rPr>
                <w:color w:val="000000" w:themeColor="text1"/>
                <w:sz w:val="20"/>
                <w:szCs w:val="20"/>
              </w:rPr>
              <w:t>18</w:t>
            </w:r>
          </w:p>
        </w:tc>
        <w:tc>
          <w:tcPr>
            <w:tcW w:w="938" w:type="dxa"/>
          </w:tcPr>
          <w:p w14:paraId="2EEBF1EC" w14:textId="0C247993" w:rsidR="035627EB" w:rsidRDefault="035627EB" w:rsidP="035627EB">
            <w:pPr>
              <w:jc w:val="center"/>
              <w:rPr>
                <w:color w:val="000000" w:themeColor="text1"/>
                <w:sz w:val="20"/>
                <w:szCs w:val="20"/>
              </w:rPr>
            </w:pPr>
            <w:r w:rsidRPr="7C324E05">
              <w:rPr>
                <w:color w:val="000000" w:themeColor="text1"/>
                <w:sz w:val="20"/>
                <w:szCs w:val="20"/>
              </w:rPr>
              <w:t>SAF-001</w:t>
            </w:r>
          </w:p>
        </w:tc>
        <w:tc>
          <w:tcPr>
            <w:tcW w:w="3313" w:type="dxa"/>
          </w:tcPr>
          <w:p w14:paraId="5ED16B46" w14:textId="49458403" w:rsidR="035627EB" w:rsidRDefault="035627EB" w:rsidP="035627EB">
            <w:pPr>
              <w:jc w:val="center"/>
              <w:rPr>
                <w:color w:val="000000" w:themeColor="text1"/>
                <w:sz w:val="20"/>
                <w:szCs w:val="20"/>
              </w:rPr>
            </w:pPr>
            <w:r w:rsidRPr="7C324E05">
              <w:rPr>
                <w:color w:val="000000" w:themeColor="text1"/>
                <w:sz w:val="20"/>
                <w:szCs w:val="20"/>
              </w:rPr>
              <w:t xml:space="preserve">No exposed point or area of the vehicle shall carry a live voltage &gt; 12V at any point during operation for the rover. </w:t>
            </w:r>
          </w:p>
        </w:tc>
        <w:tc>
          <w:tcPr>
            <w:tcW w:w="1384" w:type="dxa"/>
          </w:tcPr>
          <w:p w14:paraId="10281E5D" w14:textId="083405E4" w:rsidR="035627EB" w:rsidRDefault="035627EB" w:rsidP="035627EB">
            <w:pPr>
              <w:jc w:val="center"/>
              <w:rPr>
                <w:color w:val="000000" w:themeColor="text1"/>
                <w:sz w:val="20"/>
                <w:szCs w:val="20"/>
              </w:rPr>
            </w:pPr>
            <w:r w:rsidRPr="7C324E05">
              <w:rPr>
                <w:color w:val="000000" w:themeColor="text1"/>
                <w:sz w:val="20"/>
                <w:szCs w:val="20"/>
              </w:rPr>
              <w:t>Electrical</w:t>
            </w:r>
          </w:p>
        </w:tc>
        <w:tc>
          <w:tcPr>
            <w:tcW w:w="877" w:type="dxa"/>
          </w:tcPr>
          <w:p w14:paraId="673E0201" w14:textId="3BB3DEEB"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3D704315" w14:textId="775A6E85"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23CA80C5" w14:textId="2F5FF37E" w:rsidR="035627EB" w:rsidRDefault="035627EB" w:rsidP="035627EB">
            <w:pPr>
              <w:rPr>
                <w:color w:val="000000" w:themeColor="text1"/>
                <w:sz w:val="20"/>
                <w:szCs w:val="20"/>
              </w:rPr>
            </w:pPr>
            <w:r w:rsidRPr="7C324E05">
              <w:rPr>
                <w:color w:val="000000" w:themeColor="text1"/>
                <w:sz w:val="20"/>
                <w:szCs w:val="20"/>
              </w:rPr>
              <w:t>3.3.2 Battery Safety</w:t>
            </w:r>
          </w:p>
        </w:tc>
      </w:tr>
      <w:tr w:rsidR="035627EB" w14:paraId="1D1516A7" w14:textId="77777777" w:rsidTr="4BD377A6">
        <w:trPr>
          <w:trHeight w:val="1560"/>
          <w:jc w:val="center"/>
        </w:trPr>
        <w:tc>
          <w:tcPr>
            <w:tcW w:w="575" w:type="dxa"/>
          </w:tcPr>
          <w:p w14:paraId="253714B6" w14:textId="04F8AC9B" w:rsidR="035627EB" w:rsidRDefault="035627EB" w:rsidP="035627EB">
            <w:pPr>
              <w:jc w:val="center"/>
              <w:rPr>
                <w:color w:val="000000" w:themeColor="text1"/>
                <w:sz w:val="20"/>
                <w:szCs w:val="20"/>
              </w:rPr>
            </w:pPr>
            <w:r w:rsidRPr="7C324E05">
              <w:rPr>
                <w:color w:val="000000" w:themeColor="text1"/>
                <w:sz w:val="20"/>
                <w:szCs w:val="20"/>
              </w:rPr>
              <w:t>19</w:t>
            </w:r>
          </w:p>
        </w:tc>
        <w:tc>
          <w:tcPr>
            <w:tcW w:w="938" w:type="dxa"/>
          </w:tcPr>
          <w:p w14:paraId="2746B185" w14:textId="695445E9" w:rsidR="035627EB" w:rsidRDefault="035627EB" w:rsidP="035627EB">
            <w:pPr>
              <w:jc w:val="center"/>
              <w:rPr>
                <w:color w:val="000000" w:themeColor="text1"/>
                <w:sz w:val="20"/>
                <w:szCs w:val="20"/>
              </w:rPr>
            </w:pPr>
            <w:r w:rsidRPr="7C324E05">
              <w:rPr>
                <w:color w:val="000000" w:themeColor="text1"/>
                <w:sz w:val="20"/>
                <w:szCs w:val="20"/>
              </w:rPr>
              <w:t>SAF-002</w:t>
            </w:r>
          </w:p>
        </w:tc>
        <w:tc>
          <w:tcPr>
            <w:tcW w:w="3313" w:type="dxa"/>
          </w:tcPr>
          <w:p w14:paraId="59CD7971" w14:textId="247EBBFB" w:rsidR="035627EB" w:rsidRDefault="035627EB" w:rsidP="035627EB">
            <w:pPr>
              <w:jc w:val="center"/>
              <w:rPr>
                <w:color w:val="000000" w:themeColor="text1"/>
                <w:sz w:val="20"/>
                <w:szCs w:val="20"/>
              </w:rPr>
            </w:pPr>
            <w:r w:rsidRPr="7C324E05">
              <w:rPr>
                <w:color w:val="000000" w:themeColor="text1"/>
                <w:sz w:val="20"/>
                <w:szCs w:val="20"/>
              </w:rPr>
              <w:t xml:space="preserve">The vehicle’s batteries shall be protected from the following conditions - over voltage, under voltage, over current, over, temperature, short circuit and reverse connection. Lead Acid batteries are not allowed. The batteries shall be removable. Battery good practice shall be followed. In the case of LiPo batteries, charge bags and a CE marked LiPo charger shall be used. </w:t>
            </w:r>
          </w:p>
        </w:tc>
        <w:tc>
          <w:tcPr>
            <w:tcW w:w="1384" w:type="dxa"/>
          </w:tcPr>
          <w:p w14:paraId="63AC1F66" w14:textId="64B2D4CF" w:rsidR="035627EB" w:rsidRDefault="035627EB" w:rsidP="035627EB">
            <w:pPr>
              <w:jc w:val="center"/>
              <w:rPr>
                <w:color w:val="000000" w:themeColor="text1"/>
                <w:sz w:val="20"/>
                <w:szCs w:val="20"/>
              </w:rPr>
            </w:pPr>
            <w:r w:rsidRPr="7C324E05">
              <w:rPr>
                <w:color w:val="000000" w:themeColor="text1"/>
                <w:sz w:val="20"/>
                <w:szCs w:val="20"/>
              </w:rPr>
              <w:t>Electrical</w:t>
            </w:r>
          </w:p>
        </w:tc>
        <w:tc>
          <w:tcPr>
            <w:tcW w:w="877" w:type="dxa"/>
          </w:tcPr>
          <w:p w14:paraId="703634C1" w14:textId="50F2F8A8"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368C7749" w14:textId="12C7B3F6"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7FACA3C9" w14:textId="50E21E8B" w:rsidR="035627EB" w:rsidRDefault="035627EB" w:rsidP="035627EB">
            <w:pPr>
              <w:rPr>
                <w:color w:val="000000" w:themeColor="text1"/>
                <w:sz w:val="20"/>
                <w:szCs w:val="20"/>
              </w:rPr>
            </w:pPr>
            <w:r w:rsidRPr="7C324E05">
              <w:rPr>
                <w:color w:val="000000" w:themeColor="text1"/>
                <w:sz w:val="20"/>
                <w:szCs w:val="20"/>
              </w:rPr>
              <w:t>3.3.2 Battery Safety</w:t>
            </w:r>
          </w:p>
        </w:tc>
      </w:tr>
      <w:tr w:rsidR="035627EB" w14:paraId="68199694" w14:textId="77777777" w:rsidTr="4BD377A6">
        <w:trPr>
          <w:trHeight w:val="795"/>
          <w:jc w:val="center"/>
        </w:trPr>
        <w:tc>
          <w:tcPr>
            <w:tcW w:w="575" w:type="dxa"/>
          </w:tcPr>
          <w:p w14:paraId="15F36B6F" w14:textId="6E5F7541" w:rsidR="035627EB" w:rsidRDefault="035627EB" w:rsidP="035627EB">
            <w:pPr>
              <w:jc w:val="center"/>
              <w:rPr>
                <w:color w:val="000000" w:themeColor="text1"/>
                <w:sz w:val="20"/>
                <w:szCs w:val="20"/>
              </w:rPr>
            </w:pPr>
            <w:r w:rsidRPr="7C324E05">
              <w:rPr>
                <w:color w:val="000000" w:themeColor="text1"/>
                <w:sz w:val="20"/>
                <w:szCs w:val="20"/>
              </w:rPr>
              <w:t>20</w:t>
            </w:r>
          </w:p>
        </w:tc>
        <w:tc>
          <w:tcPr>
            <w:tcW w:w="938" w:type="dxa"/>
          </w:tcPr>
          <w:p w14:paraId="50221BC9" w14:textId="4A50A426" w:rsidR="035627EB" w:rsidRDefault="035627EB" w:rsidP="035627EB">
            <w:pPr>
              <w:jc w:val="center"/>
              <w:rPr>
                <w:color w:val="000000" w:themeColor="text1"/>
                <w:sz w:val="20"/>
                <w:szCs w:val="20"/>
              </w:rPr>
            </w:pPr>
            <w:r w:rsidRPr="7C324E05">
              <w:rPr>
                <w:color w:val="000000" w:themeColor="text1"/>
                <w:sz w:val="20"/>
                <w:szCs w:val="20"/>
              </w:rPr>
              <w:t>SAF-003</w:t>
            </w:r>
          </w:p>
        </w:tc>
        <w:tc>
          <w:tcPr>
            <w:tcW w:w="3313" w:type="dxa"/>
          </w:tcPr>
          <w:p w14:paraId="2D426748" w14:textId="3D582B78" w:rsidR="035627EB" w:rsidRDefault="035627EB" w:rsidP="035627EB">
            <w:pPr>
              <w:jc w:val="center"/>
              <w:rPr>
                <w:color w:val="000000" w:themeColor="text1"/>
                <w:sz w:val="20"/>
                <w:szCs w:val="20"/>
              </w:rPr>
            </w:pPr>
            <w:r w:rsidRPr="7C324E05">
              <w:rPr>
                <w:color w:val="000000" w:themeColor="text1"/>
                <w:sz w:val="20"/>
                <w:szCs w:val="20"/>
              </w:rPr>
              <w:t xml:space="preserve">The rover shall have an external and easily accessible manual hardware kill switch that isolates battery power from the rest of the rover. </w:t>
            </w:r>
          </w:p>
        </w:tc>
        <w:tc>
          <w:tcPr>
            <w:tcW w:w="1384" w:type="dxa"/>
          </w:tcPr>
          <w:p w14:paraId="46D97A50" w14:textId="17CBAACA" w:rsidR="035627EB" w:rsidRDefault="035627EB" w:rsidP="035627EB">
            <w:pPr>
              <w:jc w:val="center"/>
              <w:rPr>
                <w:color w:val="000000" w:themeColor="text1"/>
                <w:sz w:val="20"/>
                <w:szCs w:val="20"/>
              </w:rPr>
            </w:pPr>
            <w:r w:rsidRPr="7C324E05">
              <w:rPr>
                <w:color w:val="000000" w:themeColor="text1"/>
                <w:sz w:val="20"/>
                <w:szCs w:val="20"/>
              </w:rPr>
              <w:t>Electrical</w:t>
            </w:r>
          </w:p>
        </w:tc>
        <w:tc>
          <w:tcPr>
            <w:tcW w:w="877" w:type="dxa"/>
          </w:tcPr>
          <w:p w14:paraId="7E8BD483" w14:textId="18B317C8"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445DC5C9" w14:textId="2CA8F3B2"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0B7A7D94" w14:textId="01C26229" w:rsidR="035627EB" w:rsidRDefault="035627EB" w:rsidP="035627EB">
            <w:pPr>
              <w:rPr>
                <w:color w:val="000000" w:themeColor="text1"/>
                <w:sz w:val="20"/>
                <w:szCs w:val="20"/>
              </w:rPr>
            </w:pPr>
            <w:r w:rsidRPr="7C324E05">
              <w:rPr>
                <w:color w:val="000000" w:themeColor="text1"/>
                <w:sz w:val="20"/>
                <w:szCs w:val="20"/>
              </w:rPr>
              <w:t>3.3.2 Battery Safety, Test Procedure E2</w:t>
            </w:r>
          </w:p>
        </w:tc>
      </w:tr>
      <w:tr w:rsidR="035627EB" w14:paraId="77A5BBE7" w14:textId="77777777" w:rsidTr="4BD377A6">
        <w:trPr>
          <w:trHeight w:val="795"/>
          <w:jc w:val="center"/>
        </w:trPr>
        <w:tc>
          <w:tcPr>
            <w:tcW w:w="575" w:type="dxa"/>
          </w:tcPr>
          <w:p w14:paraId="7A44EE4C" w14:textId="113EE4A0" w:rsidR="035627EB" w:rsidRDefault="035627EB" w:rsidP="035627EB">
            <w:pPr>
              <w:jc w:val="center"/>
              <w:rPr>
                <w:color w:val="000000" w:themeColor="text1"/>
                <w:sz w:val="20"/>
                <w:szCs w:val="20"/>
              </w:rPr>
            </w:pPr>
            <w:r w:rsidRPr="7C324E05">
              <w:rPr>
                <w:color w:val="000000" w:themeColor="text1"/>
                <w:sz w:val="20"/>
                <w:szCs w:val="20"/>
              </w:rPr>
              <w:t>21</w:t>
            </w:r>
          </w:p>
        </w:tc>
        <w:tc>
          <w:tcPr>
            <w:tcW w:w="938" w:type="dxa"/>
          </w:tcPr>
          <w:p w14:paraId="26B95579" w14:textId="4E27969C" w:rsidR="035627EB" w:rsidRDefault="035627EB" w:rsidP="035627EB">
            <w:pPr>
              <w:jc w:val="center"/>
              <w:rPr>
                <w:color w:val="000000" w:themeColor="text1"/>
                <w:sz w:val="20"/>
                <w:szCs w:val="20"/>
              </w:rPr>
            </w:pPr>
            <w:r w:rsidRPr="7C324E05">
              <w:rPr>
                <w:color w:val="000000" w:themeColor="text1"/>
                <w:sz w:val="20"/>
                <w:szCs w:val="20"/>
              </w:rPr>
              <w:t>SAF-004</w:t>
            </w:r>
          </w:p>
        </w:tc>
        <w:tc>
          <w:tcPr>
            <w:tcW w:w="3313" w:type="dxa"/>
          </w:tcPr>
          <w:p w14:paraId="09C35CF3" w14:textId="6649FB21" w:rsidR="035627EB" w:rsidRDefault="035627EB" w:rsidP="035627EB">
            <w:pPr>
              <w:jc w:val="center"/>
              <w:rPr>
                <w:color w:val="000000" w:themeColor="text1"/>
                <w:sz w:val="20"/>
                <w:szCs w:val="20"/>
              </w:rPr>
            </w:pPr>
            <w:r w:rsidRPr="7C324E05">
              <w:rPr>
                <w:color w:val="000000" w:themeColor="text1"/>
                <w:sz w:val="20"/>
                <w:szCs w:val="20"/>
              </w:rPr>
              <w:t xml:space="preserve">Rovers with autonomous capabilities shall be highlighted to the judges to ensure that sufficient safety measures are in place. </w:t>
            </w:r>
          </w:p>
        </w:tc>
        <w:tc>
          <w:tcPr>
            <w:tcW w:w="1384" w:type="dxa"/>
          </w:tcPr>
          <w:p w14:paraId="222CCC41" w14:textId="6516F302" w:rsidR="035627EB" w:rsidRDefault="035627EB" w:rsidP="035627EB">
            <w:pPr>
              <w:jc w:val="center"/>
              <w:rPr>
                <w:color w:val="000000" w:themeColor="text1"/>
                <w:sz w:val="20"/>
                <w:szCs w:val="20"/>
              </w:rPr>
            </w:pPr>
            <w:r w:rsidRPr="7C324E05">
              <w:rPr>
                <w:color w:val="000000" w:themeColor="text1"/>
                <w:sz w:val="20"/>
                <w:szCs w:val="20"/>
              </w:rPr>
              <w:t>Electrical</w:t>
            </w:r>
          </w:p>
        </w:tc>
        <w:tc>
          <w:tcPr>
            <w:tcW w:w="877" w:type="dxa"/>
          </w:tcPr>
          <w:p w14:paraId="285416C8" w14:textId="236894FD"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6ED9C264" w14:textId="7F5A0E7B" w:rsidR="035627EB" w:rsidRDefault="035627EB" w:rsidP="035627EB">
            <w:pPr>
              <w:rPr>
                <w:color w:val="000000" w:themeColor="text1"/>
                <w:sz w:val="20"/>
                <w:szCs w:val="20"/>
              </w:rPr>
            </w:pPr>
            <w:r w:rsidRPr="7C324E05">
              <w:rPr>
                <w:color w:val="000000" w:themeColor="text1"/>
                <w:sz w:val="20"/>
                <w:szCs w:val="20"/>
              </w:rPr>
              <w:t>NOT MET</w:t>
            </w:r>
          </w:p>
        </w:tc>
        <w:tc>
          <w:tcPr>
            <w:tcW w:w="1843" w:type="dxa"/>
          </w:tcPr>
          <w:p w14:paraId="671E9481" w14:textId="6A514945" w:rsidR="035627EB" w:rsidRDefault="035627EB" w:rsidP="035627EB">
            <w:pPr>
              <w:rPr>
                <w:color w:val="000000" w:themeColor="text1"/>
                <w:sz w:val="20"/>
                <w:szCs w:val="20"/>
              </w:rPr>
            </w:pPr>
            <w:r w:rsidRPr="7C324E05">
              <w:rPr>
                <w:color w:val="000000" w:themeColor="text1"/>
                <w:sz w:val="20"/>
                <w:szCs w:val="20"/>
              </w:rPr>
              <w:t>Once the rover software is complete this will be done if autonomous capabilities are developed.</w:t>
            </w:r>
          </w:p>
        </w:tc>
      </w:tr>
      <w:tr w:rsidR="035627EB" w14:paraId="6385DC38" w14:textId="77777777" w:rsidTr="4BD377A6">
        <w:trPr>
          <w:trHeight w:val="795"/>
          <w:jc w:val="center"/>
        </w:trPr>
        <w:tc>
          <w:tcPr>
            <w:tcW w:w="575" w:type="dxa"/>
          </w:tcPr>
          <w:p w14:paraId="1ED3FF2F" w14:textId="053F7C0E" w:rsidR="035627EB" w:rsidRDefault="035627EB" w:rsidP="035627EB">
            <w:pPr>
              <w:jc w:val="center"/>
              <w:rPr>
                <w:color w:val="000000" w:themeColor="text1"/>
                <w:sz w:val="20"/>
                <w:szCs w:val="20"/>
              </w:rPr>
            </w:pPr>
            <w:r w:rsidRPr="7C324E05">
              <w:rPr>
                <w:color w:val="000000" w:themeColor="text1"/>
                <w:sz w:val="20"/>
                <w:szCs w:val="20"/>
              </w:rPr>
              <w:t>22</w:t>
            </w:r>
          </w:p>
        </w:tc>
        <w:tc>
          <w:tcPr>
            <w:tcW w:w="938" w:type="dxa"/>
          </w:tcPr>
          <w:p w14:paraId="220258CF" w14:textId="100FF08C" w:rsidR="035627EB" w:rsidRDefault="035627EB" w:rsidP="035627EB">
            <w:pPr>
              <w:jc w:val="center"/>
              <w:rPr>
                <w:color w:val="000000" w:themeColor="text1"/>
                <w:sz w:val="20"/>
                <w:szCs w:val="20"/>
              </w:rPr>
            </w:pPr>
            <w:r w:rsidRPr="7C324E05">
              <w:rPr>
                <w:color w:val="000000" w:themeColor="text1"/>
                <w:sz w:val="20"/>
                <w:szCs w:val="20"/>
              </w:rPr>
              <w:t>SAF-005</w:t>
            </w:r>
          </w:p>
        </w:tc>
        <w:tc>
          <w:tcPr>
            <w:tcW w:w="3313" w:type="dxa"/>
          </w:tcPr>
          <w:p w14:paraId="57123F52" w14:textId="5A97C132" w:rsidR="035627EB" w:rsidRDefault="035627EB" w:rsidP="035627EB">
            <w:pPr>
              <w:jc w:val="center"/>
              <w:rPr>
                <w:color w:val="000000" w:themeColor="text1"/>
                <w:sz w:val="20"/>
                <w:szCs w:val="20"/>
              </w:rPr>
            </w:pPr>
            <w:r w:rsidRPr="7C324E05">
              <w:rPr>
                <w:color w:val="000000" w:themeColor="text1"/>
                <w:sz w:val="20"/>
                <w:szCs w:val="20"/>
              </w:rPr>
              <w:t xml:space="preserve">Motors &amp; motor connections must be protected from the environment to reduce the risk of exposed wires in the event of a collision. </w:t>
            </w:r>
          </w:p>
        </w:tc>
        <w:tc>
          <w:tcPr>
            <w:tcW w:w="1384" w:type="dxa"/>
          </w:tcPr>
          <w:p w14:paraId="090AB7CD" w14:textId="1378E507" w:rsidR="035627EB" w:rsidRDefault="035627EB" w:rsidP="035627EB">
            <w:pPr>
              <w:jc w:val="center"/>
              <w:rPr>
                <w:color w:val="000000" w:themeColor="text1"/>
                <w:sz w:val="20"/>
                <w:szCs w:val="20"/>
              </w:rPr>
            </w:pPr>
            <w:r w:rsidRPr="7C324E05">
              <w:rPr>
                <w:color w:val="000000" w:themeColor="text1"/>
                <w:sz w:val="20"/>
                <w:szCs w:val="20"/>
              </w:rPr>
              <w:t>Electrical</w:t>
            </w:r>
          </w:p>
        </w:tc>
        <w:tc>
          <w:tcPr>
            <w:tcW w:w="877" w:type="dxa"/>
          </w:tcPr>
          <w:p w14:paraId="3DC99380" w14:textId="1B85F461"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6443E3EE" w14:textId="56548B43"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46AA5DF7" w14:textId="542C663C" w:rsidR="035627EB" w:rsidRDefault="035627EB" w:rsidP="035627EB">
            <w:pPr>
              <w:rPr>
                <w:color w:val="000000" w:themeColor="text1"/>
                <w:sz w:val="20"/>
                <w:szCs w:val="20"/>
              </w:rPr>
            </w:pPr>
            <w:r w:rsidRPr="7C324E05">
              <w:rPr>
                <w:color w:val="000000" w:themeColor="text1"/>
                <w:sz w:val="20"/>
                <w:szCs w:val="20"/>
              </w:rPr>
              <w:t>3.2.4 Motor Housing and Suspension</w:t>
            </w:r>
          </w:p>
        </w:tc>
      </w:tr>
      <w:tr w:rsidR="035627EB" w14:paraId="64AA3593" w14:textId="77777777" w:rsidTr="4BD377A6">
        <w:trPr>
          <w:trHeight w:val="795"/>
          <w:jc w:val="center"/>
        </w:trPr>
        <w:tc>
          <w:tcPr>
            <w:tcW w:w="575" w:type="dxa"/>
          </w:tcPr>
          <w:p w14:paraId="5F8A734F" w14:textId="7050CEEA" w:rsidR="7399A43E" w:rsidRDefault="7399A43E" w:rsidP="035627EB">
            <w:pPr>
              <w:jc w:val="center"/>
              <w:rPr>
                <w:color w:val="000000" w:themeColor="text1"/>
                <w:sz w:val="20"/>
                <w:szCs w:val="20"/>
              </w:rPr>
            </w:pPr>
            <w:r w:rsidRPr="7C324E05">
              <w:rPr>
                <w:color w:val="000000" w:themeColor="text1"/>
                <w:sz w:val="20"/>
                <w:szCs w:val="20"/>
              </w:rPr>
              <w:t>D1</w:t>
            </w:r>
          </w:p>
        </w:tc>
        <w:tc>
          <w:tcPr>
            <w:tcW w:w="938" w:type="dxa"/>
          </w:tcPr>
          <w:p w14:paraId="0FC00171" w14:textId="4370E6E4" w:rsidR="035627EB" w:rsidRDefault="035627EB" w:rsidP="035627EB">
            <w:pPr>
              <w:jc w:val="center"/>
              <w:rPr>
                <w:color w:val="000000" w:themeColor="text1"/>
                <w:sz w:val="20"/>
                <w:szCs w:val="20"/>
              </w:rPr>
            </w:pPr>
            <w:r w:rsidRPr="7C324E05">
              <w:rPr>
                <w:color w:val="000000" w:themeColor="text1"/>
                <w:sz w:val="20"/>
                <w:szCs w:val="20"/>
              </w:rPr>
              <w:t xml:space="preserve">P-001 (D) </w:t>
            </w:r>
          </w:p>
        </w:tc>
        <w:tc>
          <w:tcPr>
            <w:tcW w:w="3313" w:type="dxa"/>
          </w:tcPr>
          <w:p w14:paraId="431F1A9D" w14:textId="20EFBF61" w:rsidR="035627EB" w:rsidRDefault="035627EB" w:rsidP="035627EB">
            <w:pPr>
              <w:jc w:val="center"/>
              <w:rPr>
                <w:color w:val="000000" w:themeColor="text1"/>
                <w:sz w:val="20"/>
                <w:szCs w:val="20"/>
              </w:rPr>
            </w:pPr>
            <w:r w:rsidRPr="7C324E05">
              <w:rPr>
                <w:color w:val="000000" w:themeColor="text1"/>
                <w:sz w:val="20"/>
                <w:szCs w:val="20"/>
              </w:rPr>
              <w:t xml:space="preserve">The camera not be fixed to the chassis i.e. the camera attitude is undefined by the chassis orientation alone. </w:t>
            </w:r>
          </w:p>
        </w:tc>
        <w:tc>
          <w:tcPr>
            <w:tcW w:w="1384" w:type="dxa"/>
          </w:tcPr>
          <w:p w14:paraId="555D20F8" w14:textId="5407869F" w:rsidR="035627EB" w:rsidRDefault="035627EB" w:rsidP="035627EB">
            <w:pPr>
              <w:jc w:val="center"/>
              <w:rPr>
                <w:color w:val="000000" w:themeColor="text1"/>
                <w:sz w:val="20"/>
                <w:szCs w:val="20"/>
              </w:rPr>
            </w:pPr>
            <w:r w:rsidRPr="7C324E05">
              <w:rPr>
                <w:color w:val="000000" w:themeColor="text1"/>
                <w:sz w:val="20"/>
                <w:szCs w:val="20"/>
              </w:rPr>
              <w:t>Mechanical</w:t>
            </w:r>
          </w:p>
        </w:tc>
        <w:tc>
          <w:tcPr>
            <w:tcW w:w="877" w:type="dxa"/>
          </w:tcPr>
          <w:p w14:paraId="6E1E6384" w14:textId="56793AE2" w:rsidR="035627EB" w:rsidRDefault="035627EB" w:rsidP="035627EB">
            <w:pPr>
              <w:jc w:val="center"/>
              <w:rPr>
                <w:color w:val="000000" w:themeColor="text1"/>
                <w:sz w:val="20"/>
                <w:szCs w:val="20"/>
              </w:rPr>
            </w:pPr>
            <w:r w:rsidRPr="7C324E05">
              <w:rPr>
                <w:color w:val="000000" w:themeColor="text1"/>
                <w:sz w:val="20"/>
                <w:szCs w:val="20"/>
              </w:rPr>
              <w:t>SHOULD</w:t>
            </w:r>
          </w:p>
        </w:tc>
        <w:tc>
          <w:tcPr>
            <w:tcW w:w="1130" w:type="dxa"/>
          </w:tcPr>
          <w:p w14:paraId="0021EAAD" w14:textId="5E712D75"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416B2FBD" w14:textId="6D2B7B5E" w:rsidR="035627EB" w:rsidRDefault="035627EB" w:rsidP="035627EB">
            <w:pPr>
              <w:rPr>
                <w:color w:val="000000" w:themeColor="text1"/>
                <w:sz w:val="20"/>
                <w:szCs w:val="20"/>
              </w:rPr>
            </w:pPr>
            <w:r w:rsidRPr="7C324E05">
              <w:rPr>
                <w:color w:val="000000" w:themeColor="text1"/>
                <w:sz w:val="20"/>
                <w:szCs w:val="20"/>
              </w:rPr>
              <w:t>3.2.1 Camera Mount, Test Procedure M11</w:t>
            </w:r>
          </w:p>
        </w:tc>
      </w:tr>
      <w:tr w:rsidR="035627EB" w14:paraId="7F275533" w14:textId="77777777" w:rsidTr="4BD377A6">
        <w:trPr>
          <w:trHeight w:val="795"/>
          <w:jc w:val="center"/>
        </w:trPr>
        <w:tc>
          <w:tcPr>
            <w:tcW w:w="575" w:type="dxa"/>
          </w:tcPr>
          <w:p w14:paraId="28F4FA49" w14:textId="39A86CDC" w:rsidR="21E8C094" w:rsidRDefault="21E8C094" w:rsidP="035627EB">
            <w:pPr>
              <w:jc w:val="center"/>
              <w:rPr>
                <w:color w:val="000000" w:themeColor="text1"/>
                <w:sz w:val="20"/>
                <w:szCs w:val="20"/>
              </w:rPr>
            </w:pPr>
            <w:r w:rsidRPr="7C324E05">
              <w:rPr>
                <w:color w:val="000000" w:themeColor="text1"/>
                <w:sz w:val="20"/>
                <w:szCs w:val="20"/>
              </w:rPr>
              <w:t>D2</w:t>
            </w:r>
          </w:p>
        </w:tc>
        <w:tc>
          <w:tcPr>
            <w:tcW w:w="938" w:type="dxa"/>
          </w:tcPr>
          <w:p w14:paraId="6916A6F8" w14:textId="71602B1D" w:rsidR="035627EB" w:rsidRDefault="035627EB" w:rsidP="035627EB">
            <w:pPr>
              <w:jc w:val="center"/>
              <w:rPr>
                <w:color w:val="000000" w:themeColor="text1"/>
                <w:sz w:val="20"/>
                <w:szCs w:val="20"/>
              </w:rPr>
            </w:pPr>
            <w:r w:rsidRPr="7C324E05">
              <w:rPr>
                <w:color w:val="000000" w:themeColor="text1"/>
                <w:sz w:val="20"/>
                <w:szCs w:val="20"/>
              </w:rPr>
              <w:t xml:space="preserve">P-002 (D) </w:t>
            </w:r>
          </w:p>
        </w:tc>
        <w:tc>
          <w:tcPr>
            <w:tcW w:w="3313" w:type="dxa"/>
          </w:tcPr>
          <w:p w14:paraId="6D71E28B" w14:textId="462584A2" w:rsidR="035627EB" w:rsidRDefault="035627EB" w:rsidP="035627EB">
            <w:pPr>
              <w:jc w:val="center"/>
              <w:rPr>
                <w:color w:val="000000" w:themeColor="text1"/>
                <w:sz w:val="20"/>
                <w:szCs w:val="20"/>
              </w:rPr>
            </w:pPr>
            <w:r w:rsidRPr="7C324E05">
              <w:rPr>
                <w:color w:val="000000" w:themeColor="text1"/>
                <w:sz w:val="20"/>
                <w:szCs w:val="20"/>
              </w:rPr>
              <w:t>The camera system shall allow the camera to view QR codes 20cm above and below the rover.</w:t>
            </w:r>
          </w:p>
        </w:tc>
        <w:tc>
          <w:tcPr>
            <w:tcW w:w="1384" w:type="dxa"/>
          </w:tcPr>
          <w:p w14:paraId="073D8A89" w14:textId="5C8406AD" w:rsidR="035627EB" w:rsidRDefault="035627EB" w:rsidP="035627EB">
            <w:pPr>
              <w:jc w:val="center"/>
              <w:rPr>
                <w:color w:val="000000" w:themeColor="text1"/>
                <w:sz w:val="20"/>
                <w:szCs w:val="20"/>
              </w:rPr>
            </w:pPr>
            <w:r w:rsidRPr="7C324E05">
              <w:rPr>
                <w:color w:val="000000" w:themeColor="text1"/>
                <w:sz w:val="20"/>
                <w:szCs w:val="20"/>
              </w:rPr>
              <w:t>Mechanical</w:t>
            </w:r>
          </w:p>
        </w:tc>
        <w:tc>
          <w:tcPr>
            <w:tcW w:w="877" w:type="dxa"/>
          </w:tcPr>
          <w:p w14:paraId="46FAE10B" w14:textId="439B3A59" w:rsidR="035627EB" w:rsidRDefault="035627EB" w:rsidP="035627EB">
            <w:pPr>
              <w:jc w:val="center"/>
              <w:rPr>
                <w:color w:val="000000" w:themeColor="text1"/>
                <w:sz w:val="20"/>
                <w:szCs w:val="20"/>
              </w:rPr>
            </w:pPr>
            <w:r w:rsidRPr="7C324E05">
              <w:rPr>
                <w:color w:val="000000" w:themeColor="text1"/>
                <w:sz w:val="20"/>
                <w:szCs w:val="20"/>
              </w:rPr>
              <w:t>SHOULD</w:t>
            </w:r>
          </w:p>
        </w:tc>
        <w:tc>
          <w:tcPr>
            <w:tcW w:w="1130" w:type="dxa"/>
          </w:tcPr>
          <w:p w14:paraId="10C89CED" w14:textId="58A06736"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6CC7F1AC" w14:textId="7BF8F3ED" w:rsidR="035627EB" w:rsidRDefault="035627EB" w:rsidP="035627EB">
            <w:pPr>
              <w:rPr>
                <w:color w:val="000000" w:themeColor="text1"/>
                <w:sz w:val="20"/>
                <w:szCs w:val="20"/>
              </w:rPr>
            </w:pPr>
            <w:r w:rsidRPr="7C324E05">
              <w:rPr>
                <w:color w:val="000000" w:themeColor="text1"/>
                <w:sz w:val="20"/>
                <w:szCs w:val="20"/>
              </w:rPr>
              <w:t>3.2.1 Camera Mount, Test Procedure M11</w:t>
            </w:r>
          </w:p>
        </w:tc>
      </w:tr>
      <w:tr w:rsidR="035627EB" w14:paraId="5972679B" w14:textId="77777777" w:rsidTr="4BD377A6">
        <w:trPr>
          <w:trHeight w:val="795"/>
          <w:jc w:val="center"/>
        </w:trPr>
        <w:tc>
          <w:tcPr>
            <w:tcW w:w="575" w:type="dxa"/>
          </w:tcPr>
          <w:p w14:paraId="440F4F01" w14:textId="3F0166EE" w:rsidR="4D95A66E" w:rsidRDefault="4D95A66E" w:rsidP="035627EB">
            <w:pPr>
              <w:jc w:val="center"/>
              <w:rPr>
                <w:color w:val="000000" w:themeColor="text1"/>
                <w:sz w:val="20"/>
                <w:szCs w:val="20"/>
              </w:rPr>
            </w:pPr>
            <w:r w:rsidRPr="7C324E05">
              <w:rPr>
                <w:color w:val="000000" w:themeColor="text1"/>
                <w:sz w:val="20"/>
                <w:szCs w:val="20"/>
              </w:rPr>
              <w:t>D</w:t>
            </w:r>
            <w:r w:rsidR="035627EB" w:rsidRPr="7C324E05">
              <w:rPr>
                <w:color w:val="000000" w:themeColor="text1"/>
                <w:sz w:val="20"/>
                <w:szCs w:val="20"/>
              </w:rPr>
              <w:t>3</w:t>
            </w:r>
          </w:p>
        </w:tc>
        <w:tc>
          <w:tcPr>
            <w:tcW w:w="938" w:type="dxa"/>
          </w:tcPr>
          <w:p w14:paraId="1B2E2734" w14:textId="3B5DBB28" w:rsidR="035627EB" w:rsidRDefault="035627EB" w:rsidP="035627EB">
            <w:pPr>
              <w:jc w:val="center"/>
              <w:rPr>
                <w:color w:val="000000" w:themeColor="text1"/>
                <w:sz w:val="20"/>
                <w:szCs w:val="20"/>
              </w:rPr>
            </w:pPr>
            <w:r w:rsidRPr="7C324E05">
              <w:rPr>
                <w:color w:val="000000" w:themeColor="text1"/>
                <w:sz w:val="20"/>
                <w:szCs w:val="20"/>
              </w:rPr>
              <w:t>ICS-001 (D)</w:t>
            </w:r>
          </w:p>
        </w:tc>
        <w:tc>
          <w:tcPr>
            <w:tcW w:w="3313" w:type="dxa"/>
          </w:tcPr>
          <w:p w14:paraId="0850A0B1" w14:textId="6E70931B" w:rsidR="035627EB" w:rsidRDefault="035627EB" w:rsidP="035627EB">
            <w:pPr>
              <w:jc w:val="center"/>
              <w:rPr>
                <w:color w:val="000000" w:themeColor="text1"/>
                <w:sz w:val="20"/>
                <w:szCs w:val="20"/>
              </w:rPr>
            </w:pPr>
            <w:r w:rsidRPr="7C324E05">
              <w:rPr>
                <w:color w:val="000000" w:themeColor="text1"/>
                <w:sz w:val="20"/>
                <w:szCs w:val="20"/>
              </w:rPr>
              <w:t xml:space="preserve">The onboard camera shall have sufficient resolution to reliably capture QR codes of different sizes at a range of distances </w:t>
            </w:r>
          </w:p>
        </w:tc>
        <w:tc>
          <w:tcPr>
            <w:tcW w:w="1384" w:type="dxa"/>
          </w:tcPr>
          <w:p w14:paraId="0EC9AD9F" w14:textId="00C7F80B" w:rsidR="035627EB" w:rsidRDefault="035627EB" w:rsidP="035627EB">
            <w:pPr>
              <w:jc w:val="center"/>
              <w:rPr>
                <w:color w:val="000000" w:themeColor="text1"/>
                <w:sz w:val="20"/>
                <w:szCs w:val="20"/>
              </w:rPr>
            </w:pPr>
            <w:r w:rsidRPr="7C324E05">
              <w:rPr>
                <w:color w:val="000000" w:themeColor="text1"/>
                <w:sz w:val="20"/>
                <w:szCs w:val="20"/>
              </w:rPr>
              <w:t>Electrical</w:t>
            </w:r>
          </w:p>
        </w:tc>
        <w:tc>
          <w:tcPr>
            <w:tcW w:w="877" w:type="dxa"/>
          </w:tcPr>
          <w:p w14:paraId="1A255876" w14:textId="67D55DC6"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36B0038F" w14:textId="06E725A1"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461BE031" w14:textId="42A74C88" w:rsidR="035627EB" w:rsidRDefault="035627EB" w:rsidP="035627EB">
            <w:pPr>
              <w:rPr>
                <w:color w:val="000000" w:themeColor="text1"/>
                <w:sz w:val="20"/>
                <w:szCs w:val="20"/>
              </w:rPr>
            </w:pPr>
            <w:r w:rsidRPr="7C324E05">
              <w:rPr>
                <w:color w:val="000000" w:themeColor="text1"/>
                <w:sz w:val="20"/>
                <w:szCs w:val="20"/>
              </w:rPr>
              <w:t>3.3.1 Camera Selection, Test Procedure E6</w:t>
            </w:r>
          </w:p>
        </w:tc>
      </w:tr>
      <w:tr w:rsidR="035627EB" w14:paraId="00DCC35A" w14:textId="77777777" w:rsidTr="4BD377A6">
        <w:trPr>
          <w:trHeight w:val="795"/>
          <w:jc w:val="center"/>
        </w:trPr>
        <w:tc>
          <w:tcPr>
            <w:tcW w:w="575" w:type="dxa"/>
          </w:tcPr>
          <w:p w14:paraId="123B96BD" w14:textId="3C491A6E" w:rsidR="48DA6438" w:rsidRDefault="48DA6438" w:rsidP="035627EB">
            <w:pPr>
              <w:jc w:val="center"/>
              <w:rPr>
                <w:color w:val="000000" w:themeColor="text1"/>
                <w:sz w:val="20"/>
                <w:szCs w:val="20"/>
              </w:rPr>
            </w:pPr>
            <w:r w:rsidRPr="7C324E05">
              <w:rPr>
                <w:color w:val="000000" w:themeColor="text1"/>
                <w:sz w:val="20"/>
                <w:szCs w:val="20"/>
              </w:rPr>
              <w:t>D</w:t>
            </w:r>
            <w:r w:rsidR="035627EB" w:rsidRPr="7C324E05">
              <w:rPr>
                <w:color w:val="000000" w:themeColor="text1"/>
                <w:sz w:val="20"/>
                <w:szCs w:val="20"/>
              </w:rPr>
              <w:t>4</w:t>
            </w:r>
          </w:p>
        </w:tc>
        <w:tc>
          <w:tcPr>
            <w:tcW w:w="938" w:type="dxa"/>
          </w:tcPr>
          <w:p w14:paraId="7012550E" w14:textId="17E08AAC" w:rsidR="035627EB" w:rsidRDefault="035627EB" w:rsidP="035627EB">
            <w:pPr>
              <w:jc w:val="center"/>
              <w:rPr>
                <w:color w:val="000000" w:themeColor="text1"/>
                <w:sz w:val="20"/>
                <w:szCs w:val="20"/>
              </w:rPr>
            </w:pPr>
            <w:r w:rsidRPr="7C324E05">
              <w:rPr>
                <w:color w:val="000000" w:themeColor="text1"/>
                <w:sz w:val="20"/>
                <w:szCs w:val="20"/>
              </w:rPr>
              <w:t xml:space="preserve">ICS-002 (D) </w:t>
            </w:r>
          </w:p>
        </w:tc>
        <w:tc>
          <w:tcPr>
            <w:tcW w:w="3313" w:type="dxa"/>
          </w:tcPr>
          <w:p w14:paraId="1FAB2535" w14:textId="4C2F8701" w:rsidR="035627EB" w:rsidRDefault="035627EB" w:rsidP="035627EB">
            <w:pPr>
              <w:jc w:val="center"/>
              <w:rPr>
                <w:color w:val="000000" w:themeColor="text1"/>
                <w:sz w:val="20"/>
                <w:szCs w:val="20"/>
              </w:rPr>
            </w:pPr>
            <w:r w:rsidRPr="7C324E05">
              <w:rPr>
                <w:color w:val="000000" w:themeColor="text1"/>
                <w:sz w:val="20"/>
                <w:szCs w:val="20"/>
              </w:rPr>
              <w:t xml:space="preserve">The camera will have the ability to autofocus to ensure QR codes are visible from different distances in different lighting conditions. </w:t>
            </w:r>
          </w:p>
        </w:tc>
        <w:tc>
          <w:tcPr>
            <w:tcW w:w="1384" w:type="dxa"/>
          </w:tcPr>
          <w:p w14:paraId="1844B588" w14:textId="769AD8DD" w:rsidR="035627EB" w:rsidRDefault="035627EB" w:rsidP="035627EB">
            <w:pPr>
              <w:jc w:val="center"/>
              <w:rPr>
                <w:color w:val="000000" w:themeColor="text1"/>
                <w:sz w:val="20"/>
                <w:szCs w:val="20"/>
              </w:rPr>
            </w:pPr>
            <w:r w:rsidRPr="7C324E05">
              <w:rPr>
                <w:color w:val="000000" w:themeColor="text1"/>
                <w:sz w:val="20"/>
                <w:szCs w:val="20"/>
              </w:rPr>
              <w:t>Electrical</w:t>
            </w:r>
          </w:p>
        </w:tc>
        <w:tc>
          <w:tcPr>
            <w:tcW w:w="877" w:type="dxa"/>
          </w:tcPr>
          <w:p w14:paraId="61E36262" w14:textId="0F3250AA" w:rsidR="035627EB" w:rsidRDefault="035627EB" w:rsidP="035627EB">
            <w:pPr>
              <w:jc w:val="center"/>
              <w:rPr>
                <w:color w:val="000000" w:themeColor="text1"/>
                <w:sz w:val="20"/>
                <w:szCs w:val="20"/>
              </w:rPr>
            </w:pPr>
            <w:r w:rsidRPr="7C324E05">
              <w:rPr>
                <w:color w:val="000000" w:themeColor="text1"/>
                <w:sz w:val="20"/>
                <w:szCs w:val="20"/>
              </w:rPr>
              <w:t>SHOULD</w:t>
            </w:r>
          </w:p>
        </w:tc>
        <w:tc>
          <w:tcPr>
            <w:tcW w:w="1130" w:type="dxa"/>
          </w:tcPr>
          <w:p w14:paraId="66912750" w14:textId="32A675D7" w:rsidR="035627EB" w:rsidRDefault="035627EB" w:rsidP="035627EB">
            <w:pPr>
              <w:rPr>
                <w:color w:val="000000" w:themeColor="text1"/>
                <w:sz w:val="20"/>
                <w:szCs w:val="20"/>
              </w:rPr>
            </w:pPr>
            <w:r w:rsidRPr="7C324E05">
              <w:rPr>
                <w:color w:val="000000" w:themeColor="text1"/>
                <w:sz w:val="20"/>
                <w:szCs w:val="20"/>
              </w:rPr>
              <w:t>NOT MET</w:t>
            </w:r>
          </w:p>
        </w:tc>
        <w:tc>
          <w:tcPr>
            <w:tcW w:w="1843" w:type="dxa"/>
          </w:tcPr>
          <w:p w14:paraId="50D11BB6" w14:textId="0773C91B" w:rsidR="035627EB" w:rsidRDefault="035627EB" w:rsidP="035627EB">
            <w:pPr>
              <w:rPr>
                <w:color w:val="000000" w:themeColor="text1"/>
                <w:sz w:val="20"/>
                <w:szCs w:val="20"/>
              </w:rPr>
            </w:pPr>
            <w:r w:rsidRPr="7C324E05">
              <w:rPr>
                <w:color w:val="000000" w:themeColor="text1"/>
                <w:sz w:val="20"/>
                <w:szCs w:val="20"/>
              </w:rPr>
              <w:t>The Raspberry Pi 4 camera does not have autofocus, however it will be able to view QR codes at different distances and in different lighting conditions. Test Procedure E6</w:t>
            </w:r>
          </w:p>
        </w:tc>
      </w:tr>
      <w:tr w:rsidR="035627EB" w14:paraId="5922FDDD" w14:textId="77777777" w:rsidTr="4BD377A6">
        <w:trPr>
          <w:trHeight w:val="795"/>
          <w:jc w:val="center"/>
        </w:trPr>
        <w:tc>
          <w:tcPr>
            <w:tcW w:w="575" w:type="dxa"/>
          </w:tcPr>
          <w:p w14:paraId="57066B04" w14:textId="5A0D4A07" w:rsidR="6585C7E1" w:rsidRDefault="6585C7E1" w:rsidP="035627EB">
            <w:pPr>
              <w:jc w:val="center"/>
              <w:rPr>
                <w:color w:val="000000" w:themeColor="text1"/>
                <w:sz w:val="20"/>
                <w:szCs w:val="20"/>
              </w:rPr>
            </w:pPr>
            <w:r w:rsidRPr="7C324E05">
              <w:rPr>
                <w:color w:val="000000" w:themeColor="text1"/>
                <w:sz w:val="20"/>
                <w:szCs w:val="20"/>
              </w:rPr>
              <w:t>D</w:t>
            </w:r>
            <w:r w:rsidR="035627EB" w:rsidRPr="7C324E05">
              <w:rPr>
                <w:color w:val="000000" w:themeColor="text1"/>
                <w:sz w:val="20"/>
                <w:szCs w:val="20"/>
              </w:rPr>
              <w:t>5</w:t>
            </w:r>
          </w:p>
        </w:tc>
        <w:tc>
          <w:tcPr>
            <w:tcW w:w="938" w:type="dxa"/>
          </w:tcPr>
          <w:p w14:paraId="5D418983" w14:textId="064D4A30" w:rsidR="035627EB" w:rsidRDefault="035627EB" w:rsidP="035627EB">
            <w:pPr>
              <w:jc w:val="center"/>
              <w:rPr>
                <w:color w:val="000000" w:themeColor="text1"/>
                <w:sz w:val="20"/>
                <w:szCs w:val="20"/>
              </w:rPr>
            </w:pPr>
            <w:r w:rsidRPr="7C324E05">
              <w:rPr>
                <w:color w:val="000000" w:themeColor="text1"/>
                <w:sz w:val="20"/>
                <w:szCs w:val="20"/>
              </w:rPr>
              <w:t xml:space="preserve">CC-001 (D) </w:t>
            </w:r>
          </w:p>
        </w:tc>
        <w:tc>
          <w:tcPr>
            <w:tcW w:w="3313" w:type="dxa"/>
          </w:tcPr>
          <w:p w14:paraId="48AEBB61" w14:textId="03D8C5F0" w:rsidR="035627EB" w:rsidRDefault="035627EB" w:rsidP="035627EB">
            <w:pPr>
              <w:jc w:val="center"/>
              <w:rPr>
                <w:color w:val="000000" w:themeColor="text1"/>
                <w:sz w:val="20"/>
                <w:szCs w:val="20"/>
              </w:rPr>
            </w:pPr>
            <w:r w:rsidRPr="7C324E05">
              <w:rPr>
                <w:color w:val="000000" w:themeColor="text1"/>
                <w:sz w:val="20"/>
                <w:szCs w:val="20"/>
              </w:rPr>
              <w:t xml:space="preserve">The communication system shall maintain image transmission with a latency low enough to allow the rover to be effectively operated. </w:t>
            </w:r>
          </w:p>
        </w:tc>
        <w:tc>
          <w:tcPr>
            <w:tcW w:w="1384" w:type="dxa"/>
          </w:tcPr>
          <w:p w14:paraId="14A43248" w14:textId="0C5DF995" w:rsidR="035627EB" w:rsidRDefault="035627EB" w:rsidP="035627EB">
            <w:pPr>
              <w:jc w:val="center"/>
              <w:rPr>
                <w:color w:val="000000" w:themeColor="text1"/>
                <w:sz w:val="20"/>
                <w:szCs w:val="20"/>
              </w:rPr>
            </w:pPr>
            <w:r w:rsidRPr="7C324E05">
              <w:rPr>
                <w:color w:val="000000" w:themeColor="text1"/>
                <w:sz w:val="20"/>
                <w:szCs w:val="20"/>
              </w:rPr>
              <w:t>Electrical</w:t>
            </w:r>
          </w:p>
        </w:tc>
        <w:tc>
          <w:tcPr>
            <w:tcW w:w="877" w:type="dxa"/>
          </w:tcPr>
          <w:p w14:paraId="5BAFA9CF" w14:textId="2C91F6FE"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1385C4D0" w14:textId="573C422E"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394F20DC" w14:textId="7E234A4A" w:rsidR="035627EB" w:rsidRDefault="035627EB" w:rsidP="035627EB">
            <w:pPr>
              <w:rPr>
                <w:color w:val="000000" w:themeColor="text1"/>
                <w:sz w:val="20"/>
                <w:szCs w:val="20"/>
              </w:rPr>
            </w:pPr>
            <w:r w:rsidRPr="7C324E05">
              <w:rPr>
                <w:color w:val="000000" w:themeColor="text1"/>
                <w:sz w:val="20"/>
                <w:szCs w:val="20"/>
              </w:rPr>
              <w:t>3.3.5 Communications, Test Procedure S2, S3</w:t>
            </w:r>
          </w:p>
        </w:tc>
      </w:tr>
      <w:tr w:rsidR="035627EB" w14:paraId="7D6E34EE" w14:textId="77777777" w:rsidTr="4BD377A6">
        <w:trPr>
          <w:trHeight w:val="795"/>
          <w:jc w:val="center"/>
        </w:trPr>
        <w:tc>
          <w:tcPr>
            <w:tcW w:w="575" w:type="dxa"/>
          </w:tcPr>
          <w:p w14:paraId="18DBFFB0" w14:textId="11F72C6E" w:rsidR="5712274F" w:rsidRDefault="5712274F" w:rsidP="035627EB">
            <w:pPr>
              <w:jc w:val="center"/>
              <w:rPr>
                <w:color w:val="000000" w:themeColor="text1"/>
                <w:sz w:val="20"/>
                <w:szCs w:val="20"/>
              </w:rPr>
            </w:pPr>
            <w:r w:rsidRPr="7C324E05">
              <w:rPr>
                <w:color w:val="000000" w:themeColor="text1"/>
                <w:sz w:val="20"/>
                <w:szCs w:val="20"/>
              </w:rPr>
              <w:t>D</w:t>
            </w:r>
            <w:r w:rsidR="035627EB" w:rsidRPr="7C324E05">
              <w:rPr>
                <w:color w:val="000000" w:themeColor="text1"/>
                <w:sz w:val="20"/>
                <w:szCs w:val="20"/>
              </w:rPr>
              <w:t>6</w:t>
            </w:r>
          </w:p>
        </w:tc>
        <w:tc>
          <w:tcPr>
            <w:tcW w:w="938" w:type="dxa"/>
          </w:tcPr>
          <w:p w14:paraId="2D6DBDCC" w14:textId="3548B8CA" w:rsidR="035627EB" w:rsidRDefault="035627EB" w:rsidP="035627EB">
            <w:pPr>
              <w:jc w:val="center"/>
              <w:rPr>
                <w:color w:val="000000" w:themeColor="text1"/>
                <w:sz w:val="20"/>
                <w:szCs w:val="20"/>
              </w:rPr>
            </w:pPr>
            <w:r w:rsidRPr="7C324E05">
              <w:rPr>
                <w:color w:val="000000" w:themeColor="text1"/>
                <w:sz w:val="20"/>
                <w:szCs w:val="20"/>
              </w:rPr>
              <w:t xml:space="preserve">CC-002 (D) </w:t>
            </w:r>
          </w:p>
        </w:tc>
        <w:tc>
          <w:tcPr>
            <w:tcW w:w="3313" w:type="dxa"/>
          </w:tcPr>
          <w:p w14:paraId="4CBD7741" w14:textId="74A7D89A" w:rsidR="035627EB" w:rsidRDefault="035627EB" w:rsidP="035627EB">
            <w:pPr>
              <w:jc w:val="center"/>
              <w:rPr>
                <w:color w:val="000000" w:themeColor="text1"/>
                <w:sz w:val="20"/>
                <w:szCs w:val="20"/>
              </w:rPr>
            </w:pPr>
            <w:r w:rsidRPr="7C324E05">
              <w:rPr>
                <w:color w:val="000000" w:themeColor="text1"/>
                <w:sz w:val="20"/>
                <w:szCs w:val="20"/>
              </w:rPr>
              <w:t xml:space="preserve">The rover shall include proximity sensors to detect obstacles and provide feedback to the operator. </w:t>
            </w:r>
          </w:p>
        </w:tc>
        <w:tc>
          <w:tcPr>
            <w:tcW w:w="1384" w:type="dxa"/>
          </w:tcPr>
          <w:p w14:paraId="5EF406B6" w14:textId="3724AC42" w:rsidR="035627EB" w:rsidRDefault="035627EB" w:rsidP="035627EB">
            <w:pPr>
              <w:jc w:val="center"/>
              <w:rPr>
                <w:color w:val="000000" w:themeColor="text1"/>
                <w:sz w:val="20"/>
                <w:szCs w:val="20"/>
              </w:rPr>
            </w:pPr>
            <w:r w:rsidRPr="7C324E05">
              <w:rPr>
                <w:color w:val="000000" w:themeColor="text1"/>
                <w:sz w:val="20"/>
                <w:szCs w:val="20"/>
              </w:rPr>
              <w:t>Electrical</w:t>
            </w:r>
          </w:p>
        </w:tc>
        <w:tc>
          <w:tcPr>
            <w:tcW w:w="877" w:type="dxa"/>
          </w:tcPr>
          <w:p w14:paraId="6631B9D8" w14:textId="2997943D"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276163A8" w14:textId="5EC4C828"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0A912406" w14:textId="35D934F3" w:rsidR="035627EB" w:rsidRDefault="035627EB" w:rsidP="035627EB">
            <w:pPr>
              <w:rPr>
                <w:color w:val="000000" w:themeColor="text1"/>
                <w:sz w:val="20"/>
                <w:szCs w:val="20"/>
              </w:rPr>
            </w:pPr>
            <w:r w:rsidRPr="7C324E05">
              <w:rPr>
                <w:color w:val="000000" w:themeColor="text1"/>
                <w:sz w:val="20"/>
                <w:szCs w:val="20"/>
              </w:rPr>
              <w:t>3.3.4 Distance Sensing, Test Procedure E10</w:t>
            </w:r>
          </w:p>
        </w:tc>
      </w:tr>
      <w:tr w:rsidR="035627EB" w14:paraId="41A77C93" w14:textId="77777777" w:rsidTr="4BD377A6">
        <w:trPr>
          <w:trHeight w:val="795"/>
          <w:jc w:val="center"/>
        </w:trPr>
        <w:tc>
          <w:tcPr>
            <w:tcW w:w="575" w:type="dxa"/>
          </w:tcPr>
          <w:p w14:paraId="0385C002" w14:textId="73B3C4D0" w:rsidR="5D596339" w:rsidRDefault="5D596339" w:rsidP="035627EB">
            <w:pPr>
              <w:jc w:val="center"/>
              <w:rPr>
                <w:color w:val="000000" w:themeColor="text1"/>
                <w:sz w:val="20"/>
                <w:szCs w:val="20"/>
              </w:rPr>
            </w:pPr>
            <w:r w:rsidRPr="7C324E05">
              <w:rPr>
                <w:color w:val="000000" w:themeColor="text1"/>
                <w:sz w:val="20"/>
                <w:szCs w:val="20"/>
              </w:rPr>
              <w:t>D</w:t>
            </w:r>
            <w:r w:rsidR="035627EB" w:rsidRPr="7C324E05">
              <w:rPr>
                <w:color w:val="000000" w:themeColor="text1"/>
                <w:sz w:val="20"/>
                <w:szCs w:val="20"/>
              </w:rPr>
              <w:t>7</w:t>
            </w:r>
          </w:p>
        </w:tc>
        <w:tc>
          <w:tcPr>
            <w:tcW w:w="938" w:type="dxa"/>
          </w:tcPr>
          <w:p w14:paraId="36173B17" w14:textId="5206F420" w:rsidR="035627EB" w:rsidRDefault="035627EB" w:rsidP="035627EB">
            <w:pPr>
              <w:jc w:val="center"/>
              <w:rPr>
                <w:color w:val="000000" w:themeColor="text1"/>
                <w:sz w:val="20"/>
                <w:szCs w:val="20"/>
              </w:rPr>
            </w:pPr>
            <w:r w:rsidRPr="7C324E05">
              <w:rPr>
                <w:color w:val="000000" w:themeColor="text1"/>
                <w:sz w:val="20"/>
                <w:szCs w:val="20"/>
              </w:rPr>
              <w:t xml:space="preserve">PP-001 (D) </w:t>
            </w:r>
          </w:p>
        </w:tc>
        <w:tc>
          <w:tcPr>
            <w:tcW w:w="3313" w:type="dxa"/>
          </w:tcPr>
          <w:p w14:paraId="7AC34CE7" w14:textId="48C83813" w:rsidR="035627EB" w:rsidRDefault="035627EB" w:rsidP="035627EB">
            <w:pPr>
              <w:jc w:val="center"/>
              <w:rPr>
                <w:color w:val="000000" w:themeColor="text1"/>
                <w:sz w:val="20"/>
                <w:szCs w:val="20"/>
              </w:rPr>
            </w:pPr>
            <w:r w:rsidRPr="7C324E05">
              <w:rPr>
                <w:color w:val="000000" w:themeColor="text1"/>
                <w:sz w:val="20"/>
                <w:szCs w:val="20"/>
              </w:rPr>
              <w:t xml:space="preserve">The system shall have enough power to continuously transmit data and images for the full mission duration (&gt; 30 mins), with an additional safety margin of 15 mins. </w:t>
            </w:r>
          </w:p>
        </w:tc>
        <w:tc>
          <w:tcPr>
            <w:tcW w:w="1384" w:type="dxa"/>
          </w:tcPr>
          <w:p w14:paraId="1DB9D595" w14:textId="6A64CD51" w:rsidR="035627EB" w:rsidRDefault="035627EB" w:rsidP="035627EB">
            <w:pPr>
              <w:jc w:val="center"/>
              <w:rPr>
                <w:color w:val="000000" w:themeColor="text1"/>
                <w:sz w:val="20"/>
                <w:szCs w:val="20"/>
              </w:rPr>
            </w:pPr>
            <w:r w:rsidRPr="7C324E05">
              <w:rPr>
                <w:color w:val="000000" w:themeColor="text1"/>
                <w:sz w:val="20"/>
                <w:szCs w:val="20"/>
              </w:rPr>
              <w:t>Electrical</w:t>
            </w:r>
          </w:p>
        </w:tc>
        <w:tc>
          <w:tcPr>
            <w:tcW w:w="877" w:type="dxa"/>
          </w:tcPr>
          <w:p w14:paraId="4500202C" w14:textId="6CF17A0D"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23FAAA4A" w14:textId="03D5E7E9"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244FB9D6" w14:textId="2AF9E196" w:rsidR="035627EB" w:rsidRDefault="035627EB" w:rsidP="035627EB">
            <w:pPr>
              <w:rPr>
                <w:color w:val="000000" w:themeColor="text1"/>
                <w:sz w:val="20"/>
                <w:szCs w:val="20"/>
              </w:rPr>
            </w:pPr>
            <w:r w:rsidRPr="7C324E05">
              <w:rPr>
                <w:color w:val="000000" w:themeColor="text1"/>
                <w:sz w:val="20"/>
                <w:szCs w:val="20"/>
              </w:rPr>
              <w:t>3.3.2  Battery Selection, Test Procedure E9</w:t>
            </w:r>
          </w:p>
        </w:tc>
      </w:tr>
      <w:tr w:rsidR="035627EB" w14:paraId="4B913BFC" w14:textId="77777777" w:rsidTr="4BD377A6">
        <w:trPr>
          <w:trHeight w:val="795"/>
          <w:jc w:val="center"/>
        </w:trPr>
        <w:tc>
          <w:tcPr>
            <w:tcW w:w="575" w:type="dxa"/>
          </w:tcPr>
          <w:p w14:paraId="1F8730A0" w14:textId="1D7F73C6" w:rsidR="103A9F13" w:rsidRDefault="103A9F13" w:rsidP="035627EB">
            <w:pPr>
              <w:jc w:val="center"/>
              <w:rPr>
                <w:color w:val="000000" w:themeColor="text1"/>
                <w:sz w:val="20"/>
                <w:szCs w:val="20"/>
              </w:rPr>
            </w:pPr>
            <w:r w:rsidRPr="7C324E05">
              <w:rPr>
                <w:color w:val="000000" w:themeColor="text1"/>
                <w:sz w:val="20"/>
                <w:szCs w:val="20"/>
              </w:rPr>
              <w:t>D</w:t>
            </w:r>
            <w:r w:rsidR="035627EB" w:rsidRPr="7C324E05">
              <w:rPr>
                <w:color w:val="000000" w:themeColor="text1"/>
                <w:sz w:val="20"/>
                <w:szCs w:val="20"/>
              </w:rPr>
              <w:t>8</w:t>
            </w:r>
          </w:p>
        </w:tc>
        <w:tc>
          <w:tcPr>
            <w:tcW w:w="938" w:type="dxa"/>
          </w:tcPr>
          <w:p w14:paraId="5170F4A2" w14:textId="29CF69AC" w:rsidR="035627EB" w:rsidRDefault="035627EB" w:rsidP="035627EB">
            <w:pPr>
              <w:jc w:val="center"/>
              <w:rPr>
                <w:color w:val="000000" w:themeColor="text1"/>
                <w:sz w:val="20"/>
                <w:szCs w:val="20"/>
              </w:rPr>
            </w:pPr>
            <w:r w:rsidRPr="7C324E05">
              <w:rPr>
                <w:color w:val="000000" w:themeColor="text1"/>
                <w:sz w:val="20"/>
                <w:szCs w:val="20"/>
              </w:rPr>
              <w:t xml:space="preserve">S-001 (D) </w:t>
            </w:r>
          </w:p>
        </w:tc>
        <w:tc>
          <w:tcPr>
            <w:tcW w:w="3313" w:type="dxa"/>
          </w:tcPr>
          <w:p w14:paraId="3A2FBB3E" w14:textId="0BEE6421" w:rsidR="035627EB" w:rsidRDefault="035627EB" w:rsidP="035627EB">
            <w:pPr>
              <w:jc w:val="center"/>
              <w:rPr>
                <w:color w:val="000000" w:themeColor="text1"/>
                <w:sz w:val="20"/>
                <w:szCs w:val="20"/>
              </w:rPr>
            </w:pPr>
            <w:r w:rsidRPr="7C324E05">
              <w:rPr>
                <w:color w:val="000000" w:themeColor="text1"/>
                <w:sz w:val="20"/>
                <w:szCs w:val="20"/>
              </w:rPr>
              <w:t xml:space="preserve">Support autonomous operation by integrating wheel encoders, camera and proximity sensors to enable closed-loop motion control, obstacle detection and basic path planning without continuous manual input. </w:t>
            </w:r>
          </w:p>
        </w:tc>
        <w:tc>
          <w:tcPr>
            <w:tcW w:w="1384" w:type="dxa"/>
          </w:tcPr>
          <w:p w14:paraId="398F70FA" w14:textId="57F7CECB" w:rsidR="035627EB" w:rsidRDefault="035627EB" w:rsidP="035627EB">
            <w:pPr>
              <w:jc w:val="center"/>
              <w:rPr>
                <w:color w:val="000000" w:themeColor="text1"/>
                <w:sz w:val="20"/>
                <w:szCs w:val="20"/>
              </w:rPr>
            </w:pPr>
            <w:r w:rsidRPr="7C324E05">
              <w:rPr>
                <w:color w:val="000000" w:themeColor="text1"/>
                <w:sz w:val="20"/>
                <w:szCs w:val="20"/>
              </w:rPr>
              <w:t>Software</w:t>
            </w:r>
          </w:p>
        </w:tc>
        <w:tc>
          <w:tcPr>
            <w:tcW w:w="877" w:type="dxa"/>
          </w:tcPr>
          <w:p w14:paraId="07EBA8EB" w14:textId="0AA71BAD" w:rsidR="035627EB" w:rsidRDefault="035627EB" w:rsidP="035627EB">
            <w:pPr>
              <w:jc w:val="center"/>
              <w:rPr>
                <w:color w:val="000000" w:themeColor="text1"/>
                <w:sz w:val="20"/>
                <w:szCs w:val="20"/>
              </w:rPr>
            </w:pPr>
            <w:r w:rsidRPr="7C324E05">
              <w:rPr>
                <w:color w:val="000000" w:themeColor="text1"/>
                <w:sz w:val="20"/>
                <w:szCs w:val="20"/>
              </w:rPr>
              <w:t>SHOULD</w:t>
            </w:r>
          </w:p>
        </w:tc>
        <w:tc>
          <w:tcPr>
            <w:tcW w:w="1130" w:type="dxa"/>
          </w:tcPr>
          <w:p w14:paraId="45CD8CF6" w14:textId="4A9A2CA2"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3108C538" w14:textId="096C4301" w:rsidR="035627EB" w:rsidRDefault="035627EB" w:rsidP="035627EB">
            <w:pPr>
              <w:rPr>
                <w:color w:val="000000" w:themeColor="text1"/>
                <w:sz w:val="20"/>
                <w:szCs w:val="20"/>
              </w:rPr>
            </w:pPr>
            <w:r w:rsidRPr="7C324E05">
              <w:rPr>
                <w:color w:val="000000" w:themeColor="text1"/>
                <w:sz w:val="20"/>
                <w:szCs w:val="20"/>
              </w:rPr>
              <w:t>3.3.3 Motor Selection, 3.3.4 Distance Sensing, Test Procedure E10</w:t>
            </w:r>
          </w:p>
        </w:tc>
      </w:tr>
      <w:tr w:rsidR="035627EB" w14:paraId="373EF56D" w14:textId="77777777" w:rsidTr="4BD377A6">
        <w:trPr>
          <w:trHeight w:val="795"/>
          <w:jc w:val="center"/>
        </w:trPr>
        <w:tc>
          <w:tcPr>
            <w:tcW w:w="575" w:type="dxa"/>
          </w:tcPr>
          <w:p w14:paraId="5F3E5BB8" w14:textId="31A35B35" w:rsidR="4BE3B10C" w:rsidRDefault="4BE3B10C" w:rsidP="035627EB">
            <w:pPr>
              <w:jc w:val="center"/>
              <w:rPr>
                <w:color w:val="000000" w:themeColor="text1"/>
                <w:sz w:val="20"/>
                <w:szCs w:val="20"/>
              </w:rPr>
            </w:pPr>
            <w:r w:rsidRPr="7C324E05">
              <w:rPr>
                <w:color w:val="000000" w:themeColor="text1"/>
                <w:sz w:val="20"/>
                <w:szCs w:val="20"/>
              </w:rPr>
              <w:t>D</w:t>
            </w:r>
            <w:r w:rsidR="035627EB" w:rsidRPr="7C324E05">
              <w:rPr>
                <w:color w:val="000000" w:themeColor="text1"/>
                <w:sz w:val="20"/>
                <w:szCs w:val="20"/>
              </w:rPr>
              <w:t>9</w:t>
            </w:r>
          </w:p>
        </w:tc>
        <w:tc>
          <w:tcPr>
            <w:tcW w:w="938" w:type="dxa"/>
          </w:tcPr>
          <w:p w14:paraId="41A9F686" w14:textId="4B91F6B5" w:rsidR="035627EB" w:rsidRDefault="035627EB" w:rsidP="035627EB">
            <w:pPr>
              <w:jc w:val="center"/>
              <w:rPr>
                <w:color w:val="000000" w:themeColor="text1"/>
                <w:sz w:val="20"/>
                <w:szCs w:val="20"/>
              </w:rPr>
            </w:pPr>
            <w:r w:rsidRPr="7C324E05">
              <w:rPr>
                <w:color w:val="000000" w:themeColor="text1"/>
                <w:sz w:val="20"/>
                <w:szCs w:val="20"/>
              </w:rPr>
              <w:t xml:space="preserve">S-002 (D) </w:t>
            </w:r>
          </w:p>
        </w:tc>
        <w:tc>
          <w:tcPr>
            <w:tcW w:w="3313" w:type="dxa"/>
          </w:tcPr>
          <w:p w14:paraId="2ECAF0BC" w14:textId="58B1C90A" w:rsidR="035627EB" w:rsidRDefault="035627EB" w:rsidP="035627EB">
            <w:pPr>
              <w:jc w:val="center"/>
              <w:rPr>
                <w:color w:val="000000" w:themeColor="text1"/>
                <w:sz w:val="20"/>
                <w:szCs w:val="20"/>
              </w:rPr>
            </w:pPr>
            <w:r w:rsidRPr="7C324E05">
              <w:rPr>
                <w:color w:val="000000" w:themeColor="text1"/>
                <w:sz w:val="20"/>
                <w:szCs w:val="20"/>
              </w:rPr>
              <w:t xml:space="preserve">Provide real-time camera handling and QR code detection at a frame rate sufficient for autonomous navigation and target detection in the ORT environment.  </w:t>
            </w:r>
          </w:p>
        </w:tc>
        <w:tc>
          <w:tcPr>
            <w:tcW w:w="1384" w:type="dxa"/>
          </w:tcPr>
          <w:p w14:paraId="33D067C6" w14:textId="44CAA33C" w:rsidR="035627EB" w:rsidRDefault="035627EB" w:rsidP="035627EB">
            <w:pPr>
              <w:jc w:val="center"/>
              <w:rPr>
                <w:color w:val="000000" w:themeColor="text1"/>
                <w:sz w:val="20"/>
                <w:szCs w:val="20"/>
              </w:rPr>
            </w:pPr>
            <w:r w:rsidRPr="7C324E05">
              <w:rPr>
                <w:color w:val="000000" w:themeColor="text1"/>
                <w:sz w:val="20"/>
                <w:szCs w:val="20"/>
              </w:rPr>
              <w:t>Software</w:t>
            </w:r>
          </w:p>
        </w:tc>
        <w:tc>
          <w:tcPr>
            <w:tcW w:w="877" w:type="dxa"/>
          </w:tcPr>
          <w:p w14:paraId="0A9C1DAA" w14:textId="1000FDE8" w:rsidR="035627EB" w:rsidRDefault="035627EB" w:rsidP="035627EB">
            <w:pPr>
              <w:jc w:val="center"/>
              <w:rPr>
                <w:color w:val="000000" w:themeColor="text1"/>
                <w:sz w:val="20"/>
                <w:szCs w:val="20"/>
              </w:rPr>
            </w:pPr>
            <w:r w:rsidRPr="7C324E05">
              <w:rPr>
                <w:color w:val="000000" w:themeColor="text1"/>
                <w:sz w:val="20"/>
                <w:szCs w:val="20"/>
              </w:rPr>
              <w:t>SHOULD</w:t>
            </w:r>
          </w:p>
        </w:tc>
        <w:tc>
          <w:tcPr>
            <w:tcW w:w="1130" w:type="dxa"/>
          </w:tcPr>
          <w:p w14:paraId="78027762" w14:textId="4D944905"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1C5BD7A7" w14:textId="3F2DDDEE" w:rsidR="035627EB" w:rsidRDefault="035627EB" w:rsidP="035627EB">
            <w:pPr>
              <w:rPr>
                <w:color w:val="242424"/>
                <w:sz w:val="20"/>
                <w:szCs w:val="20"/>
              </w:rPr>
            </w:pPr>
            <w:r w:rsidRPr="7C324E05">
              <w:rPr>
                <w:color w:val="242424"/>
                <w:sz w:val="20"/>
                <w:szCs w:val="20"/>
              </w:rPr>
              <w:t>3.3.5 Communications, Test Procedure S5, S8</w:t>
            </w:r>
          </w:p>
        </w:tc>
      </w:tr>
      <w:tr w:rsidR="035627EB" w14:paraId="6DB393BF" w14:textId="77777777" w:rsidTr="4BD377A6">
        <w:trPr>
          <w:trHeight w:val="795"/>
          <w:jc w:val="center"/>
        </w:trPr>
        <w:tc>
          <w:tcPr>
            <w:tcW w:w="575" w:type="dxa"/>
          </w:tcPr>
          <w:p w14:paraId="709D660D" w14:textId="78707503" w:rsidR="7D0ACC91" w:rsidRDefault="7D0ACC91" w:rsidP="035627EB">
            <w:pPr>
              <w:jc w:val="center"/>
              <w:rPr>
                <w:color w:val="000000" w:themeColor="text1"/>
                <w:sz w:val="20"/>
                <w:szCs w:val="20"/>
              </w:rPr>
            </w:pPr>
            <w:r w:rsidRPr="7C324E05">
              <w:rPr>
                <w:color w:val="000000" w:themeColor="text1"/>
                <w:sz w:val="20"/>
                <w:szCs w:val="20"/>
              </w:rPr>
              <w:t>D</w:t>
            </w:r>
            <w:r w:rsidR="035627EB" w:rsidRPr="7C324E05">
              <w:rPr>
                <w:color w:val="000000" w:themeColor="text1"/>
                <w:sz w:val="20"/>
                <w:szCs w:val="20"/>
              </w:rPr>
              <w:t>10</w:t>
            </w:r>
          </w:p>
        </w:tc>
        <w:tc>
          <w:tcPr>
            <w:tcW w:w="938" w:type="dxa"/>
          </w:tcPr>
          <w:p w14:paraId="1BD6F0D1" w14:textId="08A14F3C" w:rsidR="035627EB" w:rsidRDefault="035627EB" w:rsidP="035627EB">
            <w:pPr>
              <w:jc w:val="center"/>
              <w:rPr>
                <w:color w:val="000000" w:themeColor="text1"/>
                <w:sz w:val="20"/>
                <w:szCs w:val="20"/>
              </w:rPr>
            </w:pPr>
            <w:r w:rsidRPr="7C324E05">
              <w:rPr>
                <w:color w:val="000000" w:themeColor="text1"/>
                <w:sz w:val="20"/>
                <w:szCs w:val="20"/>
              </w:rPr>
              <w:t xml:space="preserve">S-003 (D) </w:t>
            </w:r>
          </w:p>
        </w:tc>
        <w:tc>
          <w:tcPr>
            <w:tcW w:w="3313" w:type="dxa"/>
          </w:tcPr>
          <w:p w14:paraId="43882888" w14:textId="5F544D87" w:rsidR="035627EB" w:rsidRDefault="035627EB" w:rsidP="035627EB">
            <w:pPr>
              <w:jc w:val="center"/>
              <w:rPr>
                <w:color w:val="000000" w:themeColor="text1"/>
                <w:sz w:val="20"/>
                <w:szCs w:val="20"/>
              </w:rPr>
            </w:pPr>
            <w:r w:rsidRPr="7C324E05">
              <w:rPr>
                <w:color w:val="000000" w:themeColor="text1"/>
                <w:sz w:val="20"/>
                <w:szCs w:val="20"/>
              </w:rPr>
              <w:t xml:space="preserve">Exchange commands and telemetry (including navigation status and decoded QR data) with the ground station over the chosen wireless link, allowing supervision, mode switching between teleoperated and autonomous modes, and logging for later analysis.  </w:t>
            </w:r>
          </w:p>
        </w:tc>
        <w:tc>
          <w:tcPr>
            <w:tcW w:w="1384" w:type="dxa"/>
          </w:tcPr>
          <w:p w14:paraId="0DC97784" w14:textId="43E7B487" w:rsidR="035627EB" w:rsidRDefault="035627EB" w:rsidP="035627EB">
            <w:pPr>
              <w:jc w:val="center"/>
              <w:rPr>
                <w:color w:val="000000" w:themeColor="text1"/>
                <w:sz w:val="20"/>
                <w:szCs w:val="20"/>
              </w:rPr>
            </w:pPr>
            <w:r w:rsidRPr="7C324E05">
              <w:rPr>
                <w:color w:val="000000" w:themeColor="text1"/>
                <w:sz w:val="20"/>
                <w:szCs w:val="20"/>
              </w:rPr>
              <w:t>Software</w:t>
            </w:r>
          </w:p>
        </w:tc>
        <w:tc>
          <w:tcPr>
            <w:tcW w:w="877" w:type="dxa"/>
          </w:tcPr>
          <w:p w14:paraId="3FDB6E8E" w14:textId="5A1E9C48" w:rsidR="035627EB" w:rsidRDefault="035627EB" w:rsidP="035627EB">
            <w:pPr>
              <w:jc w:val="center"/>
              <w:rPr>
                <w:color w:val="000000" w:themeColor="text1"/>
                <w:sz w:val="20"/>
                <w:szCs w:val="20"/>
              </w:rPr>
            </w:pPr>
            <w:r w:rsidRPr="7C324E05">
              <w:rPr>
                <w:color w:val="000000" w:themeColor="text1"/>
                <w:sz w:val="20"/>
                <w:szCs w:val="20"/>
              </w:rPr>
              <w:t>MUST</w:t>
            </w:r>
          </w:p>
        </w:tc>
        <w:tc>
          <w:tcPr>
            <w:tcW w:w="1130" w:type="dxa"/>
          </w:tcPr>
          <w:p w14:paraId="55B190C8" w14:textId="3CA720DF"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3B8EFBB2" w14:textId="6A77E14E" w:rsidR="035627EB" w:rsidRDefault="035627EB" w:rsidP="035627EB">
            <w:pPr>
              <w:rPr>
                <w:color w:val="000000" w:themeColor="text1"/>
                <w:sz w:val="20"/>
                <w:szCs w:val="20"/>
              </w:rPr>
            </w:pPr>
            <w:r w:rsidRPr="7C324E05">
              <w:rPr>
                <w:color w:val="000000" w:themeColor="text1"/>
                <w:sz w:val="20"/>
                <w:szCs w:val="20"/>
              </w:rPr>
              <w:t>3.3.5 Communications, Test Procedure S8</w:t>
            </w:r>
          </w:p>
        </w:tc>
      </w:tr>
      <w:tr w:rsidR="035627EB" w14:paraId="7BDFBD16" w14:textId="77777777" w:rsidTr="4BD377A6">
        <w:trPr>
          <w:trHeight w:val="795"/>
          <w:jc w:val="center"/>
        </w:trPr>
        <w:tc>
          <w:tcPr>
            <w:tcW w:w="575" w:type="dxa"/>
          </w:tcPr>
          <w:p w14:paraId="7DE2DE29" w14:textId="2993BB41" w:rsidR="78993BB3" w:rsidRDefault="78993BB3" w:rsidP="035627EB">
            <w:pPr>
              <w:jc w:val="center"/>
              <w:rPr>
                <w:color w:val="000000" w:themeColor="text1"/>
                <w:sz w:val="20"/>
                <w:szCs w:val="20"/>
              </w:rPr>
            </w:pPr>
            <w:r w:rsidRPr="7C324E05">
              <w:rPr>
                <w:color w:val="000000" w:themeColor="text1"/>
                <w:sz w:val="20"/>
                <w:szCs w:val="20"/>
              </w:rPr>
              <w:t>D</w:t>
            </w:r>
            <w:r w:rsidR="035627EB" w:rsidRPr="7C324E05">
              <w:rPr>
                <w:color w:val="000000" w:themeColor="text1"/>
                <w:sz w:val="20"/>
                <w:szCs w:val="20"/>
              </w:rPr>
              <w:t>11</w:t>
            </w:r>
          </w:p>
        </w:tc>
        <w:tc>
          <w:tcPr>
            <w:tcW w:w="938" w:type="dxa"/>
          </w:tcPr>
          <w:p w14:paraId="26949A9A" w14:textId="5B6FD347" w:rsidR="035627EB" w:rsidRDefault="035627EB" w:rsidP="035627EB">
            <w:pPr>
              <w:jc w:val="center"/>
              <w:rPr>
                <w:color w:val="000000" w:themeColor="text1"/>
                <w:sz w:val="20"/>
                <w:szCs w:val="20"/>
              </w:rPr>
            </w:pPr>
            <w:r w:rsidRPr="7C324E05">
              <w:rPr>
                <w:color w:val="000000" w:themeColor="text1"/>
                <w:sz w:val="20"/>
                <w:szCs w:val="20"/>
              </w:rPr>
              <w:t xml:space="preserve">S-004 (D) </w:t>
            </w:r>
          </w:p>
        </w:tc>
        <w:tc>
          <w:tcPr>
            <w:tcW w:w="3313" w:type="dxa"/>
          </w:tcPr>
          <w:p w14:paraId="227976A6" w14:textId="15A53194" w:rsidR="035627EB" w:rsidRDefault="035627EB" w:rsidP="035627EB">
            <w:pPr>
              <w:jc w:val="center"/>
              <w:rPr>
                <w:color w:val="000000" w:themeColor="text1"/>
                <w:sz w:val="20"/>
                <w:szCs w:val="20"/>
              </w:rPr>
            </w:pPr>
            <w:r w:rsidRPr="7C324E05">
              <w:rPr>
                <w:color w:val="000000" w:themeColor="text1"/>
                <w:sz w:val="20"/>
                <w:szCs w:val="20"/>
              </w:rPr>
              <w:t xml:space="preserve">Use a modular software structure (separate processes or modules for navigation, vision and communications) to simplify testing and allow multiple team members to work on different features in parallel. </w:t>
            </w:r>
          </w:p>
        </w:tc>
        <w:tc>
          <w:tcPr>
            <w:tcW w:w="1384" w:type="dxa"/>
          </w:tcPr>
          <w:p w14:paraId="4B389B56" w14:textId="4D807E28" w:rsidR="035627EB" w:rsidRDefault="035627EB" w:rsidP="035627EB">
            <w:pPr>
              <w:jc w:val="center"/>
              <w:rPr>
                <w:color w:val="000000" w:themeColor="text1"/>
                <w:sz w:val="20"/>
                <w:szCs w:val="20"/>
              </w:rPr>
            </w:pPr>
            <w:r w:rsidRPr="7C324E05">
              <w:rPr>
                <w:color w:val="000000" w:themeColor="text1"/>
                <w:sz w:val="20"/>
                <w:szCs w:val="20"/>
              </w:rPr>
              <w:t>Software</w:t>
            </w:r>
          </w:p>
        </w:tc>
        <w:tc>
          <w:tcPr>
            <w:tcW w:w="877" w:type="dxa"/>
          </w:tcPr>
          <w:p w14:paraId="649E148C" w14:textId="0E449237" w:rsidR="035627EB" w:rsidRDefault="035627EB" w:rsidP="035627EB">
            <w:pPr>
              <w:jc w:val="center"/>
              <w:rPr>
                <w:color w:val="000000" w:themeColor="text1"/>
                <w:sz w:val="20"/>
                <w:szCs w:val="20"/>
              </w:rPr>
            </w:pPr>
            <w:r w:rsidRPr="7C324E05">
              <w:rPr>
                <w:color w:val="000000" w:themeColor="text1"/>
                <w:sz w:val="20"/>
                <w:szCs w:val="20"/>
              </w:rPr>
              <w:t>SHOULD</w:t>
            </w:r>
          </w:p>
        </w:tc>
        <w:tc>
          <w:tcPr>
            <w:tcW w:w="1130" w:type="dxa"/>
          </w:tcPr>
          <w:p w14:paraId="68B6A55D" w14:textId="477B6CC6" w:rsidR="035627EB" w:rsidRDefault="035627EB" w:rsidP="035627EB">
            <w:pPr>
              <w:rPr>
                <w:color w:val="000000" w:themeColor="text1"/>
                <w:sz w:val="20"/>
                <w:szCs w:val="20"/>
              </w:rPr>
            </w:pPr>
            <w:r w:rsidRPr="7C324E05">
              <w:rPr>
                <w:color w:val="000000" w:themeColor="text1"/>
                <w:sz w:val="20"/>
                <w:szCs w:val="20"/>
              </w:rPr>
              <w:t>MET</w:t>
            </w:r>
          </w:p>
        </w:tc>
        <w:tc>
          <w:tcPr>
            <w:tcW w:w="1843" w:type="dxa"/>
          </w:tcPr>
          <w:p w14:paraId="732BE3B2" w14:textId="64B10021" w:rsidR="035627EB" w:rsidRDefault="035627EB" w:rsidP="035627EB">
            <w:pPr>
              <w:rPr>
                <w:color w:val="000000" w:themeColor="text1"/>
                <w:sz w:val="20"/>
                <w:szCs w:val="20"/>
              </w:rPr>
            </w:pPr>
            <w:r w:rsidRPr="7C324E05">
              <w:rPr>
                <w:color w:val="000000" w:themeColor="text1"/>
                <w:sz w:val="20"/>
                <w:szCs w:val="20"/>
              </w:rPr>
              <w:t>3.4.3 Architectural Philosophy</w:t>
            </w:r>
          </w:p>
        </w:tc>
      </w:tr>
    </w:tbl>
    <w:p w14:paraId="7CF61D8B" w14:textId="1AF025B3" w:rsidR="001864C2" w:rsidRDefault="001864C2">
      <w:pPr>
        <w:rPr>
          <w:sz w:val="22"/>
          <w:szCs w:val="22"/>
        </w:rPr>
      </w:pPr>
    </w:p>
    <w:p w14:paraId="516D7F18" w14:textId="1892B5B6" w:rsidR="001864C2" w:rsidRDefault="2D14BC90" w:rsidP="7C324E05">
      <w:pPr>
        <w:pStyle w:val="Heading1"/>
        <w:numPr>
          <w:ilvl w:val="0"/>
          <w:numId w:val="16"/>
        </w:numPr>
        <w:rPr>
          <w:color w:val="000000" w:themeColor="text1"/>
        </w:rPr>
      </w:pPr>
      <w:bookmarkStart w:id="40" w:name="_Toc223975979"/>
      <w:r>
        <w:t>Acknowledgements</w:t>
      </w:r>
      <w:bookmarkEnd w:id="40"/>
    </w:p>
    <w:p w14:paraId="19219836" w14:textId="23B2AB5A" w:rsidR="001864C2" w:rsidRDefault="2D14BC90">
      <w:pPr>
        <w:rPr>
          <w:color w:val="000000" w:themeColor="text1"/>
          <w:sz w:val="22"/>
          <w:szCs w:val="22"/>
        </w:rPr>
      </w:pPr>
      <w:r w:rsidRPr="7C324E05">
        <w:rPr>
          <w:color w:val="000000" w:themeColor="text1"/>
          <w:sz w:val="22"/>
          <w:szCs w:val="22"/>
        </w:rPr>
        <w:t>We would like to express our gratitude to Joshua Amar, Head of QMSEDS, for securing funding and supporting our participation in this competition. We are also grateful to UKSEDS for their continued support throughout the project, and to our academic supervisor, Dr. Angadh Nanjangud, for his invaluable guidance. Finally, we appreciate the UKSEDS volunteers for their assistance and for providing us with the opportunity to take part in this competition.</w:t>
      </w:r>
    </w:p>
    <w:p w14:paraId="035DFE0F" w14:textId="5AF5CB6F" w:rsidR="00D97D2C" w:rsidRPr="003D76BB" w:rsidRDefault="519F6BF9" w:rsidP="00D97D2C">
      <w:pPr>
        <w:pStyle w:val="Heading1"/>
        <w:numPr>
          <w:ilvl w:val="0"/>
          <w:numId w:val="16"/>
        </w:numPr>
        <w:rPr>
          <w:sz w:val="24"/>
          <w:szCs w:val="24"/>
        </w:rPr>
      </w:pPr>
      <w:bookmarkStart w:id="41" w:name="_Toc223975980"/>
      <w:r w:rsidRPr="28DC166C">
        <w:t>References</w:t>
      </w:r>
      <w:bookmarkEnd w:id="41"/>
    </w:p>
    <w:p w14:paraId="3F899BCE" w14:textId="40568FFC" w:rsidR="009B0C11" w:rsidRPr="009B0C11" w:rsidRDefault="6AC4319B" w:rsidP="089797C0">
      <w:pPr>
        <w:rPr>
          <w:rFonts w:asciiTheme="majorHAnsi" w:hAnsiTheme="majorHAnsi" w:cstheme="majorBidi"/>
          <w:b/>
        </w:rPr>
      </w:pPr>
      <w:r w:rsidRPr="089797C0">
        <w:rPr>
          <w:sz w:val="22"/>
          <w:szCs w:val="22"/>
        </w:rPr>
        <w:t xml:space="preserve">A. </w:t>
      </w:r>
      <w:r w:rsidR="009B0C11" w:rsidRPr="089797C0">
        <w:rPr>
          <w:sz w:val="22"/>
          <w:szCs w:val="22"/>
        </w:rPr>
        <w:t xml:space="preserve">Ashraf (2024). </w:t>
      </w:r>
      <w:r w:rsidR="009B0C11" w:rsidRPr="48858401">
        <w:rPr>
          <w:rFonts w:asciiTheme="majorHAnsi" w:hAnsiTheme="majorHAnsi" w:cstheme="majorBidi"/>
          <w:b/>
          <w:i/>
        </w:rPr>
        <w:t>Advanced battery management system for electric vehicles with modular battery packs.</w:t>
      </w:r>
      <w:r w:rsidR="009B0C11" w:rsidRPr="48858401">
        <w:rPr>
          <w:rFonts w:asciiTheme="majorHAnsi" w:hAnsiTheme="majorHAnsi" w:cstheme="majorBidi"/>
          <w:b/>
        </w:rPr>
        <w:t xml:space="preserve"> University of Birmingham.</w:t>
      </w:r>
    </w:p>
    <w:p w14:paraId="3C930BB0" w14:textId="1BE78AFB" w:rsidR="7893D326" w:rsidRDefault="7893D326" w:rsidP="48858401">
      <w:pPr>
        <w:rPr>
          <w:color w:val="000000" w:themeColor="text1"/>
          <w:sz w:val="22"/>
          <w:szCs w:val="22"/>
        </w:rPr>
      </w:pPr>
      <w:r w:rsidRPr="7C324E05">
        <w:rPr>
          <w:color w:val="000000" w:themeColor="text1"/>
          <w:sz w:val="22"/>
          <w:szCs w:val="22"/>
        </w:rPr>
        <w:t xml:space="preserve">G. Hocket, </w:t>
      </w:r>
      <w:r w:rsidRPr="7C324E05">
        <w:rPr>
          <w:i/>
          <w:color w:val="000000" w:themeColor="text1"/>
          <w:sz w:val="22"/>
          <w:szCs w:val="22"/>
        </w:rPr>
        <w:t>et al</w:t>
      </w:r>
      <w:r w:rsidRPr="7C324E05">
        <w:rPr>
          <w:color w:val="000000" w:themeColor="text1"/>
          <w:sz w:val="22"/>
          <w:szCs w:val="22"/>
        </w:rPr>
        <w:t xml:space="preserve">. </w:t>
      </w:r>
      <w:r w:rsidRPr="7C324E05">
        <w:rPr>
          <w:i/>
          <w:color w:val="000000" w:themeColor="text1"/>
          <w:sz w:val="22"/>
          <w:szCs w:val="22"/>
        </w:rPr>
        <w:t>Feasibility and performance of a LoRa 2.4 GHz network.</w:t>
      </w:r>
    </w:p>
    <w:p w14:paraId="7A58A6D1" w14:textId="3D0556FB" w:rsidR="7893D326" w:rsidRDefault="7893D326" w:rsidP="48858401">
      <w:pPr>
        <w:rPr>
          <w:sz w:val="22"/>
          <w:szCs w:val="22"/>
        </w:rPr>
      </w:pPr>
      <w:r w:rsidRPr="7C324E05">
        <w:rPr>
          <w:sz w:val="22"/>
          <w:szCs w:val="22"/>
        </w:rPr>
        <w:t xml:space="preserve">Gluegun.com. </w:t>
      </w:r>
      <w:r w:rsidRPr="7C324E05">
        <w:rPr>
          <w:i/>
          <w:sz w:val="22"/>
          <w:szCs w:val="22"/>
        </w:rPr>
        <w:t xml:space="preserve">The Complete Guide to Loctite Super Glue. </w:t>
      </w:r>
      <w:r w:rsidRPr="7C324E05">
        <w:rPr>
          <w:sz w:val="22"/>
          <w:szCs w:val="22"/>
        </w:rPr>
        <w:t xml:space="preserve">[Online] Available at: </w:t>
      </w:r>
      <w:hyperlink r:id="rId55">
        <w:r w:rsidRPr="7C324E05">
          <w:rPr>
            <w:rStyle w:val="Hyperlink"/>
            <w:sz w:val="22"/>
            <w:szCs w:val="22"/>
          </w:rPr>
          <w:t>https://www.gluegun.com/blogs/news/the-complete-guide-to-loctite-super-glue?srsltid=AfmBOop7BuYIrQmE0CakBsaOujQOpfYGQWNFFQAxKkP9DpJWoBM5Tk3U</w:t>
        </w:r>
      </w:hyperlink>
    </w:p>
    <w:p w14:paraId="44E0ABC2" w14:textId="5616BDC0" w:rsidR="7893D326" w:rsidRDefault="7893D326" w:rsidP="48858401">
      <w:pPr>
        <w:rPr>
          <w:sz w:val="22"/>
          <w:szCs w:val="22"/>
        </w:rPr>
      </w:pPr>
      <w:r w:rsidRPr="7C324E05">
        <w:rPr>
          <w:sz w:val="22"/>
          <w:szCs w:val="22"/>
        </w:rPr>
        <w:t xml:space="preserve">J. Bjurstrom. (2011). </w:t>
      </w:r>
      <w:r w:rsidRPr="7C324E05">
        <w:rPr>
          <w:i/>
          <w:sz w:val="22"/>
          <w:szCs w:val="22"/>
        </w:rPr>
        <w:t xml:space="preserve">Vision-Based Rover Navigation Demonstrator. </w:t>
      </w:r>
      <w:r w:rsidRPr="7C324E05">
        <w:rPr>
          <w:sz w:val="22"/>
          <w:szCs w:val="22"/>
        </w:rPr>
        <w:t xml:space="preserve">[Online] Available at: </w:t>
      </w:r>
      <w:hyperlink r:id="rId56">
        <w:r w:rsidRPr="7C324E05">
          <w:rPr>
            <w:rStyle w:val="Hyperlink"/>
            <w:sz w:val="22"/>
            <w:szCs w:val="22"/>
          </w:rPr>
          <w:t>https://www.diva-portal.org/smash/record.jsf?pid=diva2%3A1019054&amp;dswid=8337</w:t>
        </w:r>
      </w:hyperlink>
    </w:p>
    <w:p w14:paraId="5C89823C" w14:textId="0AE7B626" w:rsidR="009B0C11" w:rsidRDefault="009B0C11" w:rsidP="009B0C11">
      <w:pPr>
        <w:rPr>
          <w:sz w:val="22"/>
          <w:szCs w:val="22"/>
        </w:rPr>
      </w:pPr>
      <w:r w:rsidRPr="7C324E05">
        <w:rPr>
          <w:sz w:val="22"/>
          <w:szCs w:val="22"/>
        </w:rPr>
        <w:t xml:space="preserve">M. Borg. (2021). </w:t>
      </w:r>
      <w:r w:rsidRPr="7C324E05">
        <w:rPr>
          <w:i/>
          <w:sz w:val="22"/>
          <w:szCs w:val="22"/>
        </w:rPr>
        <w:t>Autonomous Amphibious Robot Navigation through the Littoral Zone.</w:t>
      </w:r>
      <w:r w:rsidRPr="7C324E05">
        <w:rPr>
          <w:sz w:val="22"/>
          <w:szCs w:val="22"/>
        </w:rPr>
        <w:t xml:space="preserve"> University of Ontario Institute of Technology.</w:t>
      </w:r>
    </w:p>
    <w:p w14:paraId="56E54847" w14:textId="767081D7" w:rsidR="358C52DB" w:rsidRDefault="358C52DB" w:rsidP="48858401">
      <w:pPr>
        <w:rPr>
          <w:sz w:val="22"/>
          <w:szCs w:val="22"/>
        </w:rPr>
      </w:pPr>
      <w:r w:rsidRPr="7C324E05">
        <w:rPr>
          <w:sz w:val="22"/>
          <w:szCs w:val="22"/>
        </w:rPr>
        <w:t xml:space="preserve">NASA. </w:t>
      </w:r>
      <w:r w:rsidRPr="7C324E05">
        <w:rPr>
          <w:i/>
          <w:sz w:val="22"/>
          <w:szCs w:val="22"/>
        </w:rPr>
        <w:t>Artemis II</w:t>
      </w:r>
      <w:r w:rsidRPr="7C324E05">
        <w:rPr>
          <w:sz w:val="22"/>
          <w:szCs w:val="22"/>
        </w:rPr>
        <w:t>.</w:t>
      </w:r>
      <w:r w:rsidRPr="7C324E05">
        <w:rPr>
          <w:b/>
          <w:sz w:val="22"/>
          <w:szCs w:val="22"/>
        </w:rPr>
        <w:t xml:space="preserve"> </w:t>
      </w:r>
      <w:r w:rsidRPr="7C324E05">
        <w:rPr>
          <w:i/>
          <w:sz w:val="22"/>
          <w:szCs w:val="22"/>
        </w:rPr>
        <w:t xml:space="preserve"> </w:t>
      </w:r>
      <w:r w:rsidRPr="7C324E05">
        <w:rPr>
          <w:sz w:val="22"/>
          <w:szCs w:val="22"/>
        </w:rPr>
        <w:t>[Online] Available at:</w:t>
      </w:r>
      <w:r w:rsidRPr="7C324E05">
        <w:rPr>
          <w:i/>
          <w:sz w:val="22"/>
          <w:szCs w:val="22"/>
        </w:rPr>
        <w:t xml:space="preserve"> </w:t>
      </w:r>
      <w:hyperlink r:id="rId57">
        <w:r w:rsidRPr="7C324E05">
          <w:rPr>
            <w:rStyle w:val="Hyperlink"/>
            <w:sz w:val="22"/>
            <w:szCs w:val="22"/>
          </w:rPr>
          <w:t>https://www.nasa.gov/humans-in-space/artemis/</w:t>
        </w:r>
      </w:hyperlink>
    </w:p>
    <w:p w14:paraId="74667B6D" w14:textId="38472A76" w:rsidR="5290CAB0" w:rsidRDefault="5290CAB0" w:rsidP="48858401">
      <w:pPr>
        <w:rPr>
          <w:sz w:val="22"/>
          <w:szCs w:val="22"/>
        </w:rPr>
      </w:pPr>
      <w:r w:rsidRPr="7C324E05">
        <w:rPr>
          <w:sz w:val="22"/>
          <w:szCs w:val="22"/>
        </w:rPr>
        <w:t xml:space="preserve">N. A. Zaini, </w:t>
      </w:r>
      <w:r w:rsidRPr="7C324E05">
        <w:rPr>
          <w:i/>
          <w:sz w:val="22"/>
          <w:szCs w:val="22"/>
        </w:rPr>
        <w:t>et al</w:t>
      </w:r>
      <w:r w:rsidRPr="7C324E05">
        <w:rPr>
          <w:sz w:val="22"/>
          <w:szCs w:val="22"/>
        </w:rPr>
        <w:t xml:space="preserve">. (2016). </w:t>
      </w:r>
      <w:r w:rsidRPr="7C324E05">
        <w:rPr>
          <w:i/>
          <w:sz w:val="22"/>
          <w:szCs w:val="22"/>
        </w:rPr>
        <w:t xml:space="preserve">Remote monitoring system based on a Wi-Fi controlled car using Raspberry Pi. </w:t>
      </w:r>
      <w:r w:rsidRPr="7C324E05">
        <w:rPr>
          <w:sz w:val="22"/>
          <w:szCs w:val="22"/>
        </w:rPr>
        <w:t>2016 IEEE Conference on Systems, Process and Control (ICSPC).</w:t>
      </w:r>
    </w:p>
    <w:p w14:paraId="3A2FEE74" w14:textId="044A1AFA" w:rsidR="4523B4E2" w:rsidRDefault="4523B4E2" w:rsidP="48858401">
      <w:pPr>
        <w:rPr>
          <w:i/>
          <w:color w:val="000000" w:themeColor="text1"/>
          <w:sz w:val="22"/>
          <w:szCs w:val="22"/>
        </w:rPr>
      </w:pPr>
      <w:r w:rsidRPr="7C324E05">
        <w:rPr>
          <w:color w:val="000000" w:themeColor="text1"/>
          <w:sz w:val="22"/>
          <w:szCs w:val="22"/>
        </w:rPr>
        <w:t>ThePiHut.com.</w:t>
      </w:r>
      <w:r w:rsidRPr="7C324E05">
        <w:rPr>
          <w:i/>
          <w:color w:val="000000" w:themeColor="text1"/>
          <w:sz w:val="22"/>
          <w:szCs w:val="22"/>
        </w:rPr>
        <w:t xml:space="preserve"> Pololu Universal Aluminium Mounting Hub for 6mm Shafts - M3 Holes (2-Pack). </w:t>
      </w:r>
      <w:r w:rsidRPr="7C324E05">
        <w:rPr>
          <w:color w:val="000000" w:themeColor="text1"/>
          <w:sz w:val="22"/>
          <w:szCs w:val="22"/>
        </w:rPr>
        <w:t>[Online] Available at:</w:t>
      </w:r>
      <w:r w:rsidRPr="7C324E05">
        <w:rPr>
          <w:i/>
          <w:color w:val="000000" w:themeColor="text1"/>
          <w:sz w:val="22"/>
          <w:szCs w:val="22"/>
        </w:rPr>
        <w:t xml:space="preserve"> </w:t>
      </w:r>
      <w:hyperlink r:id="rId58">
        <w:r w:rsidRPr="7C324E05">
          <w:rPr>
            <w:rStyle w:val="Hyperlink"/>
            <w:i/>
            <w:sz w:val="22"/>
            <w:szCs w:val="22"/>
          </w:rPr>
          <w:t>https://thepihut.com/products/pololu-universal-aluminium-mounting-hub-for-6mm-shafts-m3-holes-2-pack</w:t>
        </w:r>
      </w:hyperlink>
    </w:p>
    <w:p w14:paraId="43369555" w14:textId="40CDC6A9" w:rsidR="4523B4E2" w:rsidRDefault="4523B4E2" w:rsidP="48858401">
      <w:pPr>
        <w:rPr>
          <w:i/>
          <w:sz w:val="22"/>
          <w:szCs w:val="22"/>
        </w:rPr>
      </w:pPr>
      <w:r w:rsidRPr="7C324E05">
        <w:rPr>
          <w:sz w:val="22"/>
          <w:szCs w:val="22"/>
        </w:rPr>
        <w:t>ThePiHut.com. (2026).</w:t>
      </w:r>
      <w:r w:rsidRPr="7C324E05">
        <w:rPr>
          <w:i/>
          <w:sz w:val="22"/>
          <w:szCs w:val="22"/>
        </w:rPr>
        <w:t xml:space="preserve"> TowerPro Servo Motor - MG92B 360° (Metal Gear). </w:t>
      </w:r>
      <w:r w:rsidRPr="7C324E05">
        <w:rPr>
          <w:color w:val="000000" w:themeColor="text1"/>
          <w:sz w:val="22"/>
          <w:szCs w:val="22"/>
        </w:rPr>
        <w:t>[Online] Available at:</w:t>
      </w:r>
      <w:r w:rsidR="46D5C10D" w:rsidRPr="7C324E05">
        <w:rPr>
          <w:color w:val="000000" w:themeColor="text1"/>
          <w:sz w:val="22"/>
          <w:szCs w:val="22"/>
        </w:rPr>
        <w:t xml:space="preserve"> </w:t>
      </w:r>
      <w:hyperlink r:id="rId59">
        <w:r w:rsidR="46D5C10D" w:rsidRPr="7C324E05">
          <w:rPr>
            <w:rStyle w:val="Hyperlink"/>
            <w:i/>
            <w:sz w:val="22"/>
            <w:szCs w:val="22"/>
          </w:rPr>
          <w:t>https://thepihut.com/products/towerpro-servo-motor-mg92b-metal-gear-360</w:t>
        </w:r>
      </w:hyperlink>
    </w:p>
    <w:p w14:paraId="47297449" w14:textId="0422A646" w:rsidR="00FE7EB2" w:rsidRDefault="009B0C11" w:rsidP="009B0C11">
      <w:pPr>
        <w:rPr>
          <w:sz w:val="22"/>
          <w:szCs w:val="22"/>
        </w:rPr>
      </w:pPr>
      <w:r w:rsidRPr="7C324E05">
        <w:rPr>
          <w:sz w:val="22"/>
          <w:szCs w:val="22"/>
        </w:rPr>
        <w:t>unmannedtechshop.co.uk.</w:t>
      </w:r>
      <w:r w:rsidR="00FE7EB2" w:rsidRPr="7C324E05">
        <w:rPr>
          <w:sz w:val="22"/>
          <w:szCs w:val="22"/>
        </w:rPr>
        <w:t xml:space="preserve"> </w:t>
      </w:r>
      <w:r w:rsidR="00FE7EB2" w:rsidRPr="7C324E05">
        <w:rPr>
          <w:i/>
          <w:sz w:val="22"/>
          <w:szCs w:val="22"/>
        </w:rPr>
        <w:t xml:space="preserve">SMC HCL-HP 22.2V-5200mAh-80C Flight Pack. </w:t>
      </w:r>
      <w:r w:rsidR="00FE7EB2" w:rsidRPr="7C324E05">
        <w:rPr>
          <w:sz w:val="22"/>
          <w:szCs w:val="22"/>
        </w:rPr>
        <w:t xml:space="preserve">[Online] Available at: </w:t>
      </w:r>
      <w:hyperlink r:id="rId60">
        <w:r w:rsidR="00FE7EB2" w:rsidRPr="7C324E05">
          <w:rPr>
            <w:rStyle w:val="Hyperlink"/>
            <w:sz w:val="22"/>
            <w:szCs w:val="22"/>
          </w:rPr>
          <w:t>https://www.unmannedtechshop.co.uk/products/smc-hcl-hp-22-2v-5200mah-80c-flight-pack</w:t>
        </w:r>
      </w:hyperlink>
    </w:p>
    <w:p w14:paraId="47655C54" w14:textId="780CCB7D" w:rsidR="1C3401E3" w:rsidRPr="002D1EFF" w:rsidRDefault="00FE7EB2" w:rsidP="1C3401E3">
      <w:pPr>
        <w:rPr>
          <w:color w:val="000000" w:themeColor="text1"/>
          <w:sz w:val="22"/>
          <w:szCs w:val="22"/>
        </w:rPr>
      </w:pPr>
      <w:r w:rsidRPr="7C324E05">
        <w:rPr>
          <w:sz w:val="22"/>
          <w:szCs w:val="22"/>
        </w:rPr>
        <w:t xml:space="preserve">W. Pak, </w:t>
      </w:r>
      <w:r w:rsidRPr="7C324E05">
        <w:rPr>
          <w:i/>
          <w:sz w:val="22"/>
          <w:szCs w:val="22"/>
        </w:rPr>
        <w:t xml:space="preserve">et al. </w:t>
      </w:r>
      <w:r w:rsidRPr="7C324E05">
        <w:rPr>
          <w:sz w:val="22"/>
          <w:szCs w:val="22"/>
        </w:rPr>
        <w:t>(2012</w:t>
      </w:r>
      <w:r w:rsidRPr="7C324E05">
        <w:rPr>
          <w:color w:val="000000" w:themeColor="text1"/>
          <w:shd w:val="clear" w:color="auto" w:fill="FFFFFF"/>
        </w:rPr>
        <w:t>).</w:t>
      </w:r>
      <w:r w:rsidRPr="7C324E05">
        <w:rPr>
          <w:color w:val="333333"/>
          <w:shd w:val="clear" w:color="auto" w:fill="FFFFFF"/>
        </w:rPr>
        <w:t xml:space="preserve"> </w:t>
      </w:r>
      <w:r w:rsidRPr="7C324E05">
        <w:rPr>
          <w:i/>
          <w:color w:val="000000" w:themeColor="text1"/>
          <w:sz w:val="22"/>
          <w:szCs w:val="22"/>
          <w:shd w:val="clear" w:color="auto" w:fill="FFFFFF"/>
        </w:rPr>
        <w:t>Duty cycle allocation to maximise network lifetime of wireless sensor networks with delay constraints.</w:t>
      </w:r>
      <w:r w:rsidRPr="7C324E05">
        <w:rPr>
          <w:color w:val="000000" w:themeColor="text1"/>
          <w:sz w:val="22"/>
          <w:szCs w:val="22"/>
        </w:rPr>
        <w:t xml:space="preserve"> Wireless Communications and Mobile Computing. Vol. 14, Iss. 6</w:t>
      </w:r>
      <w:sdt>
        <w:sdtPr>
          <w:rPr>
            <w:sz w:val="22"/>
            <w:szCs w:val="22"/>
          </w:rPr>
          <w:id w:val="27465979"/>
          <w:docPartObj>
            <w:docPartGallery w:val="Bibliographies"/>
            <w:docPartUnique/>
          </w:docPartObj>
        </w:sdtPr>
        <w:sdtEndPr>
          <w:rPr>
            <w:sz w:val="24"/>
            <w:szCs w:val="24"/>
          </w:rPr>
        </w:sdtEndPr>
        <w:sdtContent>
          <w:sdt>
            <w:sdtPr>
              <w:rPr>
                <w:sz w:val="22"/>
                <w:szCs w:val="22"/>
              </w:rPr>
              <w:id w:val="-573587230"/>
              <w:showingPlcHdr/>
              <w:bibliography/>
            </w:sdtPr>
            <w:sdtEndPr>
              <w:rPr>
                <w:sz w:val="24"/>
                <w:szCs w:val="24"/>
              </w:rPr>
            </w:sdtEndPr>
            <w:sdtContent>
              <w:r w:rsidR="002D1EFF">
                <w:rPr>
                  <w:sz w:val="22"/>
                  <w:szCs w:val="22"/>
                </w:rPr>
                <w:t xml:space="preserve">     </w:t>
              </w:r>
            </w:sdtContent>
          </w:sdt>
        </w:sdtContent>
      </w:sdt>
    </w:p>
    <w:p w14:paraId="5560E942" w14:textId="6652658F" w:rsidR="001864C2" w:rsidRDefault="002C2718" w:rsidP="00E36A23">
      <w:pPr>
        <w:pStyle w:val="Heading1"/>
        <w:numPr>
          <w:ilvl w:val="0"/>
          <w:numId w:val="16"/>
        </w:numPr>
        <w:rPr>
          <w:sz w:val="24"/>
          <w:szCs w:val="24"/>
        </w:rPr>
      </w:pPr>
      <w:bookmarkStart w:id="42" w:name="_Toc223975981"/>
      <w:r w:rsidRPr="0E4BD36C">
        <w:rPr>
          <w:sz w:val="24"/>
          <w:szCs w:val="24"/>
        </w:rPr>
        <w:t>Appendices</w:t>
      </w:r>
      <w:bookmarkEnd w:id="42"/>
      <w:r w:rsidRPr="0E4BD36C">
        <w:rPr>
          <w:sz w:val="24"/>
          <w:szCs w:val="24"/>
        </w:rPr>
        <w:t xml:space="preserve"> </w:t>
      </w:r>
    </w:p>
    <w:p w14:paraId="5D3E6EAD" w14:textId="124FC1E8" w:rsidR="38ED5138" w:rsidRDefault="00F743C1" w:rsidP="00E36A23">
      <w:pPr>
        <w:pStyle w:val="Heading2"/>
        <w:rPr>
          <w:rFonts w:ascii="Poppins" w:eastAsia="Poppins" w:hAnsi="Poppins" w:cs="Poppins"/>
          <w:b/>
          <w:sz w:val="22"/>
          <w:szCs w:val="22"/>
        </w:rPr>
      </w:pPr>
      <w:bookmarkStart w:id="43" w:name="_Toc223975982"/>
      <w:r>
        <w:rPr>
          <w:noProof/>
        </w:rPr>
        <w:drawing>
          <wp:anchor distT="0" distB="0" distL="114300" distR="114300" simplePos="0" relativeHeight="251658271" behindDoc="0" locked="0" layoutInCell="1" allowOverlap="1" wp14:anchorId="6CA207C2" wp14:editId="1682DCB5">
            <wp:simplePos x="0" y="0"/>
            <wp:positionH relativeFrom="column">
              <wp:posOffset>-687705</wp:posOffset>
            </wp:positionH>
            <wp:positionV relativeFrom="paragraph">
              <wp:posOffset>304165</wp:posOffset>
            </wp:positionV>
            <wp:extent cx="7195185" cy="4419600"/>
            <wp:effectExtent l="0" t="0" r="5715" b="0"/>
            <wp:wrapNone/>
            <wp:docPr id="143430292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7195185" cy="4419600"/>
                    </a:xfrm>
                    <a:prstGeom prst="rect">
                      <a:avLst/>
                    </a:prstGeom>
                    <a:noFill/>
                    <a:ln>
                      <a:noFill/>
                    </a:ln>
                  </pic:spPr>
                </pic:pic>
              </a:graphicData>
            </a:graphic>
            <wp14:sizeRelH relativeFrom="page">
              <wp14:pctWidth>0</wp14:pctWidth>
            </wp14:sizeRelH>
            <wp14:sizeRelV relativeFrom="page">
              <wp14:pctHeight>0</wp14:pctHeight>
            </wp14:sizeRelV>
          </wp:anchor>
        </w:drawing>
      </w:r>
      <w:r w:rsidR="00065C2E" w:rsidRPr="0E4BD36C">
        <w:rPr>
          <w:rFonts w:ascii="Poppins" w:eastAsia="Poppins" w:hAnsi="Poppins" w:cs="Poppins"/>
          <w:b/>
          <w:sz w:val="22"/>
          <w:szCs w:val="22"/>
        </w:rPr>
        <w:t xml:space="preserve">Appendix A: </w:t>
      </w:r>
      <w:r w:rsidR="38ED5138" w:rsidRPr="0E4BD36C">
        <w:rPr>
          <w:rFonts w:ascii="Poppins" w:eastAsia="Poppins" w:hAnsi="Poppins" w:cs="Poppins"/>
          <w:b/>
          <w:sz w:val="22"/>
          <w:szCs w:val="22"/>
        </w:rPr>
        <w:t>Complete Schedule</w:t>
      </w:r>
      <w:bookmarkEnd w:id="43"/>
    </w:p>
    <w:p w14:paraId="2420D605" w14:textId="626330B0" w:rsidR="00E95EC0" w:rsidRDefault="00E95EC0" w:rsidP="00E95EC0"/>
    <w:p w14:paraId="33E6FB04" w14:textId="3015B7A8" w:rsidR="00E95EC0" w:rsidRDefault="00E95EC0" w:rsidP="00E95EC0"/>
    <w:p w14:paraId="147B345E" w14:textId="28C82F93" w:rsidR="00E95EC0" w:rsidRDefault="00E95EC0" w:rsidP="00E95EC0"/>
    <w:p w14:paraId="408CDCC3" w14:textId="4B793FFA" w:rsidR="00E95EC0" w:rsidRDefault="00E95EC0" w:rsidP="00E95EC0"/>
    <w:p w14:paraId="60BC10DE" w14:textId="325C5990" w:rsidR="00E95EC0" w:rsidRDefault="00E95EC0" w:rsidP="00E95EC0"/>
    <w:p w14:paraId="1DAA63BC" w14:textId="5A91A2A7" w:rsidR="00E95EC0" w:rsidRDefault="00E95EC0" w:rsidP="00E95EC0"/>
    <w:p w14:paraId="30E44C83" w14:textId="504EC59F" w:rsidR="00E95EC0" w:rsidRDefault="00E95EC0" w:rsidP="00E95EC0"/>
    <w:p w14:paraId="77698C08" w14:textId="3BDD4DBC" w:rsidR="00E95EC0" w:rsidRDefault="00E95EC0" w:rsidP="00E95EC0"/>
    <w:p w14:paraId="1C70BBA1" w14:textId="3D731AF3" w:rsidR="00E95EC0" w:rsidRDefault="00E95EC0" w:rsidP="00E95EC0"/>
    <w:p w14:paraId="1F7E6B38" w14:textId="5615B8B7" w:rsidR="00CC348B" w:rsidRDefault="00CC348B" w:rsidP="00E95EC0"/>
    <w:p w14:paraId="7B7FF9EB" w14:textId="77777777" w:rsidR="00F743C1" w:rsidRDefault="00F743C1" w:rsidP="00E95EC0"/>
    <w:p w14:paraId="5BAAA5F6" w14:textId="29AF49CA" w:rsidR="00CC348B" w:rsidRPr="00A71701" w:rsidRDefault="00F743C1" w:rsidP="00A71701">
      <w:pPr>
        <w:jc w:val="center"/>
        <w:rPr>
          <w:b/>
          <w:bCs/>
          <w:sz w:val="22"/>
          <w:szCs w:val="22"/>
        </w:rPr>
      </w:pPr>
      <w:r>
        <w:rPr>
          <w:noProof/>
        </w:rPr>
        <w:drawing>
          <wp:anchor distT="0" distB="0" distL="114300" distR="114300" simplePos="0" relativeHeight="251658272" behindDoc="0" locked="0" layoutInCell="1" allowOverlap="1" wp14:anchorId="00BA075A" wp14:editId="75D17EDE">
            <wp:simplePos x="0" y="0"/>
            <wp:positionH relativeFrom="column">
              <wp:posOffset>457200</wp:posOffset>
            </wp:positionH>
            <wp:positionV relativeFrom="paragraph">
              <wp:posOffset>271145</wp:posOffset>
            </wp:positionV>
            <wp:extent cx="4914900" cy="2850315"/>
            <wp:effectExtent l="0" t="0" r="0" b="7620"/>
            <wp:wrapNone/>
            <wp:docPr id="145683593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14900" cy="2850315"/>
                    </a:xfrm>
                    <a:prstGeom prst="rect">
                      <a:avLst/>
                    </a:prstGeom>
                    <a:noFill/>
                    <a:ln>
                      <a:noFill/>
                    </a:ln>
                  </pic:spPr>
                </pic:pic>
              </a:graphicData>
            </a:graphic>
            <wp14:sizeRelH relativeFrom="page">
              <wp14:pctWidth>0</wp14:pctWidth>
            </wp14:sizeRelH>
            <wp14:sizeRelV relativeFrom="page">
              <wp14:pctHeight>0</wp14:pctHeight>
            </wp14:sizeRelV>
          </wp:anchor>
        </w:drawing>
      </w:r>
      <w:r w:rsidR="00A71701" w:rsidRPr="00A71701">
        <w:rPr>
          <w:b/>
          <w:bCs/>
          <w:sz w:val="22"/>
          <w:szCs w:val="22"/>
        </w:rPr>
        <w:t>Figure A1: Complete Schedule</w:t>
      </w:r>
    </w:p>
    <w:p w14:paraId="6DE401DF" w14:textId="77777777" w:rsidR="00CC348B" w:rsidRDefault="00CC348B" w:rsidP="00E95EC0"/>
    <w:p w14:paraId="3787DAE8" w14:textId="675AC73D" w:rsidR="00CC348B" w:rsidRDefault="00CC348B" w:rsidP="00E95EC0"/>
    <w:p w14:paraId="14EA4F6A" w14:textId="087AF42B" w:rsidR="00CC348B" w:rsidRDefault="00CC348B" w:rsidP="00E95EC0"/>
    <w:p w14:paraId="32A746E2" w14:textId="53F4F719" w:rsidR="00E95EC0" w:rsidRDefault="00E95EC0" w:rsidP="00E95EC0"/>
    <w:p w14:paraId="08D8BD7D" w14:textId="77777777" w:rsidR="00E95EC0" w:rsidRDefault="00E95EC0" w:rsidP="00E95EC0"/>
    <w:p w14:paraId="320FF645" w14:textId="77777777" w:rsidR="00CC348B" w:rsidRDefault="00CC348B" w:rsidP="00E95EC0"/>
    <w:p w14:paraId="43A349D3" w14:textId="77777777" w:rsidR="00CC348B" w:rsidRDefault="00CC348B" w:rsidP="00E95EC0"/>
    <w:p w14:paraId="34F3E824" w14:textId="77777777" w:rsidR="00CC348B" w:rsidRDefault="00CC348B" w:rsidP="00E95EC0"/>
    <w:p w14:paraId="6482CEE5" w14:textId="77777777" w:rsidR="00CC348B" w:rsidRDefault="00CC348B" w:rsidP="00E95EC0"/>
    <w:p w14:paraId="2BA132F7" w14:textId="69A85746" w:rsidR="00CC348B" w:rsidRDefault="00F743C1" w:rsidP="00E95EC0">
      <w:r>
        <w:rPr>
          <w:noProof/>
        </w:rPr>
        <w:drawing>
          <wp:anchor distT="0" distB="0" distL="114300" distR="114300" simplePos="0" relativeHeight="251658273" behindDoc="0" locked="0" layoutInCell="1" allowOverlap="1" wp14:anchorId="2F9661A0" wp14:editId="63B36FB6">
            <wp:simplePos x="0" y="0"/>
            <wp:positionH relativeFrom="column">
              <wp:posOffset>420370</wp:posOffset>
            </wp:positionH>
            <wp:positionV relativeFrom="paragraph">
              <wp:posOffset>179070</wp:posOffset>
            </wp:positionV>
            <wp:extent cx="4966615" cy="5106078"/>
            <wp:effectExtent l="0" t="0" r="5715" b="0"/>
            <wp:wrapNone/>
            <wp:docPr id="21078893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966615" cy="51060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AAE7AB" w14:textId="2A0D227C" w:rsidR="00CC348B" w:rsidRDefault="00CC348B" w:rsidP="00E95EC0"/>
    <w:p w14:paraId="065A51D8" w14:textId="1B97F2A0" w:rsidR="00CC348B" w:rsidRDefault="00CC348B" w:rsidP="00E95EC0"/>
    <w:p w14:paraId="4317EF3E" w14:textId="0F7A80B5" w:rsidR="00CC348B" w:rsidRDefault="00CC348B" w:rsidP="00E95EC0"/>
    <w:p w14:paraId="678D2781" w14:textId="77777777" w:rsidR="00CC348B" w:rsidRDefault="00CC348B" w:rsidP="00E95EC0"/>
    <w:p w14:paraId="5CA97943" w14:textId="77777777" w:rsidR="00CC348B" w:rsidRDefault="00CC348B" w:rsidP="00E95EC0"/>
    <w:p w14:paraId="030298F3" w14:textId="77777777" w:rsidR="00CC348B" w:rsidRDefault="00CC348B" w:rsidP="00E95EC0"/>
    <w:p w14:paraId="761A9894" w14:textId="77777777" w:rsidR="00CC348B" w:rsidRDefault="00CC348B" w:rsidP="00E95EC0"/>
    <w:p w14:paraId="717C3266" w14:textId="77777777" w:rsidR="00CC348B" w:rsidRDefault="00CC348B" w:rsidP="00E95EC0"/>
    <w:p w14:paraId="3C50AE63" w14:textId="77777777" w:rsidR="00CC348B" w:rsidRDefault="00CC348B" w:rsidP="00E95EC0"/>
    <w:p w14:paraId="4AAD27EB" w14:textId="77777777" w:rsidR="00CC348B" w:rsidRDefault="00CC348B" w:rsidP="00E95EC0"/>
    <w:p w14:paraId="2E347C46" w14:textId="77777777" w:rsidR="00CC348B" w:rsidRDefault="00CC348B" w:rsidP="00E95EC0"/>
    <w:p w14:paraId="007BC442" w14:textId="77777777" w:rsidR="006A65BD" w:rsidRDefault="006A65BD" w:rsidP="00E95EC0"/>
    <w:p w14:paraId="242C7BC5" w14:textId="77777777" w:rsidR="006A65BD" w:rsidRDefault="006A65BD" w:rsidP="00E95EC0"/>
    <w:p w14:paraId="134FCB4C" w14:textId="77777777" w:rsidR="00A71701" w:rsidRDefault="00A71701" w:rsidP="00E95EC0"/>
    <w:p w14:paraId="51346903" w14:textId="77777777" w:rsidR="00A71701" w:rsidRDefault="00A71701" w:rsidP="00E95EC0"/>
    <w:p w14:paraId="3212937B" w14:textId="416E9A1C" w:rsidR="00A71701" w:rsidRDefault="00F743C1" w:rsidP="00E95EC0">
      <w:r>
        <w:rPr>
          <w:noProof/>
        </w:rPr>
        <w:drawing>
          <wp:anchor distT="0" distB="0" distL="114300" distR="114300" simplePos="0" relativeHeight="251658274" behindDoc="0" locked="0" layoutInCell="1" allowOverlap="1" wp14:anchorId="3827DC3F" wp14:editId="2CB62B9A">
            <wp:simplePos x="0" y="0"/>
            <wp:positionH relativeFrom="column">
              <wp:posOffset>455295</wp:posOffset>
            </wp:positionH>
            <wp:positionV relativeFrom="paragraph">
              <wp:posOffset>-144145</wp:posOffset>
            </wp:positionV>
            <wp:extent cx="4941570" cy="3722748"/>
            <wp:effectExtent l="0" t="0" r="0" b="0"/>
            <wp:wrapNone/>
            <wp:docPr id="145357824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941570" cy="37227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E35507" w14:textId="77777777" w:rsidR="00A71701" w:rsidRDefault="00A71701" w:rsidP="00E95EC0"/>
    <w:p w14:paraId="40858072" w14:textId="77777777" w:rsidR="006A65BD" w:rsidRDefault="006A65BD" w:rsidP="00E95EC0"/>
    <w:p w14:paraId="1CA57A9A" w14:textId="48BACD9B" w:rsidR="006A65BD" w:rsidRDefault="006A65BD" w:rsidP="00E95EC0"/>
    <w:p w14:paraId="76B349BF" w14:textId="77777777" w:rsidR="006A65BD" w:rsidRDefault="006A65BD" w:rsidP="00E95EC0"/>
    <w:p w14:paraId="2CE48DD9" w14:textId="77777777" w:rsidR="006A65BD" w:rsidRDefault="006A65BD" w:rsidP="00E95EC0"/>
    <w:p w14:paraId="6072C915" w14:textId="77777777" w:rsidR="006A65BD" w:rsidRDefault="006A65BD" w:rsidP="00E95EC0"/>
    <w:p w14:paraId="43CDED68" w14:textId="77777777" w:rsidR="006A65BD" w:rsidRDefault="006A65BD" w:rsidP="00E95EC0"/>
    <w:p w14:paraId="4419B341" w14:textId="77777777" w:rsidR="006A65BD" w:rsidRDefault="006A65BD" w:rsidP="00E95EC0"/>
    <w:p w14:paraId="4A0C0595" w14:textId="77777777" w:rsidR="006A65BD" w:rsidRDefault="006A65BD" w:rsidP="00E95EC0"/>
    <w:p w14:paraId="6C6C7169" w14:textId="77777777" w:rsidR="006A65BD" w:rsidRDefault="006A65BD" w:rsidP="00E95EC0"/>
    <w:p w14:paraId="37F00DE9" w14:textId="7B8D13B6" w:rsidR="006A65BD" w:rsidRDefault="00F743C1" w:rsidP="00E95EC0">
      <w:r>
        <w:rPr>
          <w:noProof/>
        </w:rPr>
        <w:drawing>
          <wp:anchor distT="0" distB="0" distL="114300" distR="114300" simplePos="0" relativeHeight="251658275" behindDoc="0" locked="0" layoutInCell="1" allowOverlap="1" wp14:anchorId="007173B9" wp14:editId="554E022C">
            <wp:simplePos x="0" y="0"/>
            <wp:positionH relativeFrom="column">
              <wp:posOffset>456565</wp:posOffset>
            </wp:positionH>
            <wp:positionV relativeFrom="paragraph">
              <wp:posOffset>224790</wp:posOffset>
            </wp:positionV>
            <wp:extent cx="4936231" cy="4728845"/>
            <wp:effectExtent l="0" t="0" r="0" b="0"/>
            <wp:wrapNone/>
            <wp:docPr id="14685595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936231" cy="4728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2680EB" w14:textId="77777777" w:rsidR="006A65BD" w:rsidRDefault="006A65BD" w:rsidP="00E95EC0"/>
    <w:p w14:paraId="1B60E40E" w14:textId="77777777" w:rsidR="006A65BD" w:rsidRDefault="006A65BD" w:rsidP="00E95EC0"/>
    <w:p w14:paraId="4A086E3F" w14:textId="77777777" w:rsidR="006A65BD" w:rsidRDefault="006A65BD" w:rsidP="00E95EC0"/>
    <w:p w14:paraId="2B4BC5AD" w14:textId="77777777" w:rsidR="006A65BD" w:rsidRDefault="006A65BD" w:rsidP="00E95EC0"/>
    <w:p w14:paraId="23564F33" w14:textId="77777777" w:rsidR="006A65BD" w:rsidRDefault="006A65BD" w:rsidP="00E95EC0"/>
    <w:p w14:paraId="5F612DFB" w14:textId="7707A68B" w:rsidR="006A65BD" w:rsidRDefault="006A65BD" w:rsidP="00E95EC0"/>
    <w:p w14:paraId="314428D1" w14:textId="77777777" w:rsidR="006A65BD" w:rsidRDefault="006A65BD" w:rsidP="00E95EC0"/>
    <w:p w14:paraId="5C142C61" w14:textId="77777777" w:rsidR="006A65BD" w:rsidRDefault="006A65BD" w:rsidP="00E95EC0"/>
    <w:p w14:paraId="0C7CAC1C" w14:textId="77777777" w:rsidR="006A65BD" w:rsidRDefault="006A65BD" w:rsidP="00E95EC0"/>
    <w:p w14:paraId="1E963572" w14:textId="14077E60" w:rsidR="006A65BD" w:rsidRDefault="006A65BD" w:rsidP="00E95EC0"/>
    <w:p w14:paraId="56D229B4" w14:textId="77777777" w:rsidR="006A65BD" w:rsidRDefault="006A65BD" w:rsidP="00E95EC0"/>
    <w:p w14:paraId="4D6E325D" w14:textId="77777777" w:rsidR="006A65BD" w:rsidRDefault="006A65BD" w:rsidP="00E95EC0"/>
    <w:p w14:paraId="60A9A3DE" w14:textId="238EF040" w:rsidR="006A65BD" w:rsidRDefault="006A65BD" w:rsidP="00E95EC0"/>
    <w:p w14:paraId="13D3A2F7" w14:textId="08B1B8E4" w:rsidR="006A65BD" w:rsidRDefault="006A65BD" w:rsidP="00E95EC0"/>
    <w:p w14:paraId="3BB2C217" w14:textId="02F40AB5" w:rsidR="003F4998" w:rsidRDefault="003F4998" w:rsidP="00E95EC0"/>
    <w:p w14:paraId="645AE6B9" w14:textId="42F40FFF" w:rsidR="00F910BF" w:rsidRDefault="0074150C" w:rsidP="00E95EC0">
      <w:r>
        <w:rPr>
          <w:noProof/>
        </w:rPr>
        <w:drawing>
          <wp:anchor distT="0" distB="0" distL="114300" distR="114300" simplePos="0" relativeHeight="251658276" behindDoc="0" locked="0" layoutInCell="1" allowOverlap="1" wp14:anchorId="2CF129B9" wp14:editId="05B62D54">
            <wp:simplePos x="0" y="0"/>
            <wp:positionH relativeFrom="column">
              <wp:posOffset>572770</wp:posOffset>
            </wp:positionH>
            <wp:positionV relativeFrom="paragraph">
              <wp:posOffset>-146050</wp:posOffset>
            </wp:positionV>
            <wp:extent cx="4820920" cy="3489960"/>
            <wp:effectExtent l="0" t="0" r="0" b="0"/>
            <wp:wrapNone/>
            <wp:docPr id="99846775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20920" cy="3489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A6D122" w14:textId="36C1C6CA" w:rsidR="000D5690" w:rsidRDefault="000D5690" w:rsidP="00835B9A">
      <w:pPr>
        <w:jc w:val="center"/>
        <w:rPr>
          <w:b/>
          <w:bCs/>
        </w:rPr>
      </w:pPr>
    </w:p>
    <w:p w14:paraId="5F7E0721" w14:textId="77777777" w:rsidR="0074150C" w:rsidRDefault="0074150C" w:rsidP="00835B9A">
      <w:pPr>
        <w:jc w:val="center"/>
        <w:rPr>
          <w:b/>
          <w:bCs/>
        </w:rPr>
      </w:pPr>
    </w:p>
    <w:p w14:paraId="567E8B2C" w14:textId="77777777" w:rsidR="0074150C" w:rsidRDefault="0074150C" w:rsidP="00835B9A">
      <w:pPr>
        <w:jc w:val="center"/>
        <w:rPr>
          <w:b/>
          <w:bCs/>
        </w:rPr>
      </w:pPr>
    </w:p>
    <w:p w14:paraId="61E52A4B" w14:textId="77777777" w:rsidR="0074150C" w:rsidRDefault="0074150C" w:rsidP="00835B9A">
      <w:pPr>
        <w:jc w:val="center"/>
        <w:rPr>
          <w:b/>
          <w:bCs/>
        </w:rPr>
      </w:pPr>
    </w:p>
    <w:p w14:paraId="68EB3582" w14:textId="77777777" w:rsidR="0074150C" w:rsidRDefault="0074150C" w:rsidP="00835B9A">
      <w:pPr>
        <w:jc w:val="center"/>
        <w:rPr>
          <w:b/>
          <w:bCs/>
        </w:rPr>
      </w:pPr>
    </w:p>
    <w:p w14:paraId="563F4491" w14:textId="77777777" w:rsidR="0074150C" w:rsidRDefault="0074150C" w:rsidP="00835B9A">
      <w:pPr>
        <w:jc w:val="center"/>
        <w:rPr>
          <w:b/>
          <w:bCs/>
        </w:rPr>
      </w:pPr>
    </w:p>
    <w:p w14:paraId="4548D66E" w14:textId="77777777" w:rsidR="0074150C" w:rsidRDefault="0074150C" w:rsidP="00835B9A">
      <w:pPr>
        <w:jc w:val="center"/>
        <w:rPr>
          <w:b/>
          <w:bCs/>
        </w:rPr>
      </w:pPr>
    </w:p>
    <w:p w14:paraId="264069E7" w14:textId="77777777" w:rsidR="0074150C" w:rsidRDefault="0074150C" w:rsidP="00835B9A">
      <w:pPr>
        <w:jc w:val="center"/>
        <w:rPr>
          <w:b/>
          <w:bCs/>
        </w:rPr>
      </w:pPr>
    </w:p>
    <w:p w14:paraId="740151F5" w14:textId="77777777" w:rsidR="0074150C" w:rsidRDefault="0074150C" w:rsidP="00835B9A">
      <w:pPr>
        <w:jc w:val="center"/>
        <w:rPr>
          <w:b/>
          <w:bCs/>
        </w:rPr>
      </w:pPr>
    </w:p>
    <w:p w14:paraId="573878A0" w14:textId="77777777" w:rsidR="0074150C" w:rsidRDefault="0074150C" w:rsidP="00835B9A">
      <w:pPr>
        <w:jc w:val="center"/>
        <w:rPr>
          <w:b/>
          <w:bCs/>
        </w:rPr>
      </w:pPr>
    </w:p>
    <w:p w14:paraId="23682DAE" w14:textId="77777777" w:rsidR="0074150C" w:rsidRDefault="0074150C" w:rsidP="00835B9A">
      <w:pPr>
        <w:jc w:val="center"/>
        <w:rPr>
          <w:b/>
          <w:bCs/>
        </w:rPr>
      </w:pPr>
    </w:p>
    <w:p w14:paraId="5D209389" w14:textId="77777777" w:rsidR="0074150C" w:rsidRPr="00A71701" w:rsidRDefault="0074150C" w:rsidP="0074150C">
      <w:pPr>
        <w:jc w:val="center"/>
        <w:rPr>
          <w:b/>
          <w:bCs/>
        </w:rPr>
      </w:pPr>
      <w:r w:rsidRPr="00A71701">
        <w:rPr>
          <w:b/>
          <w:bCs/>
        </w:rPr>
        <w:t xml:space="preserve">Figure A2: </w:t>
      </w:r>
      <w:r>
        <w:rPr>
          <w:b/>
          <w:bCs/>
        </w:rPr>
        <w:t xml:space="preserve">General </w:t>
      </w:r>
      <w:r w:rsidRPr="00A71701">
        <w:rPr>
          <w:b/>
          <w:bCs/>
        </w:rPr>
        <w:t>Work Breakdown Structure for Each Sub</w:t>
      </w:r>
      <w:r>
        <w:rPr>
          <w:b/>
          <w:bCs/>
        </w:rPr>
        <w:t>-</w:t>
      </w:r>
      <w:r w:rsidRPr="00A71701">
        <w:rPr>
          <w:b/>
          <w:bCs/>
        </w:rPr>
        <w:t>team</w:t>
      </w:r>
    </w:p>
    <w:p w14:paraId="04F599F9" w14:textId="77777777" w:rsidR="0074150C" w:rsidRDefault="0074150C" w:rsidP="0074150C">
      <w:pPr>
        <w:rPr>
          <w:b/>
          <w:bCs/>
        </w:rPr>
      </w:pPr>
    </w:p>
    <w:p w14:paraId="333315C9" w14:textId="77777777" w:rsidR="00CE58A3" w:rsidRDefault="00CE58A3" w:rsidP="0074150C">
      <w:pPr>
        <w:rPr>
          <w:b/>
          <w:bCs/>
        </w:rPr>
      </w:pPr>
    </w:p>
    <w:p w14:paraId="6E8FA618" w14:textId="77777777" w:rsidR="00CE58A3" w:rsidRDefault="00CE58A3" w:rsidP="0074150C">
      <w:pPr>
        <w:rPr>
          <w:b/>
          <w:bCs/>
        </w:rPr>
      </w:pPr>
    </w:p>
    <w:p w14:paraId="18A0F137" w14:textId="77777777" w:rsidR="00CE58A3" w:rsidRDefault="00CE58A3" w:rsidP="0074150C">
      <w:pPr>
        <w:rPr>
          <w:b/>
          <w:bCs/>
        </w:rPr>
      </w:pPr>
    </w:p>
    <w:p w14:paraId="059636FF" w14:textId="77777777" w:rsidR="00CE58A3" w:rsidRDefault="00CE58A3" w:rsidP="0074150C">
      <w:pPr>
        <w:rPr>
          <w:b/>
          <w:bCs/>
        </w:rPr>
      </w:pPr>
    </w:p>
    <w:p w14:paraId="20313A28" w14:textId="77777777" w:rsidR="00CE58A3" w:rsidRDefault="00CE58A3" w:rsidP="0074150C">
      <w:pPr>
        <w:rPr>
          <w:b/>
          <w:bCs/>
        </w:rPr>
      </w:pPr>
    </w:p>
    <w:p w14:paraId="1BC7D1E2" w14:textId="77777777" w:rsidR="00CE58A3" w:rsidRDefault="00CE58A3" w:rsidP="0074150C">
      <w:pPr>
        <w:rPr>
          <w:b/>
          <w:bCs/>
        </w:rPr>
      </w:pPr>
    </w:p>
    <w:p w14:paraId="2BF9E074" w14:textId="77777777" w:rsidR="00CE58A3" w:rsidRDefault="00CE58A3" w:rsidP="0074150C">
      <w:pPr>
        <w:rPr>
          <w:b/>
          <w:bCs/>
        </w:rPr>
      </w:pPr>
    </w:p>
    <w:p w14:paraId="0F47EE7C" w14:textId="77777777" w:rsidR="00CE58A3" w:rsidRDefault="00CE58A3" w:rsidP="0074150C">
      <w:pPr>
        <w:rPr>
          <w:b/>
          <w:bCs/>
        </w:rPr>
      </w:pPr>
    </w:p>
    <w:p w14:paraId="488B9343" w14:textId="77777777" w:rsidR="00CE58A3" w:rsidRDefault="00CE58A3" w:rsidP="0074150C">
      <w:pPr>
        <w:rPr>
          <w:b/>
          <w:bCs/>
        </w:rPr>
      </w:pPr>
    </w:p>
    <w:p w14:paraId="07346B8F" w14:textId="77777777" w:rsidR="00CE58A3" w:rsidRDefault="00CE58A3" w:rsidP="0074150C">
      <w:pPr>
        <w:rPr>
          <w:b/>
          <w:bCs/>
        </w:rPr>
      </w:pPr>
    </w:p>
    <w:p w14:paraId="368D72E9" w14:textId="77777777" w:rsidR="00CE58A3" w:rsidRDefault="00CE58A3" w:rsidP="0074150C">
      <w:pPr>
        <w:rPr>
          <w:b/>
          <w:bCs/>
        </w:rPr>
      </w:pPr>
    </w:p>
    <w:p w14:paraId="60D03EF1" w14:textId="77777777" w:rsidR="00CE58A3" w:rsidRDefault="00CE58A3" w:rsidP="0074150C">
      <w:pPr>
        <w:rPr>
          <w:b/>
          <w:bCs/>
        </w:rPr>
      </w:pPr>
    </w:p>
    <w:p w14:paraId="2D1A9645" w14:textId="77777777" w:rsidR="00195855" w:rsidRDefault="00195855" w:rsidP="0074150C">
      <w:pPr>
        <w:rPr>
          <w:b/>
          <w:bCs/>
        </w:rPr>
      </w:pPr>
    </w:p>
    <w:p w14:paraId="47CA097A" w14:textId="4EE3A517" w:rsidR="00CE58A3" w:rsidRDefault="00195855" w:rsidP="00195855">
      <w:pPr>
        <w:jc w:val="center"/>
        <w:rPr>
          <w:b/>
          <w:bCs/>
        </w:rPr>
      </w:pPr>
      <w:r>
        <w:rPr>
          <w:b/>
          <w:bCs/>
        </w:rPr>
        <w:t>Table A1: Mechanical Team WBS</w:t>
      </w:r>
    </w:p>
    <w:tbl>
      <w:tblPr>
        <w:tblW w:w="9231" w:type="dxa"/>
        <w:tblLayout w:type="fixed"/>
        <w:tblCellMar>
          <w:top w:w="15" w:type="dxa"/>
          <w:bottom w:w="15" w:type="dxa"/>
        </w:tblCellMar>
        <w:tblLook w:val="04A0" w:firstRow="1" w:lastRow="0" w:firstColumn="1" w:lastColumn="0" w:noHBand="0" w:noVBand="1"/>
      </w:tblPr>
      <w:tblGrid>
        <w:gridCol w:w="895"/>
        <w:gridCol w:w="1260"/>
        <w:gridCol w:w="1524"/>
        <w:gridCol w:w="996"/>
        <w:gridCol w:w="997"/>
        <w:gridCol w:w="1343"/>
        <w:gridCol w:w="1980"/>
        <w:gridCol w:w="236"/>
      </w:tblGrid>
      <w:tr w:rsidR="00195855" w:rsidRPr="00195855" w14:paraId="7C3821EE" w14:textId="77777777" w:rsidTr="00195855">
        <w:trPr>
          <w:gridAfter w:val="1"/>
          <w:wAfter w:w="236" w:type="dxa"/>
          <w:trHeight w:val="1140"/>
        </w:trPr>
        <w:tc>
          <w:tcPr>
            <w:tcW w:w="895" w:type="dxa"/>
            <w:vMerge w:val="restart"/>
            <w:tcBorders>
              <w:top w:val="single" w:sz="4" w:space="0" w:color="000000"/>
              <w:left w:val="single" w:sz="4" w:space="0" w:color="000000"/>
              <w:bottom w:val="single" w:sz="4" w:space="0" w:color="000000"/>
              <w:right w:val="single" w:sz="4" w:space="0" w:color="000000"/>
            </w:tcBorders>
            <w:vAlign w:val="center"/>
            <w:hideMark/>
          </w:tcPr>
          <w:p w14:paraId="5C28F3D7"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Task ID (-Nr)</w:t>
            </w:r>
          </w:p>
        </w:tc>
        <w:tc>
          <w:tcPr>
            <w:tcW w:w="1260" w:type="dxa"/>
            <w:vMerge w:val="restart"/>
            <w:tcBorders>
              <w:top w:val="single" w:sz="4" w:space="0" w:color="000000"/>
              <w:left w:val="single" w:sz="4" w:space="0" w:color="000000"/>
              <w:bottom w:val="single" w:sz="4" w:space="0" w:color="000000"/>
              <w:right w:val="single" w:sz="4" w:space="0" w:color="000000"/>
            </w:tcBorders>
            <w:vAlign w:val="center"/>
            <w:hideMark/>
          </w:tcPr>
          <w:p w14:paraId="2A1F5E87"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Task Name/Description</w:t>
            </w:r>
          </w:p>
        </w:tc>
        <w:tc>
          <w:tcPr>
            <w:tcW w:w="1524" w:type="dxa"/>
            <w:vMerge w:val="restart"/>
            <w:tcBorders>
              <w:top w:val="single" w:sz="4" w:space="0" w:color="000000"/>
              <w:left w:val="single" w:sz="4" w:space="0" w:color="000000"/>
              <w:bottom w:val="single" w:sz="4" w:space="0" w:color="000000"/>
              <w:right w:val="single" w:sz="4" w:space="0" w:color="000000"/>
            </w:tcBorders>
            <w:vAlign w:val="center"/>
            <w:hideMark/>
          </w:tcPr>
          <w:p w14:paraId="107A33EB"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Description/Comments</w:t>
            </w:r>
          </w:p>
        </w:tc>
        <w:tc>
          <w:tcPr>
            <w:tcW w:w="996" w:type="dxa"/>
            <w:vMerge w:val="restart"/>
            <w:tcBorders>
              <w:top w:val="single" w:sz="4" w:space="0" w:color="000000"/>
              <w:left w:val="single" w:sz="4" w:space="0" w:color="000000"/>
              <w:bottom w:val="single" w:sz="4" w:space="0" w:color="000000"/>
              <w:right w:val="single" w:sz="4" w:space="0" w:color="000000"/>
            </w:tcBorders>
            <w:vAlign w:val="center"/>
            <w:hideMark/>
          </w:tcPr>
          <w:p w14:paraId="3B266DCD"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Assigned Group/Person</w:t>
            </w:r>
          </w:p>
        </w:tc>
        <w:tc>
          <w:tcPr>
            <w:tcW w:w="997" w:type="dxa"/>
            <w:vMerge w:val="restart"/>
            <w:tcBorders>
              <w:top w:val="single" w:sz="4" w:space="0" w:color="000000"/>
              <w:left w:val="single" w:sz="4" w:space="0" w:color="000000"/>
              <w:bottom w:val="single" w:sz="4" w:space="0" w:color="000000"/>
              <w:right w:val="single" w:sz="4" w:space="0" w:color="000000"/>
            </w:tcBorders>
            <w:vAlign w:val="center"/>
            <w:hideMark/>
          </w:tcPr>
          <w:p w14:paraId="4C4F2A7D"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Start Date</w:t>
            </w:r>
          </w:p>
        </w:tc>
        <w:tc>
          <w:tcPr>
            <w:tcW w:w="1343" w:type="dxa"/>
            <w:vMerge w:val="restart"/>
            <w:tcBorders>
              <w:top w:val="single" w:sz="4" w:space="0" w:color="000000"/>
              <w:left w:val="single" w:sz="4" w:space="0" w:color="000000"/>
              <w:bottom w:val="single" w:sz="4" w:space="0" w:color="000000"/>
              <w:right w:val="single" w:sz="4" w:space="0" w:color="000000"/>
            </w:tcBorders>
            <w:vAlign w:val="center"/>
            <w:hideMark/>
          </w:tcPr>
          <w:p w14:paraId="141DCF29"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Due Date</w:t>
            </w:r>
          </w:p>
        </w:tc>
        <w:tc>
          <w:tcPr>
            <w:tcW w:w="1980" w:type="dxa"/>
            <w:vMerge w:val="restart"/>
            <w:tcBorders>
              <w:top w:val="single" w:sz="4" w:space="0" w:color="000000"/>
              <w:left w:val="single" w:sz="4" w:space="0" w:color="000000"/>
              <w:bottom w:val="single" w:sz="4" w:space="0" w:color="000000"/>
              <w:right w:val="single" w:sz="4" w:space="0" w:color="000000"/>
            </w:tcBorders>
            <w:vAlign w:val="center"/>
            <w:hideMark/>
          </w:tcPr>
          <w:p w14:paraId="56A111E3"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Task Deliverable</w:t>
            </w:r>
          </w:p>
        </w:tc>
      </w:tr>
      <w:tr w:rsidR="00195855" w:rsidRPr="00195855" w14:paraId="2C9DCB3A" w14:textId="77777777" w:rsidTr="00195855">
        <w:trPr>
          <w:trHeight w:val="300"/>
        </w:trPr>
        <w:tc>
          <w:tcPr>
            <w:tcW w:w="895" w:type="dxa"/>
            <w:vMerge/>
            <w:tcBorders>
              <w:top w:val="single" w:sz="4" w:space="0" w:color="000000"/>
              <w:left w:val="single" w:sz="4" w:space="0" w:color="000000"/>
              <w:bottom w:val="single" w:sz="4" w:space="0" w:color="000000"/>
              <w:right w:val="single" w:sz="4" w:space="0" w:color="000000"/>
            </w:tcBorders>
            <w:vAlign w:val="center"/>
            <w:hideMark/>
          </w:tcPr>
          <w:p w14:paraId="107A99F4" w14:textId="77777777" w:rsidR="00195855" w:rsidRPr="00195855" w:rsidRDefault="00195855" w:rsidP="00195855">
            <w:pPr>
              <w:spacing w:after="0"/>
              <w:jc w:val="left"/>
              <w:rPr>
                <w:rFonts w:ascii="Aptos Narrow" w:eastAsia="Times New Roman" w:hAnsi="Aptos Narrow" w:cs="Times New Roman"/>
                <w:color w:val="000000"/>
                <w:sz w:val="16"/>
                <w:szCs w:val="16"/>
                <w:lang w:eastAsia="en-GB"/>
              </w:rPr>
            </w:pPr>
          </w:p>
        </w:tc>
        <w:tc>
          <w:tcPr>
            <w:tcW w:w="1260" w:type="dxa"/>
            <w:vMerge/>
            <w:tcBorders>
              <w:top w:val="single" w:sz="4" w:space="0" w:color="000000"/>
              <w:left w:val="single" w:sz="4" w:space="0" w:color="000000"/>
              <w:bottom w:val="single" w:sz="4" w:space="0" w:color="000000"/>
              <w:right w:val="single" w:sz="4" w:space="0" w:color="000000"/>
            </w:tcBorders>
            <w:vAlign w:val="center"/>
            <w:hideMark/>
          </w:tcPr>
          <w:p w14:paraId="4A70EE19" w14:textId="77777777" w:rsidR="00195855" w:rsidRPr="00195855" w:rsidRDefault="00195855" w:rsidP="00195855">
            <w:pPr>
              <w:spacing w:after="0"/>
              <w:jc w:val="left"/>
              <w:rPr>
                <w:rFonts w:ascii="Aptos Narrow" w:eastAsia="Times New Roman" w:hAnsi="Aptos Narrow" w:cs="Times New Roman"/>
                <w:color w:val="000000"/>
                <w:sz w:val="16"/>
                <w:szCs w:val="16"/>
                <w:lang w:eastAsia="en-GB"/>
              </w:rPr>
            </w:pPr>
          </w:p>
        </w:tc>
        <w:tc>
          <w:tcPr>
            <w:tcW w:w="1524" w:type="dxa"/>
            <w:vMerge/>
            <w:tcBorders>
              <w:top w:val="single" w:sz="4" w:space="0" w:color="000000"/>
              <w:left w:val="single" w:sz="4" w:space="0" w:color="000000"/>
              <w:bottom w:val="single" w:sz="4" w:space="0" w:color="000000"/>
              <w:right w:val="single" w:sz="4" w:space="0" w:color="000000"/>
            </w:tcBorders>
            <w:vAlign w:val="center"/>
            <w:hideMark/>
          </w:tcPr>
          <w:p w14:paraId="696B015B" w14:textId="77777777" w:rsidR="00195855" w:rsidRPr="00195855" w:rsidRDefault="00195855" w:rsidP="00195855">
            <w:pPr>
              <w:spacing w:after="0"/>
              <w:jc w:val="left"/>
              <w:rPr>
                <w:rFonts w:ascii="Aptos Narrow" w:eastAsia="Times New Roman" w:hAnsi="Aptos Narrow" w:cs="Times New Roman"/>
                <w:color w:val="000000"/>
                <w:sz w:val="16"/>
                <w:szCs w:val="16"/>
                <w:lang w:eastAsia="en-GB"/>
              </w:rPr>
            </w:pPr>
          </w:p>
        </w:tc>
        <w:tc>
          <w:tcPr>
            <w:tcW w:w="996" w:type="dxa"/>
            <w:vMerge/>
            <w:tcBorders>
              <w:top w:val="single" w:sz="4" w:space="0" w:color="000000"/>
              <w:left w:val="single" w:sz="4" w:space="0" w:color="000000"/>
              <w:bottom w:val="single" w:sz="4" w:space="0" w:color="000000"/>
              <w:right w:val="single" w:sz="4" w:space="0" w:color="000000"/>
            </w:tcBorders>
            <w:vAlign w:val="center"/>
            <w:hideMark/>
          </w:tcPr>
          <w:p w14:paraId="491FFCD0" w14:textId="77777777" w:rsidR="00195855" w:rsidRPr="00195855" w:rsidRDefault="00195855" w:rsidP="00195855">
            <w:pPr>
              <w:spacing w:after="0"/>
              <w:jc w:val="left"/>
              <w:rPr>
                <w:rFonts w:ascii="Aptos Narrow" w:eastAsia="Times New Roman" w:hAnsi="Aptos Narrow" w:cs="Times New Roman"/>
                <w:color w:val="000000"/>
                <w:sz w:val="16"/>
                <w:szCs w:val="16"/>
                <w:lang w:eastAsia="en-GB"/>
              </w:rPr>
            </w:pPr>
          </w:p>
        </w:tc>
        <w:tc>
          <w:tcPr>
            <w:tcW w:w="997" w:type="dxa"/>
            <w:vMerge/>
            <w:tcBorders>
              <w:top w:val="single" w:sz="4" w:space="0" w:color="000000"/>
              <w:left w:val="single" w:sz="4" w:space="0" w:color="000000"/>
              <w:bottom w:val="single" w:sz="4" w:space="0" w:color="000000"/>
              <w:right w:val="single" w:sz="4" w:space="0" w:color="000000"/>
            </w:tcBorders>
            <w:vAlign w:val="center"/>
            <w:hideMark/>
          </w:tcPr>
          <w:p w14:paraId="6B32A1F5" w14:textId="77777777" w:rsidR="00195855" w:rsidRPr="00195855" w:rsidRDefault="00195855" w:rsidP="00195855">
            <w:pPr>
              <w:spacing w:after="0"/>
              <w:jc w:val="left"/>
              <w:rPr>
                <w:rFonts w:ascii="Aptos Narrow" w:eastAsia="Times New Roman" w:hAnsi="Aptos Narrow" w:cs="Times New Roman"/>
                <w:color w:val="000000"/>
                <w:sz w:val="16"/>
                <w:szCs w:val="16"/>
                <w:lang w:eastAsia="en-GB"/>
              </w:rPr>
            </w:pPr>
          </w:p>
        </w:tc>
        <w:tc>
          <w:tcPr>
            <w:tcW w:w="1343" w:type="dxa"/>
            <w:vMerge/>
            <w:tcBorders>
              <w:top w:val="single" w:sz="4" w:space="0" w:color="000000"/>
              <w:left w:val="single" w:sz="4" w:space="0" w:color="000000"/>
              <w:bottom w:val="single" w:sz="4" w:space="0" w:color="000000"/>
              <w:right w:val="single" w:sz="4" w:space="0" w:color="000000"/>
            </w:tcBorders>
            <w:vAlign w:val="center"/>
            <w:hideMark/>
          </w:tcPr>
          <w:p w14:paraId="107C3183" w14:textId="77777777" w:rsidR="00195855" w:rsidRPr="00195855" w:rsidRDefault="00195855" w:rsidP="00195855">
            <w:pPr>
              <w:spacing w:after="0"/>
              <w:jc w:val="left"/>
              <w:rPr>
                <w:rFonts w:ascii="Aptos Narrow" w:eastAsia="Times New Roman" w:hAnsi="Aptos Narrow" w:cs="Times New Roman"/>
                <w:color w:val="000000"/>
                <w:sz w:val="16"/>
                <w:szCs w:val="16"/>
                <w:lang w:eastAsia="en-GB"/>
              </w:rPr>
            </w:pPr>
          </w:p>
        </w:tc>
        <w:tc>
          <w:tcPr>
            <w:tcW w:w="1980" w:type="dxa"/>
            <w:vMerge/>
            <w:tcBorders>
              <w:top w:val="single" w:sz="4" w:space="0" w:color="000000"/>
              <w:left w:val="single" w:sz="4" w:space="0" w:color="000000"/>
              <w:bottom w:val="single" w:sz="4" w:space="0" w:color="000000"/>
              <w:right w:val="single" w:sz="4" w:space="0" w:color="000000"/>
            </w:tcBorders>
            <w:vAlign w:val="center"/>
            <w:hideMark/>
          </w:tcPr>
          <w:p w14:paraId="07842BA9" w14:textId="77777777" w:rsidR="00195855" w:rsidRPr="00195855" w:rsidRDefault="00195855" w:rsidP="00195855">
            <w:pPr>
              <w:spacing w:after="0"/>
              <w:jc w:val="left"/>
              <w:rPr>
                <w:rFonts w:ascii="Aptos Narrow" w:eastAsia="Times New Roman" w:hAnsi="Aptos Narrow" w:cs="Times New Roman"/>
                <w:color w:val="000000"/>
                <w:sz w:val="16"/>
                <w:szCs w:val="16"/>
                <w:lang w:eastAsia="en-GB"/>
              </w:rPr>
            </w:pPr>
          </w:p>
        </w:tc>
        <w:tc>
          <w:tcPr>
            <w:tcW w:w="236" w:type="dxa"/>
            <w:tcBorders>
              <w:top w:val="nil"/>
              <w:left w:val="nil"/>
              <w:bottom w:val="nil"/>
              <w:right w:val="nil"/>
            </w:tcBorders>
            <w:noWrap/>
            <w:vAlign w:val="bottom"/>
            <w:hideMark/>
          </w:tcPr>
          <w:p w14:paraId="748BA74B"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p>
        </w:tc>
      </w:tr>
      <w:tr w:rsidR="00195855" w:rsidRPr="00195855" w14:paraId="2C3346F5" w14:textId="77777777" w:rsidTr="00195855">
        <w:trPr>
          <w:trHeight w:val="1080"/>
        </w:trPr>
        <w:tc>
          <w:tcPr>
            <w:tcW w:w="895" w:type="dxa"/>
            <w:tcBorders>
              <w:top w:val="single" w:sz="4" w:space="0" w:color="000000"/>
              <w:left w:val="single" w:sz="4" w:space="0" w:color="000000"/>
              <w:bottom w:val="single" w:sz="4" w:space="0" w:color="000000"/>
              <w:right w:val="single" w:sz="4" w:space="0" w:color="000000"/>
            </w:tcBorders>
            <w:vAlign w:val="center"/>
            <w:hideMark/>
          </w:tcPr>
          <w:p w14:paraId="3C8A47F6"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G-001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1FF784AE"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Bolt interface test/Heat insertion testing</w:t>
            </w:r>
          </w:p>
        </w:tc>
        <w:tc>
          <w:tcPr>
            <w:tcW w:w="1524" w:type="dxa"/>
            <w:tcBorders>
              <w:top w:val="single" w:sz="4" w:space="0" w:color="000000"/>
              <w:left w:val="single" w:sz="4" w:space="0" w:color="000000"/>
              <w:bottom w:val="single" w:sz="4" w:space="0" w:color="000000"/>
              <w:right w:val="single" w:sz="4" w:space="0" w:color="000000"/>
            </w:tcBorders>
            <w:vAlign w:val="center"/>
            <w:hideMark/>
          </w:tcPr>
          <w:p w14:paraId="75A9D8A8"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 xml:space="preserve">Series of 3D prints and M3 screw interface testing. Reusability to test. PLA from other manufacturer to be bought and tested in case initial testing </w:t>
            </w:r>
            <w:proofErr w:type="spellStart"/>
            <w:r w:rsidRPr="00195855">
              <w:rPr>
                <w:rFonts w:ascii="Aptos Narrow" w:eastAsia="Times New Roman" w:hAnsi="Aptos Narrow" w:cs="Times New Roman"/>
                <w:color w:val="000000"/>
                <w:sz w:val="16"/>
                <w:szCs w:val="16"/>
                <w:lang w:eastAsia="en-GB"/>
              </w:rPr>
              <w:t>unsucessful</w:t>
            </w:r>
            <w:proofErr w:type="spellEnd"/>
          </w:p>
        </w:tc>
        <w:tc>
          <w:tcPr>
            <w:tcW w:w="996" w:type="dxa"/>
            <w:tcBorders>
              <w:top w:val="single" w:sz="4" w:space="0" w:color="000000"/>
              <w:left w:val="single" w:sz="4" w:space="0" w:color="000000"/>
              <w:bottom w:val="single" w:sz="4" w:space="0" w:color="000000"/>
              <w:right w:val="single" w:sz="4" w:space="0" w:color="000000"/>
            </w:tcBorders>
            <w:vAlign w:val="center"/>
            <w:hideMark/>
          </w:tcPr>
          <w:p w14:paraId="0FE98FE2"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Kyra</w:t>
            </w:r>
          </w:p>
        </w:tc>
        <w:tc>
          <w:tcPr>
            <w:tcW w:w="99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E41857B"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1/29/2026</w:t>
            </w:r>
          </w:p>
        </w:tc>
        <w:tc>
          <w:tcPr>
            <w:tcW w:w="1343"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2AA71E4"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2/12/2026</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5FDFDFC3"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Brief CDR section evaluating decision, outcome and its significance on the system</w:t>
            </w:r>
          </w:p>
        </w:tc>
        <w:tc>
          <w:tcPr>
            <w:tcW w:w="236" w:type="dxa"/>
            <w:vAlign w:val="center"/>
            <w:hideMark/>
          </w:tcPr>
          <w:p w14:paraId="2A9834EE" w14:textId="77777777" w:rsidR="00195855" w:rsidRPr="00195855" w:rsidRDefault="00195855" w:rsidP="00195855">
            <w:pPr>
              <w:spacing w:after="0"/>
              <w:jc w:val="left"/>
              <w:rPr>
                <w:rFonts w:ascii="Times New Roman" w:eastAsia="Times New Roman" w:hAnsi="Times New Roman" w:cs="Times New Roman"/>
                <w:sz w:val="20"/>
                <w:szCs w:val="20"/>
                <w:lang w:eastAsia="en-GB"/>
              </w:rPr>
            </w:pPr>
          </w:p>
        </w:tc>
      </w:tr>
      <w:tr w:rsidR="00195855" w:rsidRPr="00195855" w14:paraId="4E228AB7" w14:textId="77777777" w:rsidTr="00195855">
        <w:trPr>
          <w:trHeight w:val="435"/>
        </w:trPr>
        <w:tc>
          <w:tcPr>
            <w:tcW w:w="895" w:type="dxa"/>
            <w:tcBorders>
              <w:top w:val="single" w:sz="4" w:space="0" w:color="000000"/>
              <w:left w:val="single" w:sz="4" w:space="0" w:color="000000"/>
              <w:bottom w:val="single" w:sz="4" w:space="0" w:color="000000"/>
              <w:right w:val="single" w:sz="4" w:space="0" w:color="000000"/>
            </w:tcBorders>
            <w:vAlign w:val="center"/>
            <w:hideMark/>
          </w:tcPr>
          <w:p w14:paraId="4635FD32"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ODS-001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203F38FD"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Wire bypasses</w:t>
            </w:r>
          </w:p>
        </w:tc>
        <w:tc>
          <w:tcPr>
            <w:tcW w:w="1524" w:type="dxa"/>
            <w:tcBorders>
              <w:top w:val="single" w:sz="4" w:space="0" w:color="000000"/>
              <w:left w:val="single" w:sz="4" w:space="0" w:color="000000"/>
              <w:bottom w:val="single" w:sz="4" w:space="0" w:color="000000"/>
              <w:right w:val="single" w:sz="4" w:space="0" w:color="000000"/>
            </w:tcBorders>
            <w:vAlign w:val="center"/>
            <w:hideMark/>
          </w:tcPr>
          <w:p w14:paraId="347A02E0"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CAD component alternations and documentation in the CDR.</w:t>
            </w:r>
          </w:p>
        </w:tc>
        <w:tc>
          <w:tcPr>
            <w:tcW w:w="996" w:type="dxa"/>
            <w:tcBorders>
              <w:top w:val="single" w:sz="4" w:space="0" w:color="000000"/>
              <w:left w:val="single" w:sz="4" w:space="0" w:color="000000"/>
              <w:bottom w:val="single" w:sz="4" w:space="0" w:color="000000"/>
              <w:right w:val="single" w:sz="4" w:space="0" w:color="000000"/>
            </w:tcBorders>
            <w:vAlign w:val="center"/>
            <w:hideMark/>
          </w:tcPr>
          <w:p w14:paraId="47CD115C"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Julius</w:t>
            </w:r>
          </w:p>
        </w:tc>
        <w:tc>
          <w:tcPr>
            <w:tcW w:w="997" w:type="dxa"/>
            <w:tcBorders>
              <w:top w:val="single" w:sz="4" w:space="0" w:color="000000"/>
              <w:left w:val="single" w:sz="4" w:space="0" w:color="000000"/>
              <w:bottom w:val="single" w:sz="4" w:space="0" w:color="000000"/>
              <w:right w:val="single" w:sz="4" w:space="0" w:color="000000"/>
            </w:tcBorders>
            <w:vAlign w:val="center"/>
            <w:hideMark/>
          </w:tcPr>
          <w:p w14:paraId="211FC2ED"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1/29/2026</w:t>
            </w:r>
          </w:p>
        </w:tc>
        <w:tc>
          <w:tcPr>
            <w:tcW w:w="1343" w:type="dxa"/>
            <w:tcBorders>
              <w:top w:val="single" w:sz="4" w:space="0" w:color="000000"/>
              <w:left w:val="single" w:sz="4" w:space="0" w:color="000000"/>
              <w:bottom w:val="single" w:sz="4" w:space="0" w:color="000000"/>
              <w:right w:val="single" w:sz="4" w:space="0" w:color="000000"/>
            </w:tcBorders>
            <w:vAlign w:val="center"/>
            <w:hideMark/>
          </w:tcPr>
          <w:p w14:paraId="5A85C308"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2/2/2026</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5897E7F1"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CAD, CDR evaluation</w:t>
            </w:r>
          </w:p>
        </w:tc>
        <w:tc>
          <w:tcPr>
            <w:tcW w:w="236" w:type="dxa"/>
            <w:vAlign w:val="center"/>
            <w:hideMark/>
          </w:tcPr>
          <w:p w14:paraId="56A9E0D1" w14:textId="77777777" w:rsidR="00195855" w:rsidRPr="00195855" w:rsidRDefault="00195855" w:rsidP="00195855">
            <w:pPr>
              <w:spacing w:after="0"/>
              <w:jc w:val="left"/>
              <w:rPr>
                <w:rFonts w:ascii="Times New Roman" w:eastAsia="Times New Roman" w:hAnsi="Times New Roman" w:cs="Times New Roman"/>
                <w:sz w:val="20"/>
                <w:szCs w:val="20"/>
                <w:lang w:eastAsia="en-GB"/>
              </w:rPr>
            </w:pPr>
          </w:p>
        </w:tc>
      </w:tr>
      <w:tr w:rsidR="00195855" w:rsidRPr="00195855" w14:paraId="5A658477" w14:textId="77777777" w:rsidTr="00195855">
        <w:trPr>
          <w:trHeight w:val="435"/>
        </w:trPr>
        <w:tc>
          <w:tcPr>
            <w:tcW w:w="895" w:type="dxa"/>
            <w:tcBorders>
              <w:top w:val="single" w:sz="4" w:space="0" w:color="000000"/>
              <w:left w:val="single" w:sz="4" w:space="0" w:color="000000"/>
              <w:bottom w:val="single" w:sz="4" w:space="0" w:color="000000"/>
              <w:right w:val="single" w:sz="4" w:space="0" w:color="000000"/>
            </w:tcBorders>
            <w:vAlign w:val="center"/>
            <w:hideMark/>
          </w:tcPr>
          <w:p w14:paraId="1E3071B0"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ODS-002</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4386334C"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Re-evaluation of mass and moment of inertia from which servo models can be verified</w:t>
            </w:r>
          </w:p>
        </w:tc>
        <w:tc>
          <w:tcPr>
            <w:tcW w:w="1524" w:type="dxa"/>
            <w:tcBorders>
              <w:top w:val="single" w:sz="4" w:space="0" w:color="000000"/>
              <w:left w:val="single" w:sz="4" w:space="0" w:color="000000"/>
              <w:bottom w:val="single" w:sz="4" w:space="0" w:color="000000"/>
              <w:right w:val="single" w:sz="4" w:space="0" w:color="000000"/>
            </w:tcBorders>
            <w:vAlign w:val="center"/>
            <w:hideMark/>
          </w:tcPr>
          <w:p w14:paraId="0E6AB398"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 xml:space="preserve">Performed in </w:t>
            </w:r>
            <w:proofErr w:type="spellStart"/>
            <w:r w:rsidRPr="00195855">
              <w:rPr>
                <w:rFonts w:ascii="Aptos Narrow" w:eastAsia="Times New Roman" w:hAnsi="Aptos Narrow" w:cs="Times New Roman"/>
                <w:color w:val="000000"/>
                <w:sz w:val="16"/>
                <w:szCs w:val="16"/>
                <w:lang w:eastAsia="en-GB"/>
              </w:rPr>
              <w:t>Solidworks</w:t>
            </w:r>
            <w:proofErr w:type="spellEnd"/>
          </w:p>
        </w:tc>
        <w:tc>
          <w:tcPr>
            <w:tcW w:w="996" w:type="dxa"/>
            <w:tcBorders>
              <w:top w:val="single" w:sz="4" w:space="0" w:color="000000"/>
              <w:left w:val="single" w:sz="4" w:space="0" w:color="000000"/>
              <w:bottom w:val="single" w:sz="4" w:space="0" w:color="000000"/>
              <w:right w:val="single" w:sz="4" w:space="0" w:color="000000"/>
            </w:tcBorders>
            <w:vAlign w:val="center"/>
            <w:hideMark/>
          </w:tcPr>
          <w:p w14:paraId="2E787E8D"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Julius</w:t>
            </w:r>
          </w:p>
        </w:tc>
        <w:tc>
          <w:tcPr>
            <w:tcW w:w="997" w:type="dxa"/>
            <w:tcBorders>
              <w:top w:val="single" w:sz="4" w:space="0" w:color="000000"/>
              <w:left w:val="single" w:sz="4" w:space="0" w:color="000000"/>
              <w:bottom w:val="single" w:sz="4" w:space="0" w:color="000000"/>
              <w:right w:val="single" w:sz="4" w:space="0" w:color="000000"/>
            </w:tcBorders>
            <w:vAlign w:val="center"/>
            <w:hideMark/>
          </w:tcPr>
          <w:p w14:paraId="5F9BA0C4"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1/29/2026</w:t>
            </w:r>
          </w:p>
        </w:tc>
        <w:tc>
          <w:tcPr>
            <w:tcW w:w="1343" w:type="dxa"/>
            <w:tcBorders>
              <w:top w:val="single" w:sz="4" w:space="0" w:color="000000"/>
              <w:left w:val="single" w:sz="4" w:space="0" w:color="000000"/>
              <w:bottom w:val="single" w:sz="4" w:space="0" w:color="000000"/>
              <w:right w:val="single" w:sz="4" w:space="0" w:color="000000"/>
            </w:tcBorders>
            <w:vAlign w:val="center"/>
            <w:hideMark/>
          </w:tcPr>
          <w:p w14:paraId="70736C39"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2/2/2026</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170BAB90"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CDR evaluation</w:t>
            </w:r>
          </w:p>
        </w:tc>
        <w:tc>
          <w:tcPr>
            <w:tcW w:w="236" w:type="dxa"/>
            <w:vAlign w:val="center"/>
            <w:hideMark/>
          </w:tcPr>
          <w:p w14:paraId="35C179AC" w14:textId="77777777" w:rsidR="00195855" w:rsidRPr="00195855" w:rsidRDefault="00195855" w:rsidP="00195855">
            <w:pPr>
              <w:spacing w:after="0"/>
              <w:jc w:val="left"/>
              <w:rPr>
                <w:rFonts w:ascii="Times New Roman" w:eastAsia="Times New Roman" w:hAnsi="Times New Roman" w:cs="Times New Roman"/>
                <w:sz w:val="20"/>
                <w:szCs w:val="20"/>
                <w:lang w:eastAsia="en-GB"/>
              </w:rPr>
            </w:pPr>
          </w:p>
        </w:tc>
      </w:tr>
      <w:tr w:rsidR="00195855" w:rsidRPr="00195855" w14:paraId="4A6A2925" w14:textId="77777777" w:rsidTr="00195855">
        <w:trPr>
          <w:trHeight w:val="645"/>
        </w:trPr>
        <w:tc>
          <w:tcPr>
            <w:tcW w:w="89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3979FED"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ODS-003</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ADF00A4"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CAD of Simple RC servo to control the pitch axis of the camera</w:t>
            </w:r>
          </w:p>
        </w:tc>
        <w:tc>
          <w:tcPr>
            <w:tcW w:w="152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828809A"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If needed, though less servo torque than original design and number of arms needed is 2. CDR documentation</w:t>
            </w:r>
          </w:p>
        </w:tc>
        <w:tc>
          <w:tcPr>
            <w:tcW w:w="996"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4DA5283"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Julius</w:t>
            </w:r>
          </w:p>
        </w:tc>
        <w:tc>
          <w:tcPr>
            <w:tcW w:w="99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69C38C5"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2/2/2026</w:t>
            </w:r>
          </w:p>
        </w:tc>
        <w:tc>
          <w:tcPr>
            <w:tcW w:w="1343"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23A947E"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2/7/2026</w:t>
            </w:r>
          </w:p>
        </w:tc>
        <w:tc>
          <w:tcPr>
            <w:tcW w:w="198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C5F5EB9"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CAD, CDR evaluation</w:t>
            </w:r>
          </w:p>
        </w:tc>
        <w:tc>
          <w:tcPr>
            <w:tcW w:w="236" w:type="dxa"/>
            <w:vAlign w:val="center"/>
            <w:hideMark/>
          </w:tcPr>
          <w:p w14:paraId="11C1947D" w14:textId="77777777" w:rsidR="00195855" w:rsidRPr="00195855" w:rsidRDefault="00195855" w:rsidP="00195855">
            <w:pPr>
              <w:spacing w:after="0"/>
              <w:jc w:val="left"/>
              <w:rPr>
                <w:rFonts w:ascii="Times New Roman" w:eastAsia="Times New Roman" w:hAnsi="Times New Roman" w:cs="Times New Roman"/>
                <w:sz w:val="20"/>
                <w:szCs w:val="20"/>
                <w:lang w:eastAsia="en-GB"/>
              </w:rPr>
            </w:pPr>
          </w:p>
        </w:tc>
      </w:tr>
      <w:tr w:rsidR="00195855" w:rsidRPr="00195855" w14:paraId="41931FB6" w14:textId="77777777" w:rsidTr="00195855">
        <w:trPr>
          <w:trHeight w:val="1080"/>
        </w:trPr>
        <w:tc>
          <w:tcPr>
            <w:tcW w:w="89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5B950F2"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ODS-004</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1635252"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ODS CAD sensor integration (motion and collision sensors). No motion sensors</w:t>
            </w:r>
          </w:p>
        </w:tc>
        <w:tc>
          <w:tcPr>
            <w:tcW w:w="152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A59D7AD"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 xml:space="preserve">What sensors, are they compatible with the </w:t>
            </w:r>
            <w:proofErr w:type="spellStart"/>
            <w:r w:rsidRPr="00195855">
              <w:rPr>
                <w:rFonts w:ascii="Aptos Narrow" w:eastAsia="Times New Roman" w:hAnsi="Aptos Narrow" w:cs="Times New Roman"/>
                <w:color w:val="000000"/>
                <w:sz w:val="16"/>
                <w:szCs w:val="16"/>
                <w:lang w:eastAsia="en-GB"/>
              </w:rPr>
              <w:t>rasberry</w:t>
            </w:r>
            <w:proofErr w:type="spellEnd"/>
            <w:r w:rsidRPr="00195855">
              <w:rPr>
                <w:rFonts w:ascii="Aptos Narrow" w:eastAsia="Times New Roman" w:hAnsi="Aptos Narrow" w:cs="Times New Roman"/>
                <w:color w:val="000000"/>
                <w:sz w:val="16"/>
                <w:szCs w:val="16"/>
                <w:lang w:eastAsia="en-GB"/>
              </w:rPr>
              <w:t xml:space="preserve"> pi? Sensor model needed and number of sensors and their positions. How and where are we setting up the </w:t>
            </w:r>
            <w:proofErr w:type="spellStart"/>
            <w:r w:rsidRPr="00195855">
              <w:rPr>
                <w:rFonts w:ascii="Aptos Narrow" w:eastAsia="Times New Roman" w:hAnsi="Aptos Narrow" w:cs="Times New Roman"/>
                <w:color w:val="000000"/>
                <w:sz w:val="16"/>
                <w:szCs w:val="16"/>
                <w:lang w:eastAsia="en-GB"/>
              </w:rPr>
              <w:t>tests?Anything</w:t>
            </w:r>
            <w:proofErr w:type="spellEnd"/>
            <w:r w:rsidRPr="00195855">
              <w:rPr>
                <w:rFonts w:ascii="Aptos Narrow" w:eastAsia="Times New Roman" w:hAnsi="Aptos Narrow" w:cs="Times New Roman"/>
                <w:color w:val="000000"/>
                <w:sz w:val="16"/>
                <w:szCs w:val="16"/>
                <w:lang w:eastAsia="en-GB"/>
              </w:rPr>
              <w:t xml:space="preserve"> else to be aware of?</w:t>
            </w:r>
          </w:p>
        </w:tc>
        <w:tc>
          <w:tcPr>
            <w:tcW w:w="996"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3B3D10D"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N/A</w:t>
            </w:r>
          </w:p>
        </w:tc>
        <w:tc>
          <w:tcPr>
            <w:tcW w:w="99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467CB52"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2/7/2026</w:t>
            </w:r>
          </w:p>
        </w:tc>
        <w:tc>
          <w:tcPr>
            <w:tcW w:w="1343"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CEFDC56"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2/14/2026</w:t>
            </w:r>
          </w:p>
        </w:tc>
        <w:tc>
          <w:tcPr>
            <w:tcW w:w="198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8E49705"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CAD, CDR mention - why these positions have been chosen</w:t>
            </w:r>
          </w:p>
        </w:tc>
        <w:tc>
          <w:tcPr>
            <w:tcW w:w="236" w:type="dxa"/>
            <w:vAlign w:val="center"/>
            <w:hideMark/>
          </w:tcPr>
          <w:p w14:paraId="24829B78" w14:textId="77777777" w:rsidR="00195855" w:rsidRPr="00195855" w:rsidRDefault="00195855" w:rsidP="00195855">
            <w:pPr>
              <w:spacing w:after="0"/>
              <w:jc w:val="left"/>
              <w:rPr>
                <w:rFonts w:ascii="Times New Roman" w:eastAsia="Times New Roman" w:hAnsi="Times New Roman" w:cs="Times New Roman"/>
                <w:sz w:val="20"/>
                <w:szCs w:val="20"/>
                <w:lang w:eastAsia="en-GB"/>
              </w:rPr>
            </w:pPr>
          </w:p>
        </w:tc>
      </w:tr>
      <w:tr w:rsidR="00195855" w:rsidRPr="00195855" w14:paraId="5886B4EC" w14:textId="77777777" w:rsidTr="00195855">
        <w:trPr>
          <w:trHeight w:val="1740"/>
        </w:trPr>
        <w:tc>
          <w:tcPr>
            <w:tcW w:w="89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4347025"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C-001</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ABF0BEB"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 xml:space="preserve">Chassis door to internal components. Implementation of kill switch and latch for </w:t>
            </w:r>
            <w:r w:rsidRPr="00195855">
              <w:rPr>
                <w:rFonts w:ascii="Aptos Narrow" w:eastAsia="Times New Roman" w:hAnsi="Aptos Narrow" w:cs="Times New Roman"/>
                <w:b/>
                <w:bCs/>
                <w:color w:val="000000"/>
                <w:sz w:val="16"/>
                <w:szCs w:val="16"/>
                <w:lang w:eastAsia="en-GB"/>
              </w:rPr>
              <w:t>ethernet cable</w:t>
            </w:r>
          </w:p>
        </w:tc>
        <w:tc>
          <w:tcPr>
            <w:tcW w:w="152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E38ECFE"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In order to stow/remove batteries. Kill switch is external.</w:t>
            </w:r>
          </w:p>
        </w:tc>
        <w:tc>
          <w:tcPr>
            <w:tcW w:w="996"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8E8B612"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Kyra</w:t>
            </w:r>
          </w:p>
        </w:tc>
        <w:tc>
          <w:tcPr>
            <w:tcW w:w="99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29DBCA9"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1/29/2026</w:t>
            </w:r>
          </w:p>
        </w:tc>
        <w:tc>
          <w:tcPr>
            <w:tcW w:w="1343"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85B7D5B"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2/12/2026</w:t>
            </w:r>
          </w:p>
        </w:tc>
        <w:tc>
          <w:tcPr>
            <w:tcW w:w="198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8E4DD5C"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CAD. Very brief CDR mention</w:t>
            </w:r>
          </w:p>
        </w:tc>
        <w:tc>
          <w:tcPr>
            <w:tcW w:w="236" w:type="dxa"/>
            <w:vAlign w:val="center"/>
            <w:hideMark/>
          </w:tcPr>
          <w:p w14:paraId="6F0CC8F8" w14:textId="77777777" w:rsidR="00195855" w:rsidRPr="00195855" w:rsidRDefault="00195855" w:rsidP="00195855">
            <w:pPr>
              <w:spacing w:after="0"/>
              <w:jc w:val="left"/>
              <w:rPr>
                <w:rFonts w:ascii="Times New Roman" w:eastAsia="Times New Roman" w:hAnsi="Times New Roman" w:cs="Times New Roman"/>
                <w:sz w:val="20"/>
                <w:szCs w:val="20"/>
                <w:lang w:eastAsia="en-GB"/>
              </w:rPr>
            </w:pPr>
          </w:p>
        </w:tc>
      </w:tr>
      <w:tr w:rsidR="00195855" w:rsidRPr="00195855" w14:paraId="52E2CF18" w14:textId="77777777" w:rsidTr="00195855">
        <w:trPr>
          <w:trHeight w:val="2460"/>
        </w:trPr>
        <w:tc>
          <w:tcPr>
            <w:tcW w:w="89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2D7B20D"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G-002</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7D68146"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Chassis -ODS interface debris insulation and general servo insulation/</w:t>
            </w:r>
            <w:r w:rsidRPr="00195855">
              <w:rPr>
                <w:rFonts w:ascii="Aptos Narrow" w:eastAsia="Times New Roman" w:hAnsi="Aptos Narrow" w:cs="Times New Roman"/>
                <w:b/>
                <w:bCs/>
                <w:color w:val="000000"/>
                <w:sz w:val="16"/>
                <w:szCs w:val="16"/>
                <w:lang w:eastAsia="en-GB"/>
              </w:rPr>
              <w:t>covers</w:t>
            </w:r>
          </w:p>
        </w:tc>
        <w:tc>
          <w:tcPr>
            <w:tcW w:w="152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B2A517E"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Labyrinth CAD.</w:t>
            </w:r>
          </w:p>
        </w:tc>
        <w:tc>
          <w:tcPr>
            <w:tcW w:w="996"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1851A4E"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Julius</w:t>
            </w:r>
          </w:p>
        </w:tc>
        <w:tc>
          <w:tcPr>
            <w:tcW w:w="99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A4ED969"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1/29/2026</w:t>
            </w:r>
          </w:p>
        </w:tc>
        <w:tc>
          <w:tcPr>
            <w:tcW w:w="1343"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DF75806"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2/5/2026</w:t>
            </w:r>
          </w:p>
        </w:tc>
        <w:tc>
          <w:tcPr>
            <w:tcW w:w="198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4F8D7F1"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CAD, CDR evaluation</w:t>
            </w:r>
          </w:p>
        </w:tc>
        <w:tc>
          <w:tcPr>
            <w:tcW w:w="236" w:type="dxa"/>
            <w:vAlign w:val="center"/>
            <w:hideMark/>
          </w:tcPr>
          <w:p w14:paraId="2980F279" w14:textId="77777777" w:rsidR="00195855" w:rsidRPr="00195855" w:rsidRDefault="00195855" w:rsidP="00195855">
            <w:pPr>
              <w:spacing w:after="0"/>
              <w:jc w:val="left"/>
              <w:rPr>
                <w:rFonts w:ascii="Times New Roman" w:eastAsia="Times New Roman" w:hAnsi="Times New Roman" w:cs="Times New Roman"/>
                <w:sz w:val="20"/>
                <w:szCs w:val="20"/>
                <w:lang w:eastAsia="en-GB"/>
              </w:rPr>
            </w:pPr>
          </w:p>
        </w:tc>
      </w:tr>
      <w:tr w:rsidR="00195855" w:rsidRPr="00195855" w14:paraId="1642F571" w14:textId="77777777" w:rsidTr="00195855">
        <w:trPr>
          <w:trHeight w:val="645"/>
        </w:trPr>
        <w:tc>
          <w:tcPr>
            <w:tcW w:w="89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22F9BF7"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D-001</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77F412C"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CAD: Chassis motor integration + drive train + debris insulation</w:t>
            </w:r>
          </w:p>
        </w:tc>
        <w:tc>
          <w:tcPr>
            <w:tcW w:w="152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7F42B25"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Motor mounts need to be finished and no conflicts between components inside the chassis</w:t>
            </w:r>
          </w:p>
        </w:tc>
        <w:tc>
          <w:tcPr>
            <w:tcW w:w="996"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D281570"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Younus</w:t>
            </w:r>
          </w:p>
        </w:tc>
        <w:tc>
          <w:tcPr>
            <w:tcW w:w="99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5CB5237"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2/5/2026</w:t>
            </w:r>
          </w:p>
        </w:tc>
        <w:tc>
          <w:tcPr>
            <w:tcW w:w="1343"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41DCA71"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2/12/2026</w:t>
            </w:r>
          </w:p>
        </w:tc>
        <w:tc>
          <w:tcPr>
            <w:tcW w:w="198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5EC2F4F"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CAD, CDR evaluation</w:t>
            </w:r>
          </w:p>
        </w:tc>
        <w:tc>
          <w:tcPr>
            <w:tcW w:w="236" w:type="dxa"/>
            <w:vAlign w:val="center"/>
            <w:hideMark/>
          </w:tcPr>
          <w:p w14:paraId="30DFD6DF" w14:textId="77777777" w:rsidR="00195855" w:rsidRPr="00195855" w:rsidRDefault="00195855" w:rsidP="00195855">
            <w:pPr>
              <w:spacing w:after="0"/>
              <w:jc w:val="left"/>
              <w:rPr>
                <w:rFonts w:ascii="Times New Roman" w:eastAsia="Times New Roman" w:hAnsi="Times New Roman" w:cs="Times New Roman"/>
                <w:sz w:val="20"/>
                <w:szCs w:val="20"/>
                <w:lang w:eastAsia="en-GB"/>
              </w:rPr>
            </w:pPr>
          </w:p>
        </w:tc>
      </w:tr>
      <w:tr w:rsidR="00195855" w:rsidRPr="00195855" w14:paraId="10B90FE6" w14:textId="77777777" w:rsidTr="00195855">
        <w:trPr>
          <w:trHeight w:val="1080"/>
        </w:trPr>
        <w:tc>
          <w:tcPr>
            <w:tcW w:w="89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1CEAE05"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W-001</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0F6B19D"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Complete wheel CAD + print one wheel</w:t>
            </w:r>
          </w:p>
        </w:tc>
        <w:tc>
          <w:tcPr>
            <w:tcW w:w="152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3088590"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 xml:space="preserve">Wheels would be preferable over virtually all circumstances at this stage. Complete wheel CAD - </w:t>
            </w:r>
            <w:r w:rsidRPr="00195855">
              <w:rPr>
                <w:rFonts w:ascii="Aptos Narrow" w:eastAsia="Times New Roman" w:hAnsi="Aptos Narrow" w:cs="Times New Roman"/>
                <w:b/>
                <w:bCs/>
                <w:color w:val="000000"/>
                <w:sz w:val="16"/>
                <w:szCs w:val="16"/>
                <w:lang w:eastAsia="en-GB"/>
              </w:rPr>
              <w:t>this includes interface between the motors as well.</w:t>
            </w:r>
            <w:r w:rsidRPr="00195855">
              <w:rPr>
                <w:rFonts w:ascii="Aptos Narrow" w:eastAsia="Times New Roman" w:hAnsi="Aptos Narrow" w:cs="Times New Roman"/>
                <w:color w:val="000000"/>
                <w:sz w:val="16"/>
                <w:szCs w:val="16"/>
                <w:lang w:eastAsia="en-GB"/>
              </w:rPr>
              <w:t xml:space="preserve"> Currently, I recommend M3 screws. Check </w:t>
            </w:r>
            <w:proofErr w:type="spellStart"/>
            <w:r w:rsidRPr="00195855">
              <w:rPr>
                <w:rFonts w:ascii="Aptos Narrow" w:eastAsia="Times New Roman" w:hAnsi="Aptos Narrow" w:cs="Times New Roman"/>
                <w:color w:val="000000"/>
                <w:sz w:val="16"/>
                <w:szCs w:val="16"/>
                <w:lang w:eastAsia="en-GB"/>
              </w:rPr>
              <w:t>sandproofing</w:t>
            </w:r>
            <w:proofErr w:type="spellEnd"/>
            <w:r w:rsidRPr="00195855">
              <w:rPr>
                <w:rFonts w:ascii="Aptos Narrow" w:eastAsia="Times New Roman" w:hAnsi="Aptos Narrow" w:cs="Times New Roman"/>
                <w:color w:val="000000"/>
                <w:sz w:val="16"/>
                <w:szCs w:val="16"/>
                <w:lang w:eastAsia="en-GB"/>
              </w:rPr>
              <w:t xml:space="preserve"> </w:t>
            </w:r>
          </w:p>
        </w:tc>
        <w:tc>
          <w:tcPr>
            <w:tcW w:w="996"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8F8C19F"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Kyra</w:t>
            </w:r>
          </w:p>
        </w:tc>
        <w:tc>
          <w:tcPr>
            <w:tcW w:w="99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A28E892"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1/29/2026</w:t>
            </w:r>
          </w:p>
        </w:tc>
        <w:tc>
          <w:tcPr>
            <w:tcW w:w="1343"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E6F13E2"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2/5/2026</w:t>
            </w:r>
          </w:p>
        </w:tc>
        <w:tc>
          <w:tcPr>
            <w:tcW w:w="198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65AC60E"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CAD, CDR evaluation</w:t>
            </w:r>
          </w:p>
        </w:tc>
        <w:tc>
          <w:tcPr>
            <w:tcW w:w="236" w:type="dxa"/>
            <w:vAlign w:val="center"/>
            <w:hideMark/>
          </w:tcPr>
          <w:p w14:paraId="536CD1CA" w14:textId="77777777" w:rsidR="00195855" w:rsidRPr="00195855" w:rsidRDefault="00195855" w:rsidP="00195855">
            <w:pPr>
              <w:spacing w:after="0"/>
              <w:jc w:val="left"/>
              <w:rPr>
                <w:rFonts w:ascii="Times New Roman" w:eastAsia="Times New Roman" w:hAnsi="Times New Roman" w:cs="Times New Roman"/>
                <w:sz w:val="20"/>
                <w:szCs w:val="20"/>
                <w:lang w:eastAsia="en-GB"/>
              </w:rPr>
            </w:pPr>
          </w:p>
        </w:tc>
      </w:tr>
      <w:tr w:rsidR="00195855" w:rsidRPr="00195855" w14:paraId="3F668AC9" w14:textId="77777777" w:rsidTr="00195855">
        <w:trPr>
          <w:trHeight w:val="2520"/>
        </w:trPr>
        <w:tc>
          <w:tcPr>
            <w:tcW w:w="89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6A3920B"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S-001</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C267F45"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Full Suspension CAD</w:t>
            </w:r>
          </w:p>
        </w:tc>
        <w:tc>
          <w:tcPr>
            <w:tcW w:w="152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BED5AA7"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CAD, evaluate how big of an effect the suspension has on energy dissipation? Ansys simulation needed to convince. Exact CAD depends on wheels and chassis which need to be completed first</w:t>
            </w:r>
          </w:p>
        </w:tc>
        <w:tc>
          <w:tcPr>
            <w:tcW w:w="996"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BBB7163"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Younus</w:t>
            </w:r>
          </w:p>
        </w:tc>
        <w:tc>
          <w:tcPr>
            <w:tcW w:w="99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0F9D00F"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1/29/2026</w:t>
            </w:r>
          </w:p>
        </w:tc>
        <w:tc>
          <w:tcPr>
            <w:tcW w:w="1343"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AAFBB45"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2/5/2026</w:t>
            </w:r>
          </w:p>
        </w:tc>
        <w:tc>
          <w:tcPr>
            <w:tcW w:w="198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2B02E84"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CAD, CDR evaluation</w:t>
            </w:r>
          </w:p>
        </w:tc>
        <w:tc>
          <w:tcPr>
            <w:tcW w:w="236" w:type="dxa"/>
            <w:vAlign w:val="center"/>
            <w:hideMark/>
          </w:tcPr>
          <w:p w14:paraId="6BF55FBB" w14:textId="77777777" w:rsidR="00195855" w:rsidRPr="00195855" w:rsidRDefault="00195855" w:rsidP="00195855">
            <w:pPr>
              <w:spacing w:after="0"/>
              <w:jc w:val="left"/>
              <w:rPr>
                <w:rFonts w:ascii="Times New Roman" w:eastAsia="Times New Roman" w:hAnsi="Times New Roman" w:cs="Times New Roman"/>
                <w:sz w:val="20"/>
                <w:szCs w:val="20"/>
                <w:lang w:eastAsia="en-GB"/>
              </w:rPr>
            </w:pPr>
          </w:p>
        </w:tc>
      </w:tr>
      <w:tr w:rsidR="00195855" w:rsidRPr="00195855" w14:paraId="3B9D8B06" w14:textId="77777777" w:rsidTr="00195855">
        <w:trPr>
          <w:trHeight w:val="4005"/>
        </w:trPr>
        <w:tc>
          <w:tcPr>
            <w:tcW w:w="89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BE7129D"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MP-001</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AC209D2"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Mounting plate CAD + 3D print</w:t>
            </w:r>
          </w:p>
        </w:tc>
        <w:tc>
          <w:tcPr>
            <w:tcW w:w="152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0FF8FA3"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 xml:space="preserve">Requires the chassis to be fully complete to guarantee no conflicts between subsystems during their integration. </w:t>
            </w:r>
            <w:r w:rsidRPr="00195855">
              <w:rPr>
                <w:rFonts w:ascii="Aptos Narrow" w:eastAsia="Times New Roman" w:hAnsi="Aptos Narrow" w:cs="Times New Roman"/>
                <w:b/>
                <w:bCs/>
                <w:color w:val="000000"/>
                <w:sz w:val="16"/>
                <w:szCs w:val="16"/>
                <w:lang w:eastAsia="en-GB"/>
              </w:rPr>
              <w:t>Rover</w:t>
            </w:r>
            <w:r w:rsidRPr="00195855">
              <w:rPr>
                <w:rFonts w:ascii="Aptos Narrow" w:eastAsia="Times New Roman" w:hAnsi="Aptos Narrow" w:cs="Times New Roman"/>
                <w:b/>
                <w:bCs/>
                <w:color w:val="000000"/>
                <w:sz w:val="16"/>
                <w:szCs w:val="16"/>
                <w:lang w:eastAsia="en-GB"/>
              </w:rPr>
              <w:br/>
              <w:t>must be mounted directly, without any additional components that do not exist</w:t>
            </w:r>
            <w:r w:rsidRPr="00195855">
              <w:rPr>
                <w:rFonts w:ascii="Aptos Narrow" w:eastAsia="Times New Roman" w:hAnsi="Aptos Narrow" w:cs="Times New Roman"/>
                <w:b/>
                <w:bCs/>
                <w:color w:val="000000"/>
                <w:sz w:val="16"/>
                <w:szCs w:val="16"/>
                <w:lang w:eastAsia="en-GB"/>
              </w:rPr>
              <w:br/>
              <w:t>on the rover during nominal use. the</w:t>
            </w:r>
            <w:r w:rsidRPr="00195855">
              <w:rPr>
                <w:rFonts w:ascii="Aptos Narrow" w:eastAsia="Times New Roman" w:hAnsi="Aptos Narrow" w:cs="Times New Roman"/>
                <w:b/>
                <w:bCs/>
                <w:color w:val="000000"/>
                <w:sz w:val="16"/>
                <w:szCs w:val="16"/>
                <w:lang w:eastAsia="en-GB"/>
              </w:rPr>
              <w:br/>
              <w:t>rover shall be bolted down onto the plate, bolts cannot be passed from</w:t>
            </w:r>
            <w:r w:rsidRPr="00195855">
              <w:rPr>
                <w:rFonts w:ascii="Aptos Narrow" w:eastAsia="Times New Roman" w:hAnsi="Aptos Narrow" w:cs="Times New Roman"/>
                <w:b/>
                <w:bCs/>
                <w:color w:val="000000"/>
                <w:sz w:val="16"/>
                <w:szCs w:val="16"/>
                <w:lang w:eastAsia="en-GB"/>
              </w:rPr>
              <w:br/>
              <w:t>underneath the plate.</w:t>
            </w:r>
          </w:p>
        </w:tc>
        <w:tc>
          <w:tcPr>
            <w:tcW w:w="996"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7362B98"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Asmitha</w:t>
            </w:r>
          </w:p>
        </w:tc>
        <w:tc>
          <w:tcPr>
            <w:tcW w:w="99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43335B8"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2/5/2026</w:t>
            </w:r>
          </w:p>
        </w:tc>
        <w:tc>
          <w:tcPr>
            <w:tcW w:w="1343"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BA0A2F8"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2/12/2026</w:t>
            </w:r>
          </w:p>
        </w:tc>
        <w:tc>
          <w:tcPr>
            <w:tcW w:w="198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C98D6BD"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 xml:space="preserve">Prototype, </w:t>
            </w:r>
            <w:proofErr w:type="spellStart"/>
            <w:r w:rsidRPr="00195855">
              <w:rPr>
                <w:rFonts w:ascii="Aptos Narrow" w:eastAsia="Times New Roman" w:hAnsi="Aptos Narrow" w:cs="Times New Roman"/>
                <w:color w:val="000000"/>
                <w:sz w:val="16"/>
                <w:szCs w:val="16"/>
                <w:lang w:eastAsia="en-GB"/>
              </w:rPr>
              <w:t>tets</w:t>
            </w:r>
            <w:proofErr w:type="spellEnd"/>
            <w:r w:rsidRPr="00195855">
              <w:rPr>
                <w:rFonts w:ascii="Aptos Narrow" w:eastAsia="Times New Roman" w:hAnsi="Aptos Narrow" w:cs="Times New Roman"/>
                <w:color w:val="000000"/>
                <w:sz w:val="16"/>
                <w:szCs w:val="16"/>
                <w:lang w:eastAsia="en-GB"/>
              </w:rPr>
              <w:t xml:space="preserve"> analysis and evaluation mentioned in the CDR</w:t>
            </w:r>
          </w:p>
        </w:tc>
        <w:tc>
          <w:tcPr>
            <w:tcW w:w="236" w:type="dxa"/>
            <w:vAlign w:val="center"/>
            <w:hideMark/>
          </w:tcPr>
          <w:p w14:paraId="1E72F7EA" w14:textId="77777777" w:rsidR="00195855" w:rsidRPr="00195855" w:rsidRDefault="00195855" w:rsidP="00195855">
            <w:pPr>
              <w:spacing w:after="0"/>
              <w:jc w:val="left"/>
              <w:rPr>
                <w:rFonts w:ascii="Times New Roman" w:eastAsia="Times New Roman" w:hAnsi="Times New Roman" w:cs="Times New Roman"/>
                <w:sz w:val="20"/>
                <w:szCs w:val="20"/>
                <w:lang w:eastAsia="en-GB"/>
              </w:rPr>
            </w:pPr>
          </w:p>
        </w:tc>
      </w:tr>
      <w:tr w:rsidR="00195855" w:rsidRPr="00195855" w14:paraId="1D315D03" w14:textId="77777777" w:rsidTr="00195855">
        <w:trPr>
          <w:trHeight w:val="645"/>
        </w:trPr>
        <w:tc>
          <w:tcPr>
            <w:tcW w:w="89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5EB35CE"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ODS-005</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B7BE465"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3D print of ODS + chassis prototype</w:t>
            </w:r>
          </w:p>
        </w:tc>
        <w:tc>
          <w:tcPr>
            <w:tcW w:w="152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AF5D83F"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Door to be tested and this prototype will be used for the power transfer tests from the motors to the wheels</w:t>
            </w:r>
          </w:p>
        </w:tc>
        <w:tc>
          <w:tcPr>
            <w:tcW w:w="996"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475D5C1"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Julius</w:t>
            </w:r>
          </w:p>
        </w:tc>
        <w:tc>
          <w:tcPr>
            <w:tcW w:w="99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7964A77"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2/12/2026</w:t>
            </w:r>
          </w:p>
        </w:tc>
        <w:tc>
          <w:tcPr>
            <w:tcW w:w="1343"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BB3B317"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2/19/2026</w:t>
            </w:r>
          </w:p>
        </w:tc>
        <w:tc>
          <w:tcPr>
            <w:tcW w:w="198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7EA3680"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Prototype, CDR mention</w:t>
            </w:r>
          </w:p>
        </w:tc>
        <w:tc>
          <w:tcPr>
            <w:tcW w:w="236" w:type="dxa"/>
            <w:vAlign w:val="center"/>
            <w:hideMark/>
          </w:tcPr>
          <w:p w14:paraId="3F39885E" w14:textId="77777777" w:rsidR="00195855" w:rsidRPr="00195855" w:rsidRDefault="00195855" w:rsidP="00195855">
            <w:pPr>
              <w:spacing w:after="0"/>
              <w:jc w:val="left"/>
              <w:rPr>
                <w:rFonts w:ascii="Times New Roman" w:eastAsia="Times New Roman" w:hAnsi="Times New Roman" w:cs="Times New Roman"/>
                <w:sz w:val="20"/>
                <w:szCs w:val="20"/>
                <w:lang w:eastAsia="en-GB"/>
              </w:rPr>
            </w:pPr>
          </w:p>
        </w:tc>
      </w:tr>
      <w:tr w:rsidR="00195855" w:rsidRPr="00195855" w14:paraId="389A0710" w14:textId="77777777" w:rsidTr="00195855">
        <w:trPr>
          <w:trHeight w:val="1080"/>
        </w:trPr>
        <w:tc>
          <w:tcPr>
            <w:tcW w:w="89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9C9EDEC"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ODS-006</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2B92232"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 xml:space="preserve">ELECTRONICS TO COMPLETE ODS - dynamic ODS and powertrain test. </w:t>
            </w:r>
            <w:r w:rsidRPr="00195855">
              <w:rPr>
                <w:rFonts w:ascii="Aptos Narrow" w:eastAsia="Times New Roman" w:hAnsi="Aptos Narrow" w:cs="Times New Roman"/>
                <w:b/>
                <w:bCs/>
                <w:color w:val="000000"/>
                <w:sz w:val="16"/>
                <w:szCs w:val="16"/>
                <w:lang w:eastAsia="en-GB"/>
              </w:rPr>
              <w:t>Test of all sensors and mounting plate interface</w:t>
            </w:r>
          </w:p>
        </w:tc>
        <w:tc>
          <w:tcPr>
            <w:tcW w:w="152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3619921"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Some electronics need to be bought and integrated to test. Software control needs to be established. THIS INCLUDES TESTING OF ALL THE SENSOR MODELS! Components need to arrive by the 19th of February</w:t>
            </w:r>
          </w:p>
        </w:tc>
        <w:tc>
          <w:tcPr>
            <w:tcW w:w="996"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23C4CF9"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Julius</w:t>
            </w:r>
          </w:p>
        </w:tc>
        <w:tc>
          <w:tcPr>
            <w:tcW w:w="99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E61B8F6"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2/19/2026</w:t>
            </w:r>
          </w:p>
        </w:tc>
        <w:tc>
          <w:tcPr>
            <w:tcW w:w="1343"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6017A4E"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2/26/2026</w:t>
            </w:r>
          </w:p>
        </w:tc>
        <w:tc>
          <w:tcPr>
            <w:tcW w:w="198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1BDBA03"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Fully functional prototype and evaluation</w:t>
            </w:r>
          </w:p>
        </w:tc>
        <w:tc>
          <w:tcPr>
            <w:tcW w:w="236" w:type="dxa"/>
            <w:vAlign w:val="center"/>
            <w:hideMark/>
          </w:tcPr>
          <w:p w14:paraId="0695B6FF" w14:textId="77777777" w:rsidR="00195855" w:rsidRPr="00195855" w:rsidRDefault="00195855" w:rsidP="00195855">
            <w:pPr>
              <w:spacing w:after="0"/>
              <w:jc w:val="left"/>
              <w:rPr>
                <w:rFonts w:ascii="Times New Roman" w:eastAsia="Times New Roman" w:hAnsi="Times New Roman" w:cs="Times New Roman"/>
                <w:sz w:val="20"/>
                <w:szCs w:val="20"/>
                <w:lang w:eastAsia="en-GB"/>
              </w:rPr>
            </w:pPr>
          </w:p>
        </w:tc>
      </w:tr>
      <w:tr w:rsidR="00195855" w:rsidRPr="00195855" w14:paraId="342513EC" w14:textId="77777777" w:rsidTr="00195855">
        <w:trPr>
          <w:trHeight w:val="1080"/>
        </w:trPr>
        <w:tc>
          <w:tcPr>
            <w:tcW w:w="89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80DD405"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G-003</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58B8A2D"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Vibration testing (FEA)</w:t>
            </w:r>
          </w:p>
        </w:tc>
        <w:tc>
          <w:tcPr>
            <w:tcW w:w="152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540A954"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Test for the natural frequencies of the system and confirm that deviate significantly from the test frequencies of shaker table. What is the displacement at the shaker table frequencies and is this safe?</w:t>
            </w:r>
          </w:p>
        </w:tc>
        <w:tc>
          <w:tcPr>
            <w:tcW w:w="996"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CACD235" w14:textId="14410123" w:rsidR="00195855" w:rsidRPr="00195855" w:rsidRDefault="00195855" w:rsidP="00195855">
            <w:pPr>
              <w:spacing w:after="0"/>
              <w:jc w:val="center"/>
              <w:rPr>
                <w:rFonts w:ascii="Aptos Narrow" w:eastAsia="Times New Roman" w:hAnsi="Aptos Narrow" w:cs="Times New Roman"/>
                <w:color w:val="000000"/>
                <w:sz w:val="16"/>
                <w:szCs w:val="16"/>
                <w:lang w:eastAsia="en-GB"/>
              </w:rPr>
            </w:pPr>
            <w:r>
              <w:rPr>
                <w:rFonts w:ascii="Aptos Narrow" w:eastAsia="Times New Roman" w:hAnsi="Aptos Narrow" w:cs="Times New Roman"/>
                <w:color w:val="000000"/>
                <w:sz w:val="16"/>
                <w:szCs w:val="16"/>
                <w:lang w:eastAsia="en-GB"/>
              </w:rPr>
              <w:t>Julius</w:t>
            </w:r>
          </w:p>
        </w:tc>
        <w:tc>
          <w:tcPr>
            <w:tcW w:w="99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D091B29"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2/19/2026</w:t>
            </w:r>
          </w:p>
        </w:tc>
        <w:tc>
          <w:tcPr>
            <w:tcW w:w="1343"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163E0EA"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2/26/2026</w:t>
            </w:r>
          </w:p>
        </w:tc>
        <w:tc>
          <w:tcPr>
            <w:tcW w:w="198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FB855DD"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CDR evaluation</w:t>
            </w:r>
          </w:p>
        </w:tc>
        <w:tc>
          <w:tcPr>
            <w:tcW w:w="236" w:type="dxa"/>
            <w:vAlign w:val="center"/>
            <w:hideMark/>
          </w:tcPr>
          <w:p w14:paraId="7DC2C5A4" w14:textId="77777777" w:rsidR="00195855" w:rsidRPr="00195855" w:rsidRDefault="00195855" w:rsidP="00195855">
            <w:pPr>
              <w:spacing w:after="0"/>
              <w:jc w:val="left"/>
              <w:rPr>
                <w:rFonts w:ascii="Times New Roman" w:eastAsia="Times New Roman" w:hAnsi="Times New Roman" w:cs="Times New Roman"/>
                <w:sz w:val="20"/>
                <w:szCs w:val="20"/>
                <w:lang w:eastAsia="en-GB"/>
              </w:rPr>
            </w:pPr>
          </w:p>
        </w:tc>
      </w:tr>
      <w:tr w:rsidR="00195855" w:rsidRPr="00195855" w14:paraId="113B1EF7" w14:textId="77777777" w:rsidTr="00195855">
        <w:trPr>
          <w:trHeight w:val="1305"/>
        </w:trPr>
        <w:tc>
          <w:tcPr>
            <w:tcW w:w="89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D7A1B94"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G-004</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080C440"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Mechanical load testing (FEA)</w:t>
            </w:r>
          </w:p>
        </w:tc>
        <w:tc>
          <w:tcPr>
            <w:tcW w:w="152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6F589AB"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Most likely Ansys - perhaps not even needed if ODS testing is successful but if there is sufficient time, good to identify points most likely to fail and add fillets etc. Then perform the analysis again, highlighting the impact of the improvements</w:t>
            </w:r>
          </w:p>
        </w:tc>
        <w:tc>
          <w:tcPr>
            <w:tcW w:w="996"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4AF245D" w14:textId="2C8250D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Pr>
                <w:rFonts w:ascii="Aptos Narrow" w:eastAsia="Times New Roman" w:hAnsi="Aptos Narrow" w:cs="Times New Roman"/>
                <w:color w:val="000000"/>
                <w:sz w:val="16"/>
                <w:szCs w:val="16"/>
                <w:lang w:eastAsia="en-GB"/>
              </w:rPr>
              <w:t>Julius</w:t>
            </w:r>
          </w:p>
        </w:tc>
        <w:tc>
          <w:tcPr>
            <w:tcW w:w="99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E12C2F4"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2/19/2026</w:t>
            </w:r>
          </w:p>
        </w:tc>
        <w:tc>
          <w:tcPr>
            <w:tcW w:w="1343"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0CDC2D6"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2/26/2026</w:t>
            </w:r>
          </w:p>
        </w:tc>
        <w:tc>
          <w:tcPr>
            <w:tcW w:w="198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0B86E6D"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CDR evaluation</w:t>
            </w:r>
          </w:p>
        </w:tc>
        <w:tc>
          <w:tcPr>
            <w:tcW w:w="236" w:type="dxa"/>
            <w:vAlign w:val="center"/>
            <w:hideMark/>
          </w:tcPr>
          <w:p w14:paraId="3E71078A" w14:textId="77777777" w:rsidR="00195855" w:rsidRPr="00195855" w:rsidRDefault="00195855" w:rsidP="00195855">
            <w:pPr>
              <w:spacing w:after="0"/>
              <w:jc w:val="left"/>
              <w:rPr>
                <w:rFonts w:ascii="Times New Roman" w:eastAsia="Times New Roman" w:hAnsi="Times New Roman" w:cs="Times New Roman"/>
                <w:sz w:val="20"/>
                <w:szCs w:val="20"/>
                <w:lang w:eastAsia="en-GB"/>
              </w:rPr>
            </w:pPr>
          </w:p>
        </w:tc>
      </w:tr>
      <w:tr w:rsidR="00195855" w:rsidRPr="00195855" w14:paraId="68F8D64C" w14:textId="77777777" w:rsidTr="00195855">
        <w:trPr>
          <w:trHeight w:val="1350"/>
        </w:trPr>
        <w:tc>
          <w:tcPr>
            <w:tcW w:w="89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41FA2E7"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D-002</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CB94218"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Test of motor control and power transfer to the wheels. Requires CAD and its print</w:t>
            </w:r>
          </w:p>
        </w:tc>
        <w:tc>
          <w:tcPr>
            <w:tcW w:w="152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A298C2E"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b/>
                <w:bCs/>
                <w:color w:val="000000"/>
                <w:sz w:val="16"/>
                <w:szCs w:val="16"/>
                <w:lang w:eastAsia="en-GB"/>
              </w:rPr>
              <w:t>Full print not needed</w:t>
            </w:r>
            <w:r w:rsidRPr="00195855">
              <w:rPr>
                <w:rFonts w:ascii="Aptos Narrow" w:eastAsia="Times New Roman" w:hAnsi="Aptos Narrow" w:cs="Times New Roman"/>
                <w:color w:val="000000"/>
                <w:sz w:val="16"/>
                <w:szCs w:val="16"/>
                <w:lang w:eastAsia="en-GB"/>
              </w:rPr>
              <w:t>, a motor needs to be bought by this stage and the drive train and wheel printed</w:t>
            </w:r>
          </w:p>
        </w:tc>
        <w:tc>
          <w:tcPr>
            <w:tcW w:w="996"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6F3851F"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Software team</w:t>
            </w:r>
          </w:p>
        </w:tc>
        <w:tc>
          <w:tcPr>
            <w:tcW w:w="99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746C9E3"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2/12/2026</w:t>
            </w:r>
          </w:p>
        </w:tc>
        <w:tc>
          <w:tcPr>
            <w:tcW w:w="1343"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1BBB1DA"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2/19/2026</w:t>
            </w:r>
          </w:p>
        </w:tc>
        <w:tc>
          <w:tcPr>
            <w:tcW w:w="198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8A2CE5D"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CDR evaluation</w:t>
            </w:r>
          </w:p>
        </w:tc>
        <w:tc>
          <w:tcPr>
            <w:tcW w:w="236" w:type="dxa"/>
            <w:vAlign w:val="center"/>
            <w:hideMark/>
          </w:tcPr>
          <w:p w14:paraId="78D39B46" w14:textId="77777777" w:rsidR="00195855" w:rsidRPr="00195855" w:rsidRDefault="00195855" w:rsidP="00195855">
            <w:pPr>
              <w:spacing w:after="0"/>
              <w:jc w:val="left"/>
              <w:rPr>
                <w:rFonts w:ascii="Times New Roman" w:eastAsia="Times New Roman" w:hAnsi="Times New Roman" w:cs="Times New Roman"/>
                <w:sz w:val="20"/>
                <w:szCs w:val="20"/>
                <w:lang w:eastAsia="en-GB"/>
              </w:rPr>
            </w:pPr>
          </w:p>
        </w:tc>
      </w:tr>
      <w:tr w:rsidR="00195855" w:rsidRPr="00195855" w14:paraId="6DDF5ABF" w14:textId="77777777" w:rsidTr="00195855">
        <w:trPr>
          <w:trHeight w:val="645"/>
        </w:trPr>
        <w:tc>
          <w:tcPr>
            <w:tcW w:w="89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D4203D8"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G-005</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89A2DF7"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ALL requirement verification checks</w:t>
            </w:r>
          </w:p>
        </w:tc>
        <w:tc>
          <w:tcPr>
            <w:tcW w:w="152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DE234EC"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If successful, can finalize the mechanical report. Needs very clear mention in the CDR that this evaluation has been completed</w:t>
            </w:r>
          </w:p>
        </w:tc>
        <w:tc>
          <w:tcPr>
            <w:tcW w:w="996"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A15138E"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Everyone</w:t>
            </w:r>
          </w:p>
        </w:tc>
        <w:tc>
          <w:tcPr>
            <w:tcW w:w="99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59C15E9"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2/12/2026</w:t>
            </w:r>
          </w:p>
        </w:tc>
        <w:tc>
          <w:tcPr>
            <w:tcW w:w="1343"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00177FF"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2/28/2026</w:t>
            </w:r>
          </w:p>
        </w:tc>
        <w:tc>
          <w:tcPr>
            <w:tcW w:w="198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36517ED"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CDR evaluation</w:t>
            </w:r>
          </w:p>
        </w:tc>
        <w:tc>
          <w:tcPr>
            <w:tcW w:w="236" w:type="dxa"/>
            <w:vAlign w:val="center"/>
            <w:hideMark/>
          </w:tcPr>
          <w:p w14:paraId="6853B1F8" w14:textId="77777777" w:rsidR="00195855" w:rsidRPr="00195855" w:rsidRDefault="00195855" w:rsidP="00195855">
            <w:pPr>
              <w:spacing w:after="0"/>
              <w:jc w:val="left"/>
              <w:rPr>
                <w:rFonts w:ascii="Times New Roman" w:eastAsia="Times New Roman" w:hAnsi="Times New Roman" w:cs="Times New Roman"/>
                <w:sz w:val="20"/>
                <w:szCs w:val="20"/>
                <w:lang w:eastAsia="en-GB"/>
              </w:rPr>
            </w:pPr>
          </w:p>
        </w:tc>
      </w:tr>
      <w:tr w:rsidR="00195855" w:rsidRPr="00195855" w14:paraId="7BDDB0FB" w14:textId="77777777" w:rsidTr="00195855">
        <w:trPr>
          <w:trHeight w:val="300"/>
        </w:trPr>
        <w:tc>
          <w:tcPr>
            <w:tcW w:w="89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CA9418E"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ODS-007</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444BB46"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Lock mechanism for ODS</w:t>
            </w:r>
          </w:p>
        </w:tc>
        <w:tc>
          <w:tcPr>
            <w:tcW w:w="152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BD172B4"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Stow/Unstow remotely</w:t>
            </w:r>
          </w:p>
        </w:tc>
        <w:tc>
          <w:tcPr>
            <w:tcW w:w="996"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D2A2A0B"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Julius</w:t>
            </w:r>
          </w:p>
        </w:tc>
        <w:tc>
          <w:tcPr>
            <w:tcW w:w="99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59BF336"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1/29/2026</w:t>
            </w:r>
          </w:p>
        </w:tc>
        <w:tc>
          <w:tcPr>
            <w:tcW w:w="1343"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ACE4B56"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2/5/2026</w:t>
            </w:r>
          </w:p>
        </w:tc>
        <w:tc>
          <w:tcPr>
            <w:tcW w:w="198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72D1196"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CDR evaluation</w:t>
            </w:r>
          </w:p>
        </w:tc>
        <w:tc>
          <w:tcPr>
            <w:tcW w:w="236" w:type="dxa"/>
            <w:vAlign w:val="center"/>
            <w:hideMark/>
          </w:tcPr>
          <w:p w14:paraId="57087E2F" w14:textId="77777777" w:rsidR="00195855" w:rsidRPr="00195855" w:rsidRDefault="00195855" w:rsidP="00195855">
            <w:pPr>
              <w:spacing w:after="0"/>
              <w:jc w:val="left"/>
              <w:rPr>
                <w:rFonts w:ascii="Times New Roman" w:eastAsia="Times New Roman" w:hAnsi="Times New Roman" w:cs="Times New Roman"/>
                <w:sz w:val="20"/>
                <w:szCs w:val="20"/>
                <w:lang w:eastAsia="en-GB"/>
              </w:rPr>
            </w:pPr>
          </w:p>
        </w:tc>
      </w:tr>
      <w:tr w:rsidR="00195855" w:rsidRPr="00195855" w14:paraId="5EA154A4" w14:textId="77777777" w:rsidTr="00195855">
        <w:trPr>
          <w:trHeight w:val="435"/>
        </w:trPr>
        <w:tc>
          <w:tcPr>
            <w:tcW w:w="89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2DB7A35"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ODS-008</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8EC01D2"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Determination of TPU supports for the ODS arm through FEA</w:t>
            </w:r>
          </w:p>
        </w:tc>
        <w:tc>
          <w:tcPr>
            <w:tcW w:w="152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10EA278"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Ansys</w:t>
            </w:r>
          </w:p>
        </w:tc>
        <w:tc>
          <w:tcPr>
            <w:tcW w:w="996"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97BA385"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Julius</w:t>
            </w:r>
          </w:p>
        </w:tc>
        <w:tc>
          <w:tcPr>
            <w:tcW w:w="99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73CFB8F"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2/5/2026</w:t>
            </w:r>
          </w:p>
        </w:tc>
        <w:tc>
          <w:tcPr>
            <w:tcW w:w="1343"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98B7969"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2/12/2026</w:t>
            </w:r>
          </w:p>
        </w:tc>
        <w:tc>
          <w:tcPr>
            <w:tcW w:w="198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6BD9087" w14:textId="77777777" w:rsidR="00195855" w:rsidRPr="00195855" w:rsidRDefault="00195855" w:rsidP="00195855">
            <w:pPr>
              <w:spacing w:after="0"/>
              <w:jc w:val="center"/>
              <w:rPr>
                <w:rFonts w:ascii="Aptos Narrow" w:eastAsia="Times New Roman" w:hAnsi="Aptos Narrow" w:cs="Times New Roman"/>
                <w:color w:val="000000"/>
                <w:sz w:val="16"/>
                <w:szCs w:val="16"/>
                <w:lang w:eastAsia="en-GB"/>
              </w:rPr>
            </w:pPr>
            <w:r w:rsidRPr="00195855">
              <w:rPr>
                <w:rFonts w:ascii="Aptos Narrow" w:eastAsia="Times New Roman" w:hAnsi="Aptos Narrow" w:cs="Times New Roman"/>
                <w:color w:val="000000"/>
                <w:sz w:val="16"/>
                <w:szCs w:val="16"/>
                <w:lang w:eastAsia="en-GB"/>
              </w:rPr>
              <w:t>CDR evaluation</w:t>
            </w:r>
          </w:p>
        </w:tc>
        <w:tc>
          <w:tcPr>
            <w:tcW w:w="236" w:type="dxa"/>
            <w:vAlign w:val="center"/>
            <w:hideMark/>
          </w:tcPr>
          <w:p w14:paraId="415E6DA6" w14:textId="77777777" w:rsidR="00195855" w:rsidRPr="00195855" w:rsidRDefault="00195855" w:rsidP="00195855">
            <w:pPr>
              <w:spacing w:after="0"/>
              <w:jc w:val="left"/>
              <w:rPr>
                <w:rFonts w:ascii="Times New Roman" w:eastAsia="Times New Roman" w:hAnsi="Times New Roman" w:cs="Times New Roman"/>
                <w:sz w:val="20"/>
                <w:szCs w:val="20"/>
                <w:lang w:eastAsia="en-GB"/>
              </w:rPr>
            </w:pPr>
          </w:p>
        </w:tc>
      </w:tr>
    </w:tbl>
    <w:p w14:paraId="52B715ED" w14:textId="77777777" w:rsidR="00CE58A3" w:rsidRDefault="00CE58A3" w:rsidP="0074150C">
      <w:pPr>
        <w:rPr>
          <w:b/>
          <w:bCs/>
        </w:rPr>
      </w:pPr>
    </w:p>
    <w:p w14:paraId="155144F3" w14:textId="77777777" w:rsidR="00E95EC0" w:rsidRPr="00E95EC0" w:rsidRDefault="00E95EC0" w:rsidP="00E95EC0"/>
    <w:p w14:paraId="046209F2" w14:textId="6AEA271C" w:rsidR="1240BFF1" w:rsidRDefault="1240BFF1" w:rsidP="00E36A23">
      <w:pPr>
        <w:pStyle w:val="Heading2"/>
        <w:rPr>
          <w:rFonts w:ascii="Poppins" w:eastAsia="Poppins" w:hAnsi="Poppins" w:cs="Poppins"/>
          <w:b/>
          <w:sz w:val="22"/>
          <w:szCs w:val="22"/>
        </w:rPr>
      </w:pPr>
      <w:bookmarkStart w:id="44" w:name="_Toc223975983"/>
      <w:r w:rsidRPr="0E4BD36C">
        <w:rPr>
          <w:rFonts w:ascii="Poppins" w:eastAsia="Poppins" w:hAnsi="Poppins" w:cs="Poppins"/>
          <w:b/>
          <w:sz w:val="22"/>
          <w:szCs w:val="22"/>
        </w:rPr>
        <w:t>Appendix B: Bill of Materials</w:t>
      </w:r>
      <w:bookmarkEnd w:id="44"/>
    </w:p>
    <w:p w14:paraId="0EBA7E19" w14:textId="29F8D609" w:rsidR="00A71701" w:rsidRPr="00A71701" w:rsidRDefault="00A71701" w:rsidP="00A71701">
      <w:pPr>
        <w:jc w:val="center"/>
        <w:rPr>
          <w:b/>
          <w:bCs/>
        </w:rPr>
      </w:pPr>
      <w:r w:rsidRPr="00A71701">
        <w:rPr>
          <w:b/>
          <w:bCs/>
        </w:rPr>
        <w:t>Table B1: Bill of Materials</w:t>
      </w:r>
    </w:p>
    <w:tbl>
      <w:tblPr>
        <w:tblStyle w:val="TableGrid"/>
        <w:tblW w:w="10622" w:type="dxa"/>
        <w:jc w:val="center"/>
        <w:tblLook w:val="06A0" w:firstRow="1" w:lastRow="0" w:firstColumn="1" w:lastColumn="0" w:noHBand="1" w:noVBand="1"/>
      </w:tblPr>
      <w:tblGrid>
        <w:gridCol w:w="1390"/>
        <w:gridCol w:w="1687"/>
        <w:gridCol w:w="2105"/>
        <w:gridCol w:w="1103"/>
        <w:gridCol w:w="10"/>
        <w:gridCol w:w="607"/>
        <w:gridCol w:w="1072"/>
        <w:gridCol w:w="1078"/>
        <w:gridCol w:w="1570"/>
      </w:tblGrid>
      <w:tr w:rsidR="003D76BB" w14:paraId="02B31190" w14:textId="77777777" w:rsidTr="47D6497F">
        <w:trPr>
          <w:trHeight w:val="300"/>
          <w:jc w:val="center"/>
        </w:trPr>
        <w:tc>
          <w:tcPr>
            <w:tcW w:w="1395" w:type="dxa"/>
          </w:tcPr>
          <w:p w14:paraId="713563C9" w14:textId="212EE257" w:rsidR="6B9A5B1C" w:rsidRDefault="6B9A5B1C" w:rsidP="4E5E0C12">
            <w:pPr>
              <w:jc w:val="center"/>
              <w:rPr>
                <w:b/>
                <w:color w:val="000000" w:themeColor="text1"/>
                <w:sz w:val="18"/>
                <w:szCs w:val="18"/>
              </w:rPr>
            </w:pPr>
            <w:r w:rsidRPr="7C324E05">
              <w:rPr>
                <w:b/>
                <w:color w:val="000000" w:themeColor="text1"/>
                <w:sz w:val="18"/>
                <w:szCs w:val="18"/>
              </w:rPr>
              <w:t>Subsystem</w:t>
            </w:r>
          </w:p>
        </w:tc>
        <w:tc>
          <w:tcPr>
            <w:tcW w:w="1596" w:type="dxa"/>
          </w:tcPr>
          <w:p w14:paraId="3A27B321" w14:textId="12C15C91" w:rsidR="6B9A5B1C" w:rsidRDefault="6B9A5B1C" w:rsidP="4E5E0C12">
            <w:pPr>
              <w:jc w:val="center"/>
              <w:rPr>
                <w:b/>
                <w:color w:val="000000" w:themeColor="text1"/>
                <w:sz w:val="18"/>
                <w:szCs w:val="18"/>
              </w:rPr>
            </w:pPr>
            <w:r w:rsidRPr="7C324E05">
              <w:rPr>
                <w:b/>
                <w:color w:val="000000" w:themeColor="text1"/>
                <w:sz w:val="18"/>
                <w:szCs w:val="18"/>
              </w:rPr>
              <w:t>Comp. Name</w:t>
            </w:r>
          </w:p>
        </w:tc>
        <w:tc>
          <w:tcPr>
            <w:tcW w:w="2145" w:type="dxa"/>
          </w:tcPr>
          <w:p w14:paraId="257F1267" w14:textId="6B482B1B" w:rsidR="6B9A5B1C" w:rsidRDefault="6B9A5B1C" w:rsidP="4E5E0C12">
            <w:pPr>
              <w:jc w:val="center"/>
              <w:rPr>
                <w:b/>
                <w:color w:val="000000" w:themeColor="text1"/>
                <w:sz w:val="18"/>
                <w:szCs w:val="18"/>
              </w:rPr>
            </w:pPr>
            <w:r w:rsidRPr="7C324E05">
              <w:rPr>
                <w:b/>
                <w:color w:val="000000" w:themeColor="text1"/>
                <w:sz w:val="18"/>
                <w:szCs w:val="18"/>
              </w:rPr>
              <w:t>Description</w:t>
            </w:r>
          </w:p>
        </w:tc>
        <w:tc>
          <w:tcPr>
            <w:tcW w:w="1117" w:type="dxa"/>
            <w:gridSpan w:val="2"/>
          </w:tcPr>
          <w:p w14:paraId="67B6DDDE" w14:textId="2CAB2C15" w:rsidR="6B9A5B1C" w:rsidRDefault="6B9A5B1C" w:rsidP="4E5E0C12">
            <w:pPr>
              <w:jc w:val="center"/>
              <w:rPr>
                <w:b/>
                <w:color w:val="000000" w:themeColor="text1"/>
                <w:sz w:val="18"/>
                <w:szCs w:val="18"/>
              </w:rPr>
            </w:pPr>
            <w:r w:rsidRPr="7C324E05">
              <w:rPr>
                <w:b/>
                <w:color w:val="000000" w:themeColor="text1"/>
                <w:sz w:val="18"/>
                <w:szCs w:val="18"/>
              </w:rPr>
              <w:t>Vendor</w:t>
            </w:r>
          </w:p>
        </w:tc>
        <w:tc>
          <w:tcPr>
            <w:tcW w:w="608" w:type="dxa"/>
          </w:tcPr>
          <w:p w14:paraId="6FB36578" w14:textId="729014AB" w:rsidR="6B9A5B1C" w:rsidRDefault="6B9A5B1C" w:rsidP="4E5E0C12">
            <w:pPr>
              <w:jc w:val="center"/>
              <w:rPr>
                <w:b/>
                <w:color w:val="000000" w:themeColor="text1"/>
                <w:sz w:val="18"/>
                <w:szCs w:val="18"/>
              </w:rPr>
            </w:pPr>
            <w:r w:rsidRPr="7C324E05">
              <w:rPr>
                <w:b/>
                <w:color w:val="000000" w:themeColor="text1"/>
                <w:sz w:val="18"/>
                <w:szCs w:val="18"/>
              </w:rPr>
              <w:t>Link</w:t>
            </w:r>
          </w:p>
        </w:tc>
        <w:tc>
          <w:tcPr>
            <w:tcW w:w="1075" w:type="dxa"/>
          </w:tcPr>
          <w:p w14:paraId="2F0F597B" w14:textId="2E6B42DA" w:rsidR="6B9A5B1C" w:rsidRDefault="6B9A5B1C" w:rsidP="4E5E0C12">
            <w:pPr>
              <w:jc w:val="center"/>
              <w:rPr>
                <w:b/>
                <w:color w:val="000000" w:themeColor="text1"/>
                <w:sz w:val="18"/>
                <w:szCs w:val="18"/>
              </w:rPr>
            </w:pPr>
            <w:r w:rsidRPr="7C324E05">
              <w:rPr>
                <w:b/>
                <w:color w:val="000000" w:themeColor="text1"/>
                <w:sz w:val="18"/>
                <w:szCs w:val="18"/>
              </w:rPr>
              <w:t>Unit Price (£)</w:t>
            </w:r>
          </w:p>
        </w:tc>
        <w:tc>
          <w:tcPr>
            <w:tcW w:w="1080" w:type="dxa"/>
          </w:tcPr>
          <w:p w14:paraId="13175241" w14:textId="74E3393C" w:rsidR="6B9A5B1C" w:rsidRDefault="6B9A5B1C" w:rsidP="4E5E0C12">
            <w:pPr>
              <w:jc w:val="center"/>
              <w:rPr>
                <w:b/>
                <w:color w:val="000000" w:themeColor="text1"/>
                <w:sz w:val="18"/>
                <w:szCs w:val="18"/>
              </w:rPr>
            </w:pPr>
            <w:r w:rsidRPr="7C324E05">
              <w:rPr>
                <w:b/>
                <w:color w:val="000000" w:themeColor="text1"/>
                <w:sz w:val="18"/>
                <w:szCs w:val="18"/>
              </w:rPr>
              <w:t>Quantity</w:t>
            </w:r>
          </w:p>
        </w:tc>
        <w:tc>
          <w:tcPr>
            <w:tcW w:w="1606" w:type="dxa"/>
          </w:tcPr>
          <w:p w14:paraId="4A65368B" w14:textId="4033F8A9" w:rsidR="6B9A5B1C" w:rsidRDefault="6B9A5B1C" w:rsidP="4E5E0C12">
            <w:pPr>
              <w:jc w:val="center"/>
              <w:rPr>
                <w:b/>
                <w:color w:val="000000" w:themeColor="text1"/>
                <w:sz w:val="18"/>
                <w:szCs w:val="18"/>
              </w:rPr>
            </w:pPr>
            <w:r w:rsidRPr="7C324E05">
              <w:rPr>
                <w:b/>
                <w:color w:val="000000" w:themeColor="text1"/>
                <w:sz w:val="18"/>
                <w:szCs w:val="18"/>
              </w:rPr>
              <w:t>Total Price (£)</w:t>
            </w:r>
          </w:p>
        </w:tc>
      </w:tr>
      <w:tr w:rsidR="003D76BB" w14:paraId="4E85F217" w14:textId="77777777" w:rsidTr="47D6497F">
        <w:trPr>
          <w:trHeight w:val="846"/>
          <w:jc w:val="center"/>
        </w:trPr>
        <w:tc>
          <w:tcPr>
            <w:tcW w:w="1395" w:type="dxa"/>
            <w:vMerge w:val="restart"/>
            <w:vAlign w:val="center"/>
          </w:tcPr>
          <w:p w14:paraId="6E37F5A2" w14:textId="720D3243" w:rsidR="003D76BB" w:rsidRDefault="003D76BB" w:rsidP="003D76BB">
            <w:pPr>
              <w:jc w:val="center"/>
              <w:rPr>
                <w:b/>
                <w:color w:val="000000" w:themeColor="text1"/>
                <w:sz w:val="18"/>
                <w:szCs w:val="18"/>
              </w:rPr>
            </w:pPr>
            <w:r w:rsidRPr="7C324E05">
              <w:rPr>
                <w:b/>
                <w:color w:val="000000" w:themeColor="text1"/>
                <w:sz w:val="18"/>
                <w:szCs w:val="18"/>
              </w:rPr>
              <w:t>Mechanical</w:t>
            </w:r>
          </w:p>
        </w:tc>
        <w:tc>
          <w:tcPr>
            <w:tcW w:w="1596" w:type="dxa"/>
          </w:tcPr>
          <w:p w14:paraId="67569CDC" w14:textId="5BDE5BFE" w:rsidR="003D76BB" w:rsidRDefault="003D76BB" w:rsidP="4E5E0C12">
            <w:pPr>
              <w:rPr>
                <w:color w:val="000000" w:themeColor="text1"/>
                <w:sz w:val="18"/>
                <w:szCs w:val="18"/>
              </w:rPr>
            </w:pPr>
            <w:r w:rsidRPr="7C324E05">
              <w:rPr>
                <w:color w:val="000000" w:themeColor="text1"/>
                <w:sz w:val="18"/>
                <w:szCs w:val="18"/>
              </w:rPr>
              <w:t>Camera Pitch Servo</w:t>
            </w:r>
          </w:p>
        </w:tc>
        <w:tc>
          <w:tcPr>
            <w:tcW w:w="2145" w:type="dxa"/>
          </w:tcPr>
          <w:p w14:paraId="1362ABF6" w14:textId="65275616" w:rsidR="003D76BB" w:rsidRDefault="003D76BB" w:rsidP="4E5E0C12">
            <w:pPr>
              <w:rPr>
                <w:color w:val="000000" w:themeColor="text1"/>
                <w:sz w:val="18"/>
                <w:szCs w:val="18"/>
              </w:rPr>
            </w:pPr>
            <w:r w:rsidRPr="7C324E05">
              <w:rPr>
                <w:color w:val="000000" w:themeColor="text1"/>
                <w:sz w:val="18"/>
                <w:szCs w:val="18"/>
              </w:rPr>
              <w:t>MG92B</w:t>
            </w:r>
          </w:p>
        </w:tc>
        <w:tc>
          <w:tcPr>
            <w:tcW w:w="1117" w:type="dxa"/>
            <w:gridSpan w:val="2"/>
          </w:tcPr>
          <w:p w14:paraId="630E6170" w14:textId="62F41C34" w:rsidR="003D76BB" w:rsidRDefault="003D76BB" w:rsidP="4E5E0C12">
            <w:pPr>
              <w:rPr>
                <w:color w:val="000000" w:themeColor="text1"/>
                <w:sz w:val="18"/>
                <w:szCs w:val="18"/>
              </w:rPr>
            </w:pPr>
            <w:proofErr w:type="spellStart"/>
            <w:r w:rsidRPr="7C324E05">
              <w:rPr>
                <w:color w:val="000000" w:themeColor="text1"/>
                <w:sz w:val="18"/>
                <w:szCs w:val="18"/>
              </w:rPr>
              <w:t>TowerPro</w:t>
            </w:r>
            <w:proofErr w:type="spellEnd"/>
          </w:p>
        </w:tc>
        <w:tc>
          <w:tcPr>
            <w:tcW w:w="608" w:type="dxa"/>
          </w:tcPr>
          <w:p w14:paraId="241B1975" w14:textId="14998AD5" w:rsidR="003D76BB" w:rsidRDefault="003D76BB" w:rsidP="4E5E0C12">
            <w:pPr>
              <w:rPr>
                <w:sz w:val="18"/>
                <w:szCs w:val="18"/>
              </w:rPr>
            </w:pPr>
            <w:hyperlink r:id="rId67">
              <w:r w:rsidRPr="7C324E05">
                <w:rPr>
                  <w:rStyle w:val="Hyperlink"/>
                  <w:sz w:val="18"/>
                  <w:szCs w:val="18"/>
                </w:rPr>
                <w:t>Link</w:t>
              </w:r>
            </w:hyperlink>
          </w:p>
        </w:tc>
        <w:tc>
          <w:tcPr>
            <w:tcW w:w="1075" w:type="dxa"/>
          </w:tcPr>
          <w:p w14:paraId="3B9E3AF3" w14:textId="23170A06" w:rsidR="003D76BB" w:rsidRDefault="003D76BB" w:rsidP="4E5E0C12">
            <w:pPr>
              <w:jc w:val="right"/>
              <w:rPr>
                <w:color w:val="000000" w:themeColor="text1"/>
                <w:sz w:val="18"/>
                <w:szCs w:val="18"/>
              </w:rPr>
            </w:pPr>
            <w:r w:rsidRPr="7C324E05">
              <w:rPr>
                <w:color w:val="000000" w:themeColor="text1"/>
                <w:sz w:val="18"/>
                <w:szCs w:val="18"/>
              </w:rPr>
              <w:t>0 (Owned)</w:t>
            </w:r>
          </w:p>
        </w:tc>
        <w:tc>
          <w:tcPr>
            <w:tcW w:w="1080" w:type="dxa"/>
          </w:tcPr>
          <w:p w14:paraId="0BC64606" w14:textId="4CF1A41A" w:rsidR="003D76BB" w:rsidRDefault="003D76BB" w:rsidP="4E5E0C12">
            <w:pPr>
              <w:jc w:val="right"/>
              <w:rPr>
                <w:color w:val="000000" w:themeColor="text1"/>
                <w:sz w:val="18"/>
                <w:szCs w:val="18"/>
              </w:rPr>
            </w:pPr>
            <w:r w:rsidRPr="7C324E05">
              <w:rPr>
                <w:color w:val="000000" w:themeColor="text1"/>
                <w:sz w:val="18"/>
                <w:szCs w:val="18"/>
              </w:rPr>
              <w:t>1</w:t>
            </w:r>
          </w:p>
        </w:tc>
        <w:tc>
          <w:tcPr>
            <w:tcW w:w="1606" w:type="dxa"/>
          </w:tcPr>
          <w:p w14:paraId="57412A3B" w14:textId="4AEB1D7B" w:rsidR="003D76BB" w:rsidRDefault="003D76BB" w:rsidP="4E5E0C12">
            <w:pPr>
              <w:jc w:val="right"/>
              <w:rPr>
                <w:color w:val="000000" w:themeColor="text1"/>
                <w:sz w:val="18"/>
                <w:szCs w:val="18"/>
              </w:rPr>
            </w:pPr>
            <w:r w:rsidRPr="7C324E05">
              <w:rPr>
                <w:color w:val="000000" w:themeColor="text1"/>
                <w:sz w:val="18"/>
                <w:szCs w:val="18"/>
              </w:rPr>
              <w:t>0.00</w:t>
            </w:r>
          </w:p>
        </w:tc>
      </w:tr>
      <w:tr w:rsidR="003D76BB" w14:paraId="771CB8A5" w14:textId="77777777" w:rsidTr="47D6497F">
        <w:trPr>
          <w:trHeight w:val="600"/>
          <w:jc w:val="center"/>
        </w:trPr>
        <w:tc>
          <w:tcPr>
            <w:tcW w:w="1395" w:type="dxa"/>
            <w:vMerge/>
          </w:tcPr>
          <w:p w14:paraId="454EA70C" w14:textId="77777777" w:rsidR="003D76BB" w:rsidRDefault="003D76BB"/>
        </w:tc>
        <w:tc>
          <w:tcPr>
            <w:tcW w:w="1596" w:type="dxa"/>
          </w:tcPr>
          <w:p w14:paraId="60108239" w14:textId="241D3530" w:rsidR="003D76BB" w:rsidRDefault="003D76BB" w:rsidP="4E5E0C12">
            <w:pPr>
              <w:rPr>
                <w:color w:val="000000" w:themeColor="text1"/>
                <w:sz w:val="18"/>
                <w:szCs w:val="18"/>
              </w:rPr>
            </w:pPr>
            <w:r w:rsidRPr="7C324E05">
              <w:rPr>
                <w:color w:val="000000" w:themeColor="text1"/>
                <w:sz w:val="18"/>
                <w:szCs w:val="18"/>
              </w:rPr>
              <w:t>PLA Filament</w:t>
            </w:r>
          </w:p>
        </w:tc>
        <w:tc>
          <w:tcPr>
            <w:tcW w:w="2145" w:type="dxa"/>
          </w:tcPr>
          <w:p w14:paraId="721DDCBF" w14:textId="18CDEA48" w:rsidR="003D76BB" w:rsidRDefault="003D76BB" w:rsidP="4E5E0C12">
            <w:pPr>
              <w:rPr>
                <w:color w:val="000000" w:themeColor="text1"/>
                <w:sz w:val="18"/>
                <w:szCs w:val="18"/>
              </w:rPr>
            </w:pPr>
            <w:r w:rsidRPr="7C324E05">
              <w:rPr>
                <w:color w:val="000000" w:themeColor="text1"/>
                <w:sz w:val="18"/>
                <w:szCs w:val="18"/>
              </w:rPr>
              <w:t>ELEGOO PLA+ Filament 1.75mm Black 1KG, PLA Plus Tougher and Stronger 3D Printer Filament, Dimensional Accuracy +/- 0.02mm, 1kg Cardboard Spool(2.2lbs)</w:t>
            </w:r>
          </w:p>
        </w:tc>
        <w:tc>
          <w:tcPr>
            <w:tcW w:w="1107" w:type="dxa"/>
          </w:tcPr>
          <w:p w14:paraId="157362FD" w14:textId="0DC03334" w:rsidR="003D76BB" w:rsidRDefault="003D76BB" w:rsidP="4E5E0C12">
            <w:pPr>
              <w:rPr>
                <w:color w:val="000000" w:themeColor="text1"/>
                <w:sz w:val="18"/>
                <w:szCs w:val="18"/>
              </w:rPr>
            </w:pPr>
            <w:r w:rsidRPr="7C324E05">
              <w:rPr>
                <w:color w:val="000000" w:themeColor="text1"/>
                <w:sz w:val="18"/>
                <w:szCs w:val="18"/>
              </w:rPr>
              <w:t>Amazon</w:t>
            </w:r>
          </w:p>
        </w:tc>
        <w:tc>
          <w:tcPr>
            <w:tcW w:w="618" w:type="dxa"/>
            <w:gridSpan w:val="2"/>
          </w:tcPr>
          <w:p w14:paraId="78D00283" w14:textId="5968D027" w:rsidR="003D76BB" w:rsidRDefault="003D76BB" w:rsidP="4E5E0C12">
            <w:pPr>
              <w:rPr>
                <w:sz w:val="18"/>
                <w:szCs w:val="18"/>
              </w:rPr>
            </w:pPr>
            <w:hyperlink r:id="rId68">
              <w:r w:rsidRPr="7C324E05">
                <w:rPr>
                  <w:rStyle w:val="Hyperlink"/>
                  <w:sz w:val="18"/>
                  <w:szCs w:val="18"/>
                </w:rPr>
                <w:t>Link</w:t>
              </w:r>
            </w:hyperlink>
          </w:p>
        </w:tc>
        <w:tc>
          <w:tcPr>
            <w:tcW w:w="1075" w:type="dxa"/>
          </w:tcPr>
          <w:p w14:paraId="176A34C8" w14:textId="5C4A07A9" w:rsidR="003D76BB" w:rsidRDefault="003D76BB" w:rsidP="4E5E0C12">
            <w:pPr>
              <w:jc w:val="right"/>
              <w:rPr>
                <w:color w:val="000000" w:themeColor="text1"/>
                <w:sz w:val="18"/>
                <w:szCs w:val="18"/>
              </w:rPr>
            </w:pPr>
            <w:r w:rsidRPr="7C324E05">
              <w:rPr>
                <w:color w:val="000000" w:themeColor="text1"/>
                <w:sz w:val="18"/>
                <w:szCs w:val="18"/>
              </w:rPr>
              <w:t>13.59</w:t>
            </w:r>
          </w:p>
        </w:tc>
        <w:tc>
          <w:tcPr>
            <w:tcW w:w="1080" w:type="dxa"/>
          </w:tcPr>
          <w:p w14:paraId="1F0DC41F" w14:textId="3B828241" w:rsidR="003D76BB" w:rsidRDefault="003D76BB" w:rsidP="4E5E0C12">
            <w:pPr>
              <w:jc w:val="right"/>
              <w:rPr>
                <w:color w:val="000000" w:themeColor="text1"/>
                <w:sz w:val="18"/>
                <w:szCs w:val="18"/>
              </w:rPr>
            </w:pPr>
            <w:r w:rsidRPr="7C324E05">
              <w:rPr>
                <w:color w:val="000000" w:themeColor="text1"/>
                <w:sz w:val="18"/>
                <w:szCs w:val="18"/>
              </w:rPr>
              <w:t>1</w:t>
            </w:r>
          </w:p>
        </w:tc>
        <w:tc>
          <w:tcPr>
            <w:tcW w:w="1606" w:type="dxa"/>
          </w:tcPr>
          <w:p w14:paraId="41C27275" w14:textId="68D6A565" w:rsidR="003D76BB" w:rsidRDefault="003D76BB" w:rsidP="4E5E0C12">
            <w:pPr>
              <w:jc w:val="right"/>
              <w:rPr>
                <w:color w:val="000000" w:themeColor="text1"/>
                <w:sz w:val="18"/>
                <w:szCs w:val="18"/>
              </w:rPr>
            </w:pPr>
            <w:r w:rsidRPr="7C324E05">
              <w:rPr>
                <w:color w:val="000000" w:themeColor="text1"/>
                <w:sz w:val="18"/>
                <w:szCs w:val="18"/>
              </w:rPr>
              <w:t>13.59</w:t>
            </w:r>
          </w:p>
        </w:tc>
      </w:tr>
      <w:tr w:rsidR="003D76BB" w14:paraId="625D6F65" w14:textId="77777777" w:rsidTr="47D6497F">
        <w:trPr>
          <w:trHeight w:val="960"/>
          <w:jc w:val="center"/>
        </w:trPr>
        <w:tc>
          <w:tcPr>
            <w:tcW w:w="1395" w:type="dxa"/>
            <w:vMerge/>
          </w:tcPr>
          <w:p w14:paraId="5E9F0A61" w14:textId="77777777" w:rsidR="003D76BB" w:rsidRDefault="003D76BB"/>
        </w:tc>
        <w:tc>
          <w:tcPr>
            <w:tcW w:w="1596" w:type="dxa"/>
          </w:tcPr>
          <w:p w14:paraId="29BAFE9E" w14:textId="37CB7C53" w:rsidR="003D76BB" w:rsidRDefault="003D76BB" w:rsidP="4E5E0C12">
            <w:pPr>
              <w:rPr>
                <w:color w:val="000000" w:themeColor="text1"/>
                <w:sz w:val="18"/>
                <w:szCs w:val="18"/>
              </w:rPr>
            </w:pPr>
            <w:r w:rsidRPr="7C324E05">
              <w:rPr>
                <w:color w:val="000000" w:themeColor="text1"/>
                <w:sz w:val="18"/>
                <w:szCs w:val="18"/>
              </w:rPr>
              <w:t>PETG Filament</w:t>
            </w:r>
          </w:p>
        </w:tc>
        <w:tc>
          <w:tcPr>
            <w:tcW w:w="2145" w:type="dxa"/>
          </w:tcPr>
          <w:p w14:paraId="12A4FB9F" w14:textId="3F7423AB" w:rsidR="003D76BB" w:rsidRDefault="003D76BB" w:rsidP="4E5E0C12">
            <w:pPr>
              <w:rPr>
                <w:color w:val="000000" w:themeColor="text1"/>
                <w:sz w:val="18"/>
                <w:szCs w:val="18"/>
              </w:rPr>
            </w:pPr>
            <w:r w:rsidRPr="7C324E05">
              <w:rPr>
                <w:color w:val="000000" w:themeColor="text1"/>
                <w:sz w:val="18"/>
                <w:szCs w:val="18"/>
              </w:rPr>
              <w:t xml:space="preserve">ELEGOO Rapid PETG Filament 1.75mm Grey 1KG, High Speed Up to 600mm/s 3D Printer Filament Dimensional Accuracy +/- 0.02 mm, 1kg Cardboard Spool(2.2lbs) </w:t>
            </w:r>
          </w:p>
        </w:tc>
        <w:tc>
          <w:tcPr>
            <w:tcW w:w="1107" w:type="dxa"/>
          </w:tcPr>
          <w:p w14:paraId="6EA5F20C" w14:textId="47E06C9E" w:rsidR="003D76BB" w:rsidRDefault="003D76BB" w:rsidP="4E5E0C12">
            <w:pPr>
              <w:rPr>
                <w:color w:val="000000" w:themeColor="text1"/>
                <w:sz w:val="18"/>
                <w:szCs w:val="18"/>
              </w:rPr>
            </w:pPr>
            <w:r w:rsidRPr="7C324E05">
              <w:rPr>
                <w:color w:val="000000" w:themeColor="text1"/>
                <w:sz w:val="18"/>
                <w:szCs w:val="18"/>
              </w:rPr>
              <w:t>Amazon</w:t>
            </w:r>
          </w:p>
        </w:tc>
        <w:tc>
          <w:tcPr>
            <w:tcW w:w="618" w:type="dxa"/>
            <w:gridSpan w:val="2"/>
          </w:tcPr>
          <w:p w14:paraId="54591BB9" w14:textId="359ACCBC" w:rsidR="003D76BB" w:rsidRDefault="003D76BB" w:rsidP="4E5E0C12">
            <w:pPr>
              <w:rPr>
                <w:sz w:val="18"/>
                <w:szCs w:val="18"/>
              </w:rPr>
            </w:pPr>
            <w:hyperlink r:id="rId69">
              <w:r w:rsidRPr="7C324E05">
                <w:rPr>
                  <w:rStyle w:val="Hyperlink"/>
                  <w:sz w:val="18"/>
                  <w:szCs w:val="18"/>
                </w:rPr>
                <w:t>Link</w:t>
              </w:r>
            </w:hyperlink>
          </w:p>
        </w:tc>
        <w:tc>
          <w:tcPr>
            <w:tcW w:w="1075" w:type="dxa"/>
          </w:tcPr>
          <w:p w14:paraId="6409B560" w14:textId="500F5F8E" w:rsidR="003D76BB" w:rsidRDefault="003D76BB" w:rsidP="4E5E0C12">
            <w:pPr>
              <w:jc w:val="right"/>
              <w:rPr>
                <w:color w:val="000000" w:themeColor="text1"/>
                <w:sz w:val="18"/>
                <w:szCs w:val="18"/>
              </w:rPr>
            </w:pPr>
            <w:r w:rsidRPr="7C324E05">
              <w:rPr>
                <w:color w:val="000000" w:themeColor="text1"/>
                <w:sz w:val="18"/>
                <w:szCs w:val="18"/>
              </w:rPr>
              <w:t>13.59</w:t>
            </w:r>
          </w:p>
        </w:tc>
        <w:tc>
          <w:tcPr>
            <w:tcW w:w="1080" w:type="dxa"/>
          </w:tcPr>
          <w:p w14:paraId="331FABB2" w14:textId="6F1153CA" w:rsidR="003D76BB" w:rsidRDefault="003D76BB" w:rsidP="4E5E0C12">
            <w:pPr>
              <w:jc w:val="right"/>
              <w:rPr>
                <w:color w:val="000000" w:themeColor="text1"/>
                <w:sz w:val="18"/>
                <w:szCs w:val="18"/>
              </w:rPr>
            </w:pPr>
            <w:r w:rsidRPr="7C324E05">
              <w:rPr>
                <w:color w:val="000000" w:themeColor="text1"/>
                <w:sz w:val="18"/>
                <w:szCs w:val="18"/>
              </w:rPr>
              <w:t>1</w:t>
            </w:r>
          </w:p>
        </w:tc>
        <w:tc>
          <w:tcPr>
            <w:tcW w:w="1606" w:type="dxa"/>
          </w:tcPr>
          <w:p w14:paraId="6CBA30F3" w14:textId="6914E987" w:rsidR="003D76BB" w:rsidRDefault="003D76BB" w:rsidP="4E5E0C12">
            <w:pPr>
              <w:jc w:val="right"/>
              <w:rPr>
                <w:color w:val="000000" w:themeColor="text1"/>
                <w:sz w:val="18"/>
                <w:szCs w:val="18"/>
              </w:rPr>
            </w:pPr>
            <w:r w:rsidRPr="7C324E05">
              <w:rPr>
                <w:color w:val="000000" w:themeColor="text1"/>
                <w:sz w:val="18"/>
                <w:szCs w:val="18"/>
              </w:rPr>
              <w:t>13.59</w:t>
            </w:r>
          </w:p>
        </w:tc>
      </w:tr>
      <w:tr w:rsidR="003D76BB" w14:paraId="29F4A97A" w14:textId="77777777" w:rsidTr="47D6497F">
        <w:trPr>
          <w:trHeight w:val="570"/>
          <w:jc w:val="center"/>
        </w:trPr>
        <w:tc>
          <w:tcPr>
            <w:tcW w:w="1395" w:type="dxa"/>
            <w:vMerge/>
          </w:tcPr>
          <w:p w14:paraId="52F3AF3D" w14:textId="77777777" w:rsidR="003D76BB" w:rsidRDefault="003D76BB"/>
        </w:tc>
        <w:tc>
          <w:tcPr>
            <w:tcW w:w="1596" w:type="dxa"/>
          </w:tcPr>
          <w:p w14:paraId="054AE35E" w14:textId="1F565835" w:rsidR="003D76BB" w:rsidRDefault="003D76BB" w:rsidP="4E5E0C12">
            <w:pPr>
              <w:rPr>
                <w:color w:val="000000" w:themeColor="text1"/>
                <w:sz w:val="18"/>
                <w:szCs w:val="18"/>
              </w:rPr>
            </w:pPr>
            <w:r w:rsidRPr="7C324E05">
              <w:rPr>
                <w:color w:val="000000" w:themeColor="text1"/>
                <w:sz w:val="18"/>
                <w:szCs w:val="18"/>
              </w:rPr>
              <w:t>500mm cable</w:t>
            </w:r>
          </w:p>
        </w:tc>
        <w:tc>
          <w:tcPr>
            <w:tcW w:w="2145" w:type="dxa"/>
          </w:tcPr>
          <w:p w14:paraId="5D9EFBF5" w14:textId="5B84808C" w:rsidR="003D76BB" w:rsidRDefault="003D76BB" w:rsidP="4E5E0C12">
            <w:pPr>
              <w:rPr>
                <w:sz w:val="18"/>
                <w:szCs w:val="18"/>
              </w:rPr>
            </w:pPr>
            <w:hyperlink r:id="rId70">
              <w:proofErr w:type="spellStart"/>
              <w:r w:rsidRPr="7C324E05">
                <w:rPr>
                  <w:rStyle w:val="Hyperlink"/>
                  <w:color w:val="000000" w:themeColor="text1"/>
                  <w:sz w:val="18"/>
                  <w:szCs w:val="18"/>
                  <w:u w:val="none"/>
                </w:rPr>
                <w:t>Compatable</w:t>
              </w:r>
              <w:proofErr w:type="spellEnd"/>
              <w:r w:rsidRPr="7C324E05">
                <w:rPr>
                  <w:rStyle w:val="Hyperlink"/>
                  <w:color w:val="000000" w:themeColor="text1"/>
                  <w:sz w:val="18"/>
                  <w:szCs w:val="18"/>
                  <w:u w:val="none"/>
                </w:rPr>
                <w:t xml:space="preserve"> with Raspberry pi 4 and Raspberry Pi Camera. Dimensions: 450mm x 16mm (approx.)</w:t>
              </w:r>
            </w:hyperlink>
          </w:p>
        </w:tc>
        <w:tc>
          <w:tcPr>
            <w:tcW w:w="1107" w:type="dxa"/>
          </w:tcPr>
          <w:p w14:paraId="1C14C0DC" w14:textId="285E7614" w:rsidR="003D76BB" w:rsidRDefault="003D76BB" w:rsidP="4E5E0C12">
            <w:pPr>
              <w:rPr>
                <w:color w:val="000000" w:themeColor="text1"/>
                <w:sz w:val="18"/>
                <w:szCs w:val="18"/>
              </w:rPr>
            </w:pPr>
            <w:proofErr w:type="spellStart"/>
            <w:r w:rsidRPr="7C324E05">
              <w:rPr>
                <w:color w:val="000000" w:themeColor="text1"/>
                <w:sz w:val="18"/>
                <w:szCs w:val="18"/>
              </w:rPr>
              <w:t>ThePihut</w:t>
            </w:r>
            <w:proofErr w:type="spellEnd"/>
          </w:p>
        </w:tc>
        <w:tc>
          <w:tcPr>
            <w:tcW w:w="618" w:type="dxa"/>
            <w:gridSpan w:val="2"/>
          </w:tcPr>
          <w:p w14:paraId="3F1B5D6B" w14:textId="650F2C02" w:rsidR="003D76BB" w:rsidRDefault="003D76BB" w:rsidP="4E5E0C12">
            <w:pPr>
              <w:rPr>
                <w:sz w:val="18"/>
                <w:szCs w:val="18"/>
              </w:rPr>
            </w:pPr>
            <w:hyperlink r:id="rId71">
              <w:r w:rsidRPr="7C324E05">
                <w:rPr>
                  <w:rStyle w:val="Hyperlink"/>
                  <w:sz w:val="18"/>
                  <w:szCs w:val="18"/>
                </w:rPr>
                <w:t>Link</w:t>
              </w:r>
            </w:hyperlink>
          </w:p>
        </w:tc>
        <w:tc>
          <w:tcPr>
            <w:tcW w:w="1075" w:type="dxa"/>
          </w:tcPr>
          <w:p w14:paraId="76D697D3" w14:textId="631BEC7E" w:rsidR="003D76BB" w:rsidRDefault="003D76BB" w:rsidP="4E5E0C12">
            <w:pPr>
              <w:jc w:val="right"/>
              <w:rPr>
                <w:color w:val="000000" w:themeColor="text1"/>
                <w:sz w:val="18"/>
                <w:szCs w:val="18"/>
              </w:rPr>
            </w:pPr>
            <w:r w:rsidRPr="7C324E05">
              <w:rPr>
                <w:color w:val="000000" w:themeColor="text1"/>
                <w:sz w:val="18"/>
                <w:szCs w:val="18"/>
              </w:rPr>
              <w:t>2.40</w:t>
            </w:r>
          </w:p>
        </w:tc>
        <w:tc>
          <w:tcPr>
            <w:tcW w:w="1080" w:type="dxa"/>
          </w:tcPr>
          <w:p w14:paraId="52DDA368" w14:textId="44D8B7C7" w:rsidR="003D76BB" w:rsidRDefault="003D76BB" w:rsidP="4E5E0C12">
            <w:pPr>
              <w:jc w:val="right"/>
              <w:rPr>
                <w:color w:val="000000" w:themeColor="text1"/>
                <w:sz w:val="18"/>
                <w:szCs w:val="18"/>
              </w:rPr>
            </w:pPr>
            <w:r w:rsidRPr="7C324E05">
              <w:rPr>
                <w:color w:val="000000" w:themeColor="text1"/>
                <w:sz w:val="18"/>
                <w:szCs w:val="18"/>
              </w:rPr>
              <w:t>1</w:t>
            </w:r>
          </w:p>
        </w:tc>
        <w:tc>
          <w:tcPr>
            <w:tcW w:w="1606" w:type="dxa"/>
          </w:tcPr>
          <w:p w14:paraId="21F4861F" w14:textId="428227E6" w:rsidR="003D76BB" w:rsidRDefault="003D76BB" w:rsidP="4E5E0C12">
            <w:pPr>
              <w:jc w:val="right"/>
              <w:rPr>
                <w:color w:val="000000" w:themeColor="text1"/>
                <w:sz w:val="18"/>
                <w:szCs w:val="18"/>
              </w:rPr>
            </w:pPr>
            <w:r w:rsidRPr="7C324E05">
              <w:rPr>
                <w:color w:val="000000" w:themeColor="text1"/>
                <w:sz w:val="18"/>
                <w:szCs w:val="18"/>
              </w:rPr>
              <w:t>2.40</w:t>
            </w:r>
          </w:p>
        </w:tc>
      </w:tr>
      <w:tr w:rsidR="003D76BB" w14:paraId="1B49F0A1" w14:textId="77777777" w:rsidTr="47D6497F">
        <w:trPr>
          <w:trHeight w:val="639"/>
          <w:jc w:val="center"/>
        </w:trPr>
        <w:tc>
          <w:tcPr>
            <w:tcW w:w="1395" w:type="dxa"/>
            <w:vMerge w:val="restart"/>
            <w:vAlign w:val="center"/>
          </w:tcPr>
          <w:p w14:paraId="6DB48800" w14:textId="0E625898" w:rsidR="003D76BB" w:rsidRDefault="003D76BB" w:rsidP="4E5E0C12">
            <w:pPr>
              <w:jc w:val="center"/>
              <w:rPr>
                <w:b/>
                <w:color w:val="000000" w:themeColor="text1"/>
                <w:sz w:val="18"/>
                <w:szCs w:val="18"/>
              </w:rPr>
            </w:pPr>
            <w:r w:rsidRPr="7C324E05">
              <w:rPr>
                <w:b/>
                <w:color w:val="000000" w:themeColor="text1"/>
                <w:sz w:val="18"/>
                <w:szCs w:val="18"/>
              </w:rPr>
              <w:t>Electrical</w:t>
            </w:r>
          </w:p>
        </w:tc>
        <w:tc>
          <w:tcPr>
            <w:tcW w:w="1596" w:type="dxa"/>
          </w:tcPr>
          <w:p w14:paraId="24541C40" w14:textId="0AE77F93" w:rsidR="003D76BB" w:rsidRDefault="003D76BB" w:rsidP="4E5E0C12">
            <w:pPr>
              <w:rPr>
                <w:color w:val="000000" w:themeColor="text1"/>
                <w:sz w:val="18"/>
                <w:szCs w:val="18"/>
              </w:rPr>
            </w:pPr>
            <w:r w:rsidRPr="7C324E05">
              <w:rPr>
                <w:color w:val="000000" w:themeColor="text1"/>
                <w:sz w:val="18"/>
                <w:szCs w:val="18"/>
              </w:rPr>
              <w:t>Camera</w:t>
            </w:r>
          </w:p>
        </w:tc>
        <w:tc>
          <w:tcPr>
            <w:tcW w:w="2145" w:type="dxa"/>
          </w:tcPr>
          <w:p w14:paraId="1480DBFD" w14:textId="15C60F97" w:rsidR="003D76BB" w:rsidRDefault="003D76BB" w:rsidP="4E5E0C12">
            <w:pPr>
              <w:rPr>
                <w:color w:val="000000" w:themeColor="text1"/>
                <w:sz w:val="18"/>
                <w:szCs w:val="18"/>
              </w:rPr>
            </w:pPr>
            <w:r w:rsidRPr="7C324E05">
              <w:rPr>
                <w:color w:val="000000" w:themeColor="text1"/>
                <w:sz w:val="18"/>
                <w:szCs w:val="18"/>
              </w:rPr>
              <w:t>Raspberry Pi Camera Module 3</w:t>
            </w:r>
          </w:p>
        </w:tc>
        <w:tc>
          <w:tcPr>
            <w:tcW w:w="1117" w:type="dxa"/>
            <w:gridSpan w:val="2"/>
          </w:tcPr>
          <w:p w14:paraId="6A292A2A" w14:textId="34052F5D" w:rsidR="003D76BB" w:rsidRDefault="003D76BB" w:rsidP="4E5E0C12">
            <w:pPr>
              <w:rPr>
                <w:color w:val="000000" w:themeColor="text1"/>
                <w:sz w:val="18"/>
                <w:szCs w:val="18"/>
              </w:rPr>
            </w:pPr>
            <w:proofErr w:type="spellStart"/>
            <w:r w:rsidRPr="7C324E05">
              <w:rPr>
                <w:color w:val="000000" w:themeColor="text1"/>
                <w:sz w:val="18"/>
                <w:szCs w:val="18"/>
              </w:rPr>
              <w:t>ThePihut</w:t>
            </w:r>
            <w:proofErr w:type="spellEnd"/>
          </w:p>
        </w:tc>
        <w:tc>
          <w:tcPr>
            <w:tcW w:w="608" w:type="dxa"/>
          </w:tcPr>
          <w:p w14:paraId="3524B684" w14:textId="2E031DF7" w:rsidR="003D76BB" w:rsidRDefault="003D76BB" w:rsidP="4E5E0C12">
            <w:pPr>
              <w:rPr>
                <w:sz w:val="18"/>
                <w:szCs w:val="18"/>
              </w:rPr>
            </w:pPr>
            <w:hyperlink r:id="rId72">
              <w:r w:rsidRPr="7C324E05">
                <w:rPr>
                  <w:rStyle w:val="Hyperlink"/>
                  <w:sz w:val="18"/>
                  <w:szCs w:val="18"/>
                </w:rPr>
                <w:t>Link</w:t>
              </w:r>
            </w:hyperlink>
          </w:p>
        </w:tc>
        <w:tc>
          <w:tcPr>
            <w:tcW w:w="1075" w:type="dxa"/>
          </w:tcPr>
          <w:p w14:paraId="459E243A" w14:textId="77BC33D3" w:rsidR="003D76BB" w:rsidRDefault="003D76BB" w:rsidP="4E5E0C12">
            <w:pPr>
              <w:jc w:val="right"/>
              <w:rPr>
                <w:color w:val="000000" w:themeColor="text1"/>
                <w:sz w:val="18"/>
                <w:szCs w:val="18"/>
              </w:rPr>
            </w:pPr>
            <w:r w:rsidRPr="7C324E05">
              <w:rPr>
                <w:color w:val="000000" w:themeColor="text1"/>
                <w:sz w:val="18"/>
                <w:szCs w:val="18"/>
              </w:rPr>
              <w:t>24.00</w:t>
            </w:r>
          </w:p>
        </w:tc>
        <w:tc>
          <w:tcPr>
            <w:tcW w:w="1080" w:type="dxa"/>
          </w:tcPr>
          <w:p w14:paraId="07CB4EC5" w14:textId="421CDF0F" w:rsidR="003D76BB" w:rsidRDefault="003D76BB" w:rsidP="4E5E0C12">
            <w:pPr>
              <w:jc w:val="right"/>
              <w:rPr>
                <w:color w:val="000000" w:themeColor="text1"/>
                <w:sz w:val="18"/>
                <w:szCs w:val="18"/>
              </w:rPr>
            </w:pPr>
            <w:r w:rsidRPr="7C324E05">
              <w:rPr>
                <w:color w:val="000000" w:themeColor="text1"/>
                <w:sz w:val="18"/>
                <w:szCs w:val="18"/>
              </w:rPr>
              <w:t>1</w:t>
            </w:r>
          </w:p>
        </w:tc>
        <w:tc>
          <w:tcPr>
            <w:tcW w:w="1606" w:type="dxa"/>
          </w:tcPr>
          <w:p w14:paraId="1D9E949B" w14:textId="5E9AC628" w:rsidR="003D76BB" w:rsidRDefault="003D76BB" w:rsidP="4E5E0C12">
            <w:pPr>
              <w:jc w:val="right"/>
              <w:rPr>
                <w:color w:val="000000" w:themeColor="text1"/>
                <w:sz w:val="18"/>
                <w:szCs w:val="18"/>
              </w:rPr>
            </w:pPr>
            <w:r w:rsidRPr="7C324E05">
              <w:rPr>
                <w:color w:val="000000" w:themeColor="text1"/>
                <w:sz w:val="18"/>
                <w:szCs w:val="18"/>
              </w:rPr>
              <w:t>24.00</w:t>
            </w:r>
          </w:p>
        </w:tc>
      </w:tr>
      <w:tr w:rsidR="003D76BB" w14:paraId="620D8B21" w14:textId="77777777" w:rsidTr="47D6497F">
        <w:trPr>
          <w:trHeight w:val="300"/>
          <w:jc w:val="center"/>
        </w:trPr>
        <w:tc>
          <w:tcPr>
            <w:tcW w:w="1395" w:type="dxa"/>
            <w:vMerge/>
          </w:tcPr>
          <w:p w14:paraId="740995C9" w14:textId="77777777" w:rsidR="003D76BB" w:rsidRDefault="003D76BB"/>
        </w:tc>
        <w:tc>
          <w:tcPr>
            <w:tcW w:w="1596" w:type="dxa"/>
          </w:tcPr>
          <w:p w14:paraId="13B451F6" w14:textId="21C0F6C9" w:rsidR="003D76BB" w:rsidRDefault="003D76BB" w:rsidP="4E5E0C12">
            <w:pPr>
              <w:rPr>
                <w:color w:val="000000" w:themeColor="text1"/>
                <w:sz w:val="18"/>
                <w:szCs w:val="18"/>
              </w:rPr>
            </w:pPr>
            <w:r w:rsidRPr="7C324E05">
              <w:rPr>
                <w:color w:val="000000" w:themeColor="text1"/>
                <w:sz w:val="18"/>
                <w:szCs w:val="18"/>
              </w:rPr>
              <w:t>Sensors</w:t>
            </w:r>
          </w:p>
        </w:tc>
        <w:tc>
          <w:tcPr>
            <w:tcW w:w="2145" w:type="dxa"/>
          </w:tcPr>
          <w:p w14:paraId="40F19276" w14:textId="7848EA37" w:rsidR="003D76BB" w:rsidRDefault="003D76BB" w:rsidP="4E5E0C12">
            <w:pPr>
              <w:rPr>
                <w:color w:val="000000" w:themeColor="text1"/>
                <w:sz w:val="18"/>
                <w:szCs w:val="18"/>
              </w:rPr>
            </w:pPr>
            <w:r w:rsidRPr="7C324E05">
              <w:rPr>
                <w:color w:val="000000" w:themeColor="text1"/>
                <w:sz w:val="18"/>
                <w:szCs w:val="18"/>
              </w:rPr>
              <w:t>IR sensor</w:t>
            </w:r>
          </w:p>
        </w:tc>
        <w:tc>
          <w:tcPr>
            <w:tcW w:w="1107" w:type="dxa"/>
          </w:tcPr>
          <w:p w14:paraId="51AD27EB" w14:textId="497D0F25" w:rsidR="003D76BB" w:rsidRDefault="003D76BB" w:rsidP="4E5E0C12">
            <w:pPr>
              <w:rPr>
                <w:color w:val="000000" w:themeColor="text1"/>
                <w:sz w:val="18"/>
                <w:szCs w:val="18"/>
              </w:rPr>
            </w:pPr>
            <w:r w:rsidRPr="7C324E05">
              <w:rPr>
                <w:color w:val="000000" w:themeColor="text1"/>
                <w:sz w:val="18"/>
                <w:szCs w:val="18"/>
              </w:rPr>
              <w:t>Amazon</w:t>
            </w:r>
          </w:p>
        </w:tc>
        <w:tc>
          <w:tcPr>
            <w:tcW w:w="618" w:type="dxa"/>
            <w:gridSpan w:val="2"/>
          </w:tcPr>
          <w:p w14:paraId="589782FA" w14:textId="0BC7F80C" w:rsidR="003D76BB" w:rsidRDefault="003D76BB" w:rsidP="4E5E0C12">
            <w:pPr>
              <w:rPr>
                <w:sz w:val="18"/>
                <w:szCs w:val="18"/>
              </w:rPr>
            </w:pPr>
            <w:hyperlink r:id="rId73">
              <w:r w:rsidRPr="7C324E05">
                <w:rPr>
                  <w:rStyle w:val="Hyperlink"/>
                  <w:sz w:val="18"/>
                  <w:szCs w:val="18"/>
                </w:rPr>
                <w:t>Link</w:t>
              </w:r>
            </w:hyperlink>
          </w:p>
        </w:tc>
        <w:tc>
          <w:tcPr>
            <w:tcW w:w="1075" w:type="dxa"/>
          </w:tcPr>
          <w:p w14:paraId="1A09F1FB" w14:textId="035D80BC" w:rsidR="003D76BB" w:rsidRDefault="003D76BB" w:rsidP="4E5E0C12">
            <w:pPr>
              <w:jc w:val="right"/>
              <w:rPr>
                <w:color w:val="000000" w:themeColor="text1"/>
                <w:sz w:val="18"/>
                <w:szCs w:val="18"/>
              </w:rPr>
            </w:pPr>
            <w:r w:rsidRPr="7C324E05">
              <w:rPr>
                <w:color w:val="000000" w:themeColor="text1"/>
                <w:sz w:val="18"/>
                <w:szCs w:val="18"/>
              </w:rPr>
              <w:t>6.49</w:t>
            </w:r>
          </w:p>
        </w:tc>
        <w:tc>
          <w:tcPr>
            <w:tcW w:w="1080" w:type="dxa"/>
          </w:tcPr>
          <w:p w14:paraId="38139A48" w14:textId="5E65BD02" w:rsidR="003D76BB" w:rsidRDefault="003D76BB" w:rsidP="4E5E0C12">
            <w:pPr>
              <w:jc w:val="right"/>
              <w:rPr>
                <w:color w:val="000000" w:themeColor="text1"/>
                <w:sz w:val="18"/>
                <w:szCs w:val="18"/>
              </w:rPr>
            </w:pPr>
            <w:r w:rsidRPr="7C324E05">
              <w:rPr>
                <w:color w:val="000000" w:themeColor="text1"/>
                <w:sz w:val="18"/>
                <w:szCs w:val="18"/>
              </w:rPr>
              <w:t>1 (set of 3)</w:t>
            </w:r>
          </w:p>
        </w:tc>
        <w:tc>
          <w:tcPr>
            <w:tcW w:w="1606" w:type="dxa"/>
          </w:tcPr>
          <w:p w14:paraId="28B5559A" w14:textId="0A587824" w:rsidR="003D76BB" w:rsidRDefault="003D76BB" w:rsidP="4E5E0C12">
            <w:pPr>
              <w:jc w:val="right"/>
              <w:rPr>
                <w:color w:val="000000" w:themeColor="text1"/>
                <w:sz w:val="18"/>
                <w:szCs w:val="18"/>
              </w:rPr>
            </w:pPr>
            <w:r w:rsidRPr="7C324E05">
              <w:rPr>
                <w:color w:val="000000" w:themeColor="text1"/>
                <w:sz w:val="18"/>
                <w:szCs w:val="18"/>
              </w:rPr>
              <w:t>6.49</w:t>
            </w:r>
          </w:p>
        </w:tc>
      </w:tr>
      <w:tr w:rsidR="003D76BB" w14:paraId="069FFC81" w14:textId="77777777" w:rsidTr="47D6497F">
        <w:trPr>
          <w:trHeight w:val="300"/>
          <w:jc w:val="center"/>
        </w:trPr>
        <w:tc>
          <w:tcPr>
            <w:tcW w:w="1395" w:type="dxa"/>
            <w:vMerge/>
          </w:tcPr>
          <w:p w14:paraId="6A0EC281" w14:textId="77777777" w:rsidR="003D76BB" w:rsidRDefault="003D76BB"/>
        </w:tc>
        <w:tc>
          <w:tcPr>
            <w:tcW w:w="1596" w:type="dxa"/>
          </w:tcPr>
          <w:p w14:paraId="578C21C6" w14:textId="5B684283" w:rsidR="003D76BB" w:rsidRDefault="003D76BB" w:rsidP="4E5E0C12">
            <w:pPr>
              <w:rPr>
                <w:color w:val="000000" w:themeColor="text1"/>
                <w:sz w:val="18"/>
                <w:szCs w:val="18"/>
              </w:rPr>
            </w:pPr>
            <w:r w:rsidRPr="7C324E05">
              <w:rPr>
                <w:color w:val="000000" w:themeColor="text1"/>
                <w:sz w:val="18"/>
                <w:szCs w:val="18"/>
              </w:rPr>
              <w:t>Processor</w:t>
            </w:r>
          </w:p>
        </w:tc>
        <w:tc>
          <w:tcPr>
            <w:tcW w:w="2145" w:type="dxa"/>
          </w:tcPr>
          <w:p w14:paraId="7C081371" w14:textId="220B0018" w:rsidR="003D76BB" w:rsidRDefault="003D76BB" w:rsidP="4E5E0C12">
            <w:pPr>
              <w:rPr>
                <w:color w:val="000000" w:themeColor="text1"/>
                <w:sz w:val="18"/>
                <w:szCs w:val="18"/>
              </w:rPr>
            </w:pPr>
            <w:r w:rsidRPr="7C324E05">
              <w:rPr>
                <w:color w:val="000000" w:themeColor="text1"/>
                <w:sz w:val="18"/>
                <w:szCs w:val="18"/>
              </w:rPr>
              <w:t>Raspberry Pi 4B</w:t>
            </w:r>
          </w:p>
        </w:tc>
        <w:tc>
          <w:tcPr>
            <w:tcW w:w="1107" w:type="dxa"/>
          </w:tcPr>
          <w:p w14:paraId="05ABA627" w14:textId="40B6BD85" w:rsidR="003D76BB" w:rsidRDefault="003D76BB" w:rsidP="4E5E0C12">
            <w:pPr>
              <w:rPr>
                <w:color w:val="000000" w:themeColor="text1"/>
                <w:sz w:val="18"/>
                <w:szCs w:val="18"/>
              </w:rPr>
            </w:pPr>
            <w:r w:rsidRPr="7C324E05">
              <w:rPr>
                <w:color w:val="000000" w:themeColor="text1"/>
                <w:sz w:val="18"/>
                <w:szCs w:val="18"/>
              </w:rPr>
              <w:t>Amazon</w:t>
            </w:r>
          </w:p>
        </w:tc>
        <w:tc>
          <w:tcPr>
            <w:tcW w:w="618" w:type="dxa"/>
            <w:gridSpan w:val="2"/>
          </w:tcPr>
          <w:p w14:paraId="6F8DE8CF" w14:textId="21C5DC87" w:rsidR="003D76BB" w:rsidRDefault="003D76BB" w:rsidP="4E5E0C12">
            <w:pPr>
              <w:rPr>
                <w:sz w:val="18"/>
                <w:szCs w:val="18"/>
              </w:rPr>
            </w:pPr>
            <w:hyperlink r:id="rId74">
              <w:r w:rsidRPr="7C324E05">
                <w:rPr>
                  <w:rStyle w:val="Hyperlink"/>
                  <w:sz w:val="18"/>
                  <w:szCs w:val="18"/>
                </w:rPr>
                <w:t>Link</w:t>
              </w:r>
            </w:hyperlink>
          </w:p>
        </w:tc>
        <w:tc>
          <w:tcPr>
            <w:tcW w:w="1075" w:type="dxa"/>
          </w:tcPr>
          <w:p w14:paraId="128895D2" w14:textId="67C8B2EC" w:rsidR="003D76BB" w:rsidRDefault="003D76BB" w:rsidP="4E5E0C12">
            <w:pPr>
              <w:jc w:val="right"/>
              <w:rPr>
                <w:color w:val="000000" w:themeColor="text1"/>
                <w:sz w:val="18"/>
                <w:szCs w:val="18"/>
              </w:rPr>
            </w:pPr>
            <w:r w:rsidRPr="7C324E05">
              <w:rPr>
                <w:color w:val="000000" w:themeColor="text1"/>
                <w:sz w:val="18"/>
                <w:szCs w:val="18"/>
              </w:rPr>
              <w:t>69.45</w:t>
            </w:r>
          </w:p>
        </w:tc>
        <w:tc>
          <w:tcPr>
            <w:tcW w:w="1080" w:type="dxa"/>
          </w:tcPr>
          <w:p w14:paraId="73901190" w14:textId="4CB691FC" w:rsidR="003D76BB" w:rsidRDefault="003D76BB" w:rsidP="4E5E0C12">
            <w:pPr>
              <w:jc w:val="right"/>
              <w:rPr>
                <w:color w:val="000000" w:themeColor="text1"/>
                <w:sz w:val="18"/>
                <w:szCs w:val="18"/>
              </w:rPr>
            </w:pPr>
            <w:r w:rsidRPr="7C324E05">
              <w:rPr>
                <w:color w:val="000000" w:themeColor="text1"/>
                <w:sz w:val="18"/>
                <w:szCs w:val="18"/>
              </w:rPr>
              <w:t>1</w:t>
            </w:r>
          </w:p>
        </w:tc>
        <w:tc>
          <w:tcPr>
            <w:tcW w:w="1606" w:type="dxa"/>
          </w:tcPr>
          <w:p w14:paraId="5BE04731" w14:textId="03680CC8" w:rsidR="003D76BB" w:rsidRDefault="003D76BB" w:rsidP="4E5E0C12">
            <w:pPr>
              <w:jc w:val="right"/>
              <w:rPr>
                <w:color w:val="000000" w:themeColor="text1"/>
                <w:sz w:val="18"/>
                <w:szCs w:val="18"/>
              </w:rPr>
            </w:pPr>
            <w:r w:rsidRPr="7C324E05">
              <w:rPr>
                <w:color w:val="000000" w:themeColor="text1"/>
                <w:sz w:val="18"/>
                <w:szCs w:val="18"/>
              </w:rPr>
              <w:t>69.45</w:t>
            </w:r>
          </w:p>
        </w:tc>
      </w:tr>
      <w:tr w:rsidR="003D76BB" w14:paraId="12A61424" w14:textId="77777777" w:rsidTr="47D6497F">
        <w:trPr>
          <w:trHeight w:val="300"/>
          <w:jc w:val="center"/>
        </w:trPr>
        <w:tc>
          <w:tcPr>
            <w:tcW w:w="1395" w:type="dxa"/>
            <w:vMerge/>
          </w:tcPr>
          <w:p w14:paraId="5FC9FA5F" w14:textId="77777777" w:rsidR="003D76BB" w:rsidRDefault="003D76BB"/>
        </w:tc>
        <w:tc>
          <w:tcPr>
            <w:tcW w:w="1596" w:type="dxa"/>
          </w:tcPr>
          <w:p w14:paraId="62424317" w14:textId="19311F73" w:rsidR="003D76BB" w:rsidRDefault="003D76BB" w:rsidP="4E5E0C12">
            <w:pPr>
              <w:rPr>
                <w:color w:val="000000" w:themeColor="text1"/>
                <w:sz w:val="18"/>
                <w:szCs w:val="18"/>
              </w:rPr>
            </w:pPr>
            <w:r w:rsidRPr="7C324E05">
              <w:rPr>
                <w:color w:val="000000" w:themeColor="text1"/>
                <w:sz w:val="18"/>
                <w:szCs w:val="18"/>
              </w:rPr>
              <w:t>Communication</w:t>
            </w:r>
          </w:p>
        </w:tc>
        <w:tc>
          <w:tcPr>
            <w:tcW w:w="2145" w:type="dxa"/>
          </w:tcPr>
          <w:p w14:paraId="1F1D17AA" w14:textId="3F48D54A" w:rsidR="003D76BB" w:rsidRDefault="003D76BB" w:rsidP="4E5E0C12">
            <w:pPr>
              <w:rPr>
                <w:color w:val="000000" w:themeColor="text1"/>
                <w:sz w:val="18"/>
                <w:szCs w:val="18"/>
              </w:rPr>
            </w:pPr>
            <w:r w:rsidRPr="7C324E05">
              <w:rPr>
                <w:color w:val="000000" w:themeColor="text1"/>
                <w:sz w:val="18"/>
                <w:szCs w:val="18"/>
              </w:rPr>
              <w:t>LAMBDA80 LORA MODULE 2.4GHz</w:t>
            </w:r>
          </w:p>
        </w:tc>
        <w:tc>
          <w:tcPr>
            <w:tcW w:w="1107" w:type="dxa"/>
          </w:tcPr>
          <w:p w14:paraId="1F15A0E0" w14:textId="24CA9FAC" w:rsidR="003D76BB" w:rsidRDefault="003D76BB" w:rsidP="4E5E0C12">
            <w:pPr>
              <w:rPr>
                <w:color w:val="000000" w:themeColor="text1"/>
                <w:sz w:val="18"/>
                <w:szCs w:val="18"/>
              </w:rPr>
            </w:pPr>
            <w:r w:rsidRPr="7C324E05">
              <w:rPr>
                <w:color w:val="000000" w:themeColor="text1"/>
                <w:sz w:val="18"/>
                <w:szCs w:val="18"/>
              </w:rPr>
              <w:t>RF solutions</w:t>
            </w:r>
          </w:p>
        </w:tc>
        <w:tc>
          <w:tcPr>
            <w:tcW w:w="618" w:type="dxa"/>
            <w:gridSpan w:val="2"/>
          </w:tcPr>
          <w:p w14:paraId="2348AB7F" w14:textId="64C4C6BE" w:rsidR="003D76BB" w:rsidRDefault="003D76BB" w:rsidP="4E5E0C12">
            <w:pPr>
              <w:rPr>
                <w:sz w:val="18"/>
                <w:szCs w:val="18"/>
              </w:rPr>
            </w:pPr>
            <w:hyperlink r:id="rId75">
              <w:r w:rsidRPr="7C324E05">
                <w:rPr>
                  <w:rStyle w:val="Hyperlink"/>
                  <w:sz w:val="18"/>
                  <w:szCs w:val="18"/>
                </w:rPr>
                <w:t>Link</w:t>
              </w:r>
            </w:hyperlink>
          </w:p>
        </w:tc>
        <w:tc>
          <w:tcPr>
            <w:tcW w:w="1075" w:type="dxa"/>
          </w:tcPr>
          <w:p w14:paraId="018BDCD8" w14:textId="46E14258" w:rsidR="003D76BB" w:rsidRDefault="003D76BB" w:rsidP="4E5E0C12">
            <w:pPr>
              <w:jc w:val="right"/>
              <w:rPr>
                <w:color w:val="000000" w:themeColor="text1"/>
                <w:sz w:val="18"/>
                <w:szCs w:val="18"/>
              </w:rPr>
            </w:pPr>
            <w:r w:rsidRPr="7C324E05">
              <w:rPr>
                <w:color w:val="000000" w:themeColor="text1"/>
                <w:sz w:val="18"/>
                <w:szCs w:val="18"/>
              </w:rPr>
              <w:t>7.54</w:t>
            </w:r>
          </w:p>
        </w:tc>
        <w:tc>
          <w:tcPr>
            <w:tcW w:w="1080" w:type="dxa"/>
          </w:tcPr>
          <w:p w14:paraId="04DFA739" w14:textId="44221E62" w:rsidR="003D76BB" w:rsidRDefault="003D76BB" w:rsidP="4E5E0C12">
            <w:pPr>
              <w:jc w:val="right"/>
              <w:rPr>
                <w:color w:val="000000" w:themeColor="text1"/>
                <w:sz w:val="18"/>
                <w:szCs w:val="18"/>
              </w:rPr>
            </w:pPr>
            <w:r w:rsidRPr="7C324E05">
              <w:rPr>
                <w:color w:val="000000" w:themeColor="text1"/>
                <w:sz w:val="18"/>
                <w:szCs w:val="18"/>
              </w:rPr>
              <w:t>1</w:t>
            </w:r>
          </w:p>
        </w:tc>
        <w:tc>
          <w:tcPr>
            <w:tcW w:w="1606" w:type="dxa"/>
          </w:tcPr>
          <w:p w14:paraId="07E0DB6B" w14:textId="3B4F5777" w:rsidR="003D76BB" w:rsidRDefault="003D76BB" w:rsidP="4E5E0C12">
            <w:pPr>
              <w:jc w:val="right"/>
              <w:rPr>
                <w:color w:val="000000" w:themeColor="text1"/>
                <w:sz w:val="18"/>
                <w:szCs w:val="18"/>
              </w:rPr>
            </w:pPr>
            <w:r w:rsidRPr="7C324E05">
              <w:rPr>
                <w:color w:val="000000" w:themeColor="text1"/>
                <w:sz w:val="18"/>
                <w:szCs w:val="18"/>
              </w:rPr>
              <w:t>7.54</w:t>
            </w:r>
          </w:p>
        </w:tc>
      </w:tr>
      <w:tr w:rsidR="003D76BB" w14:paraId="359509DB" w14:textId="77777777" w:rsidTr="47D6497F">
        <w:trPr>
          <w:trHeight w:val="255"/>
          <w:jc w:val="center"/>
        </w:trPr>
        <w:tc>
          <w:tcPr>
            <w:tcW w:w="1395" w:type="dxa"/>
            <w:vMerge/>
          </w:tcPr>
          <w:p w14:paraId="1CE387C0" w14:textId="77777777" w:rsidR="003D76BB" w:rsidRDefault="003D76BB"/>
        </w:tc>
        <w:tc>
          <w:tcPr>
            <w:tcW w:w="1596" w:type="dxa"/>
          </w:tcPr>
          <w:p w14:paraId="359AC182" w14:textId="62929A6E" w:rsidR="003D76BB" w:rsidRDefault="003D76BB" w:rsidP="4E5E0C12">
            <w:pPr>
              <w:rPr>
                <w:color w:val="000000" w:themeColor="text1"/>
                <w:sz w:val="18"/>
                <w:szCs w:val="18"/>
              </w:rPr>
            </w:pPr>
            <w:r w:rsidRPr="7C324E05">
              <w:rPr>
                <w:color w:val="000000" w:themeColor="text1"/>
                <w:sz w:val="18"/>
                <w:szCs w:val="18"/>
              </w:rPr>
              <w:t>Batteries</w:t>
            </w:r>
          </w:p>
        </w:tc>
        <w:tc>
          <w:tcPr>
            <w:tcW w:w="2145" w:type="dxa"/>
          </w:tcPr>
          <w:p w14:paraId="6049969C" w14:textId="5B2F1030" w:rsidR="003D76BB" w:rsidRDefault="003D76BB" w:rsidP="4E5E0C12">
            <w:pPr>
              <w:rPr>
                <w:color w:val="000000" w:themeColor="text1"/>
                <w:sz w:val="18"/>
                <w:szCs w:val="18"/>
              </w:rPr>
            </w:pPr>
            <w:r w:rsidRPr="7C324E05">
              <w:rPr>
                <w:color w:val="000000" w:themeColor="text1"/>
                <w:sz w:val="18"/>
                <w:szCs w:val="18"/>
              </w:rPr>
              <w:t>LiPo (Lithium Polymer)</w:t>
            </w:r>
          </w:p>
        </w:tc>
        <w:tc>
          <w:tcPr>
            <w:tcW w:w="1107" w:type="dxa"/>
          </w:tcPr>
          <w:p w14:paraId="7CB446B9" w14:textId="61F0BCBD" w:rsidR="003D76BB" w:rsidRDefault="003D76BB" w:rsidP="4E5E0C12">
            <w:pPr>
              <w:rPr>
                <w:color w:val="000000" w:themeColor="text1"/>
                <w:sz w:val="18"/>
                <w:szCs w:val="18"/>
              </w:rPr>
            </w:pPr>
            <w:r w:rsidRPr="7C324E05">
              <w:rPr>
                <w:color w:val="000000" w:themeColor="text1"/>
                <w:sz w:val="18"/>
                <w:szCs w:val="18"/>
              </w:rPr>
              <w:t>Amazon</w:t>
            </w:r>
          </w:p>
        </w:tc>
        <w:tc>
          <w:tcPr>
            <w:tcW w:w="618" w:type="dxa"/>
            <w:gridSpan w:val="2"/>
          </w:tcPr>
          <w:p w14:paraId="1093E78B" w14:textId="23310214" w:rsidR="003D76BB" w:rsidRDefault="003D76BB" w:rsidP="4E5E0C12">
            <w:pPr>
              <w:rPr>
                <w:sz w:val="18"/>
                <w:szCs w:val="18"/>
              </w:rPr>
            </w:pPr>
            <w:hyperlink r:id="rId76">
              <w:r w:rsidRPr="7C324E05">
                <w:rPr>
                  <w:rStyle w:val="Hyperlink"/>
                  <w:sz w:val="18"/>
                  <w:szCs w:val="18"/>
                </w:rPr>
                <w:t>Link</w:t>
              </w:r>
            </w:hyperlink>
          </w:p>
        </w:tc>
        <w:tc>
          <w:tcPr>
            <w:tcW w:w="1075" w:type="dxa"/>
          </w:tcPr>
          <w:p w14:paraId="6735B75F" w14:textId="30BFF55A" w:rsidR="003D76BB" w:rsidRDefault="003D76BB" w:rsidP="4E5E0C12">
            <w:pPr>
              <w:jc w:val="right"/>
              <w:rPr>
                <w:color w:val="000000" w:themeColor="text1"/>
                <w:sz w:val="18"/>
                <w:szCs w:val="18"/>
              </w:rPr>
            </w:pPr>
            <w:r w:rsidRPr="7C324E05">
              <w:rPr>
                <w:color w:val="000000" w:themeColor="text1"/>
                <w:sz w:val="18"/>
                <w:szCs w:val="18"/>
              </w:rPr>
              <w:t>37.00</w:t>
            </w:r>
          </w:p>
        </w:tc>
        <w:tc>
          <w:tcPr>
            <w:tcW w:w="1080" w:type="dxa"/>
          </w:tcPr>
          <w:p w14:paraId="3CEDD089" w14:textId="04DC4A54" w:rsidR="003D76BB" w:rsidRDefault="003D76BB" w:rsidP="4E5E0C12">
            <w:pPr>
              <w:jc w:val="right"/>
              <w:rPr>
                <w:color w:val="000000" w:themeColor="text1"/>
                <w:sz w:val="18"/>
                <w:szCs w:val="18"/>
              </w:rPr>
            </w:pPr>
            <w:r w:rsidRPr="7C324E05">
              <w:rPr>
                <w:color w:val="000000" w:themeColor="text1"/>
                <w:sz w:val="18"/>
                <w:szCs w:val="18"/>
              </w:rPr>
              <w:t>2</w:t>
            </w:r>
          </w:p>
        </w:tc>
        <w:tc>
          <w:tcPr>
            <w:tcW w:w="1606" w:type="dxa"/>
          </w:tcPr>
          <w:p w14:paraId="44FE82F8" w14:textId="5C730738" w:rsidR="003D76BB" w:rsidRDefault="003D76BB" w:rsidP="4E5E0C12">
            <w:pPr>
              <w:jc w:val="right"/>
              <w:rPr>
                <w:color w:val="000000" w:themeColor="text1"/>
                <w:sz w:val="18"/>
                <w:szCs w:val="18"/>
              </w:rPr>
            </w:pPr>
            <w:r w:rsidRPr="7C324E05">
              <w:rPr>
                <w:color w:val="000000" w:themeColor="text1"/>
                <w:sz w:val="18"/>
                <w:szCs w:val="18"/>
              </w:rPr>
              <w:t>37.0 (1 owned)</w:t>
            </w:r>
          </w:p>
        </w:tc>
      </w:tr>
      <w:tr w:rsidR="003D76BB" w14:paraId="03E541C6" w14:textId="77777777" w:rsidTr="47D6497F">
        <w:trPr>
          <w:trHeight w:val="240"/>
          <w:jc w:val="center"/>
        </w:trPr>
        <w:tc>
          <w:tcPr>
            <w:tcW w:w="1395" w:type="dxa"/>
            <w:vMerge/>
          </w:tcPr>
          <w:p w14:paraId="69997CA5" w14:textId="77777777" w:rsidR="003D76BB" w:rsidRDefault="003D76BB"/>
        </w:tc>
        <w:tc>
          <w:tcPr>
            <w:tcW w:w="1596" w:type="dxa"/>
          </w:tcPr>
          <w:p w14:paraId="07E573E3" w14:textId="466F6480" w:rsidR="003D76BB" w:rsidRDefault="003D76BB" w:rsidP="4E5E0C12">
            <w:pPr>
              <w:rPr>
                <w:color w:val="000000" w:themeColor="text1"/>
                <w:sz w:val="18"/>
                <w:szCs w:val="18"/>
              </w:rPr>
            </w:pPr>
            <w:r w:rsidRPr="7C324E05">
              <w:rPr>
                <w:color w:val="000000" w:themeColor="text1"/>
                <w:sz w:val="18"/>
                <w:szCs w:val="18"/>
              </w:rPr>
              <w:t>Motors</w:t>
            </w:r>
          </w:p>
        </w:tc>
        <w:tc>
          <w:tcPr>
            <w:tcW w:w="2145" w:type="dxa"/>
          </w:tcPr>
          <w:p w14:paraId="4C98FAB6" w14:textId="4F64B56C" w:rsidR="003D76BB" w:rsidRDefault="003D76BB" w:rsidP="4E5E0C12">
            <w:pPr>
              <w:rPr>
                <w:color w:val="000000" w:themeColor="text1"/>
                <w:sz w:val="18"/>
                <w:szCs w:val="18"/>
              </w:rPr>
            </w:pPr>
            <w:r w:rsidRPr="7C324E05">
              <w:rPr>
                <w:color w:val="000000" w:themeColor="text1"/>
                <w:sz w:val="18"/>
                <w:szCs w:val="18"/>
              </w:rPr>
              <w:t>Metal DC Geared Motor w/Encoder</w:t>
            </w:r>
          </w:p>
        </w:tc>
        <w:tc>
          <w:tcPr>
            <w:tcW w:w="1107" w:type="dxa"/>
          </w:tcPr>
          <w:p w14:paraId="40D745A1" w14:textId="01EC462F" w:rsidR="003D76BB" w:rsidRDefault="003D76BB" w:rsidP="4E5E0C12">
            <w:pPr>
              <w:rPr>
                <w:color w:val="000000" w:themeColor="text1"/>
                <w:sz w:val="18"/>
                <w:szCs w:val="18"/>
              </w:rPr>
            </w:pPr>
            <w:proofErr w:type="spellStart"/>
            <w:r w:rsidRPr="7C324E05">
              <w:rPr>
                <w:color w:val="000000" w:themeColor="text1"/>
                <w:sz w:val="18"/>
                <w:szCs w:val="18"/>
              </w:rPr>
              <w:t>ThePihut</w:t>
            </w:r>
            <w:proofErr w:type="spellEnd"/>
          </w:p>
        </w:tc>
        <w:tc>
          <w:tcPr>
            <w:tcW w:w="618" w:type="dxa"/>
            <w:gridSpan w:val="2"/>
          </w:tcPr>
          <w:p w14:paraId="16638BD3" w14:textId="6707E2CF" w:rsidR="003D76BB" w:rsidRDefault="003D76BB" w:rsidP="4E5E0C12">
            <w:pPr>
              <w:rPr>
                <w:sz w:val="18"/>
                <w:szCs w:val="18"/>
              </w:rPr>
            </w:pPr>
            <w:hyperlink r:id="rId77">
              <w:r w:rsidRPr="7C324E05">
                <w:rPr>
                  <w:rStyle w:val="Hyperlink"/>
                  <w:sz w:val="18"/>
                  <w:szCs w:val="18"/>
                </w:rPr>
                <w:t>Link</w:t>
              </w:r>
            </w:hyperlink>
          </w:p>
        </w:tc>
        <w:tc>
          <w:tcPr>
            <w:tcW w:w="1075" w:type="dxa"/>
          </w:tcPr>
          <w:p w14:paraId="586DBC3D" w14:textId="54160C64" w:rsidR="003D76BB" w:rsidRDefault="003D76BB" w:rsidP="4E5E0C12">
            <w:pPr>
              <w:jc w:val="right"/>
              <w:rPr>
                <w:color w:val="000000" w:themeColor="text1"/>
                <w:sz w:val="18"/>
                <w:szCs w:val="18"/>
              </w:rPr>
            </w:pPr>
            <w:r w:rsidRPr="7C324E05">
              <w:rPr>
                <w:color w:val="000000" w:themeColor="text1"/>
                <w:sz w:val="18"/>
                <w:szCs w:val="18"/>
              </w:rPr>
              <w:t>15.90</w:t>
            </w:r>
          </w:p>
        </w:tc>
        <w:tc>
          <w:tcPr>
            <w:tcW w:w="1080" w:type="dxa"/>
          </w:tcPr>
          <w:p w14:paraId="04C3C409" w14:textId="6D0927DD" w:rsidR="003D76BB" w:rsidRDefault="003D76BB" w:rsidP="4E5E0C12">
            <w:pPr>
              <w:jc w:val="right"/>
              <w:rPr>
                <w:color w:val="000000" w:themeColor="text1"/>
                <w:sz w:val="18"/>
                <w:szCs w:val="18"/>
              </w:rPr>
            </w:pPr>
            <w:r w:rsidRPr="7C324E05">
              <w:rPr>
                <w:color w:val="000000" w:themeColor="text1"/>
                <w:sz w:val="18"/>
                <w:szCs w:val="18"/>
              </w:rPr>
              <w:t>4</w:t>
            </w:r>
          </w:p>
        </w:tc>
        <w:tc>
          <w:tcPr>
            <w:tcW w:w="1606" w:type="dxa"/>
          </w:tcPr>
          <w:p w14:paraId="72E83B85" w14:textId="745E4ADE" w:rsidR="003D76BB" w:rsidRDefault="003D76BB" w:rsidP="4E5E0C12">
            <w:pPr>
              <w:jc w:val="right"/>
              <w:rPr>
                <w:color w:val="000000" w:themeColor="text1"/>
                <w:sz w:val="18"/>
                <w:szCs w:val="18"/>
              </w:rPr>
            </w:pPr>
            <w:r w:rsidRPr="7C324E05">
              <w:rPr>
                <w:color w:val="000000" w:themeColor="text1"/>
                <w:sz w:val="18"/>
                <w:szCs w:val="18"/>
              </w:rPr>
              <w:t>63.60</w:t>
            </w:r>
          </w:p>
        </w:tc>
      </w:tr>
      <w:tr w:rsidR="003D76BB" w14:paraId="70F88BAB" w14:textId="77777777" w:rsidTr="47D6497F">
        <w:trPr>
          <w:trHeight w:val="375"/>
          <w:jc w:val="center"/>
        </w:trPr>
        <w:tc>
          <w:tcPr>
            <w:tcW w:w="1395" w:type="dxa"/>
            <w:vMerge/>
          </w:tcPr>
          <w:p w14:paraId="3E7BE2CF" w14:textId="77777777" w:rsidR="003D76BB" w:rsidRDefault="003D76BB"/>
        </w:tc>
        <w:tc>
          <w:tcPr>
            <w:tcW w:w="1596" w:type="dxa"/>
          </w:tcPr>
          <w:p w14:paraId="09D5736C" w14:textId="32225964" w:rsidR="003D76BB" w:rsidRDefault="003D76BB" w:rsidP="4E5E0C12">
            <w:pPr>
              <w:rPr>
                <w:color w:val="000000" w:themeColor="text1"/>
                <w:sz w:val="18"/>
                <w:szCs w:val="18"/>
              </w:rPr>
            </w:pPr>
            <w:r w:rsidRPr="7C324E05">
              <w:rPr>
                <w:color w:val="000000" w:themeColor="text1"/>
                <w:sz w:val="18"/>
                <w:szCs w:val="18"/>
              </w:rPr>
              <w:t>Motor Mounting Hub</w:t>
            </w:r>
          </w:p>
        </w:tc>
        <w:tc>
          <w:tcPr>
            <w:tcW w:w="2145" w:type="dxa"/>
          </w:tcPr>
          <w:p w14:paraId="521983D9" w14:textId="11EA23B8" w:rsidR="003D76BB" w:rsidRDefault="003D76BB" w:rsidP="4E5E0C12">
            <w:pPr>
              <w:rPr>
                <w:color w:val="000000" w:themeColor="text1"/>
                <w:sz w:val="18"/>
                <w:szCs w:val="18"/>
              </w:rPr>
            </w:pPr>
            <w:r w:rsidRPr="7C324E05">
              <w:rPr>
                <w:color w:val="000000" w:themeColor="text1"/>
                <w:sz w:val="18"/>
                <w:szCs w:val="18"/>
              </w:rPr>
              <w:t>Aluminium Mounting Hub for 6mm Shafts</w:t>
            </w:r>
          </w:p>
        </w:tc>
        <w:tc>
          <w:tcPr>
            <w:tcW w:w="1107" w:type="dxa"/>
          </w:tcPr>
          <w:p w14:paraId="047F69C3" w14:textId="0B322898" w:rsidR="003D76BB" w:rsidRDefault="003D76BB" w:rsidP="4E5E0C12">
            <w:pPr>
              <w:rPr>
                <w:color w:val="000000" w:themeColor="text1"/>
                <w:sz w:val="18"/>
                <w:szCs w:val="18"/>
              </w:rPr>
            </w:pPr>
            <w:proofErr w:type="spellStart"/>
            <w:r w:rsidRPr="7C324E05">
              <w:rPr>
                <w:color w:val="000000" w:themeColor="text1"/>
                <w:sz w:val="18"/>
                <w:szCs w:val="18"/>
              </w:rPr>
              <w:t>ThePihut</w:t>
            </w:r>
            <w:proofErr w:type="spellEnd"/>
          </w:p>
        </w:tc>
        <w:tc>
          <w:tcPr>
            <w:tcW w:w="618" w:type="dxa"/>
            <w:gridSpan w:val="2"/>
          </w:tcPr>
          <w:p w14:paraId="70577360" w14:textId="674BB81A" w:rsidR="003D76BB" w:rsidRDefault="003D76BB" w:rsidP="4E5E0C12">
            <w:pPr>
              <w:rPr>
                <w:sz w:val="18"/>
                <w:szCs w:val="18"/>
              </w:rPr>
            </w:pPr>
            <w:hyperlink r:id="rId78">
              <w:r w:rsidRPr="7C324E05">
                <w:rPr>
                  <w:rStyle w:val="Hyperlink"/>
                  <w:sz w:val="18"/>
                  <w:szCs w:val="18"/>
                </w:rPr>
                <w:t>Link</w:t>
              </w:r>
            </w:hyperlink>
          </w:p>
        </w:tc>
        <w:tc>
          <w:tcPr>
            <w:tcW w:w="1075" w:type="dxa"/>
          </w:tcPr>
          <w:p w14:paraId="722673D8" w14:textId="6DD9D908" w:rsidR="003D76BB" w:rsidRDefault="003D76BB" w:rsidP="4E5E0C12">
            <w:pPr>
              <w:jc w:val="right"/>
              <w:rPr>
                <w:color w:val="000000" w:themeColor="text1"/>
                <w:sz w:val="18"/>
                <w:szCs w:val="18"/>
              </w:rPr>
            </w:pPr>
            <w:r w:rsidRPr="7C324E05">
              <w:rPr>
                <w:color w:val="000000" w:themeColor="text1"/>
                <w:sz w:val="18"/>
                <w:szCs w:val="18"/>
              </w:rPr>
              <w:t>12.50</w:t>
            </w:r>
          </w:p>
        </w:tc>
        <w:tc>
          <w:tcPr>
            <w:tcW w:w="1080" w:type="dxa"/>
          </w:tcPr>
          <w:p w14:paraId="11E2D30C" w14:textId="3BF9EA81" w:rsidR="003D76BB" w:rsidRDefault="003D76BB" w:rsidP="4E5E0C12">
            <w:pPr>
              <w:jc w:val="right"/>
              <w:rPr>
                <w:color w:val="000000" w:themeColor="text1"/>
                <w:sz w:val="18"/>
                <w:szCs w:val="18"/>
              </w:rPr>
            </w:pPr>
            <w:r w:rsidRPr="7C324E05">
              <w:rPr>
                <w:color w:val="000000" w:themeColor="text1"/>
                <w:sz w:val="18"/>
                <w:szCs w:val="18"/>
              </w:rPr>
              <w:t>2</w:t>
            </w:r>
          </w:p>
        </w:tc>
        <w:tc>
          <w:tcPr>
            <w:tcW w:w="1606" w:type="dxa"/>
          </w:tcPr>
          <w:p w14:paraId="28B711B9" w14:textId="4BCC7AC4" w:rsidR="003D76BB" w:rsidRDefault="003D76BB" w:rsidP="4E5E0C12">
            <w:pPr>
              <w:jc w:val="right"/>
              <w:rPr>
                <w:color w:val="000000" w:themeColor="text1"/>
                <w:sz w:val="18"/>
                <w:szCs w:val="18"/>
              </w:rPr>
            </w:pPr>
            <w:r w:rsidRPr="7C324E05">
              <w:rPr>
                <w:color w:val="000000" w:themeColor="text1"/>
                <w:sz w:val="18"/>
                <w:szCs w:val="18"/>
              </w:rPr>
              <w:t>25.00</w:t>
            </w:r>
          </w:p>
        </w:tc>
      </w:tr>
      <w:tr w:rsidR="003D76BB" w14:paraId="315E957C" w14:textId="77777777" w:rsidTr="47D6497F">
        <w:trPr>
          <w:trHeight w:val="300"/>
          <w:jc w:val="center"/>
        </w:trPr>
        <w:tc>
          <w:tcPr>
            <w:tcW w:w="1395" w:type="dxa"/>
            <w:vMerge/>
          </w:tcPr>
          <w:p w14:paraId="705915C0" w14:textId="77777777" w:rsidR="003D76BB" w:rsidRDefault="003D76BB"/>
        </w:tc>
        <w:tc>
          <w:tcPr>
            <w:tcW w:w="1596" w:type="dxa"/>
          </w:tcPr>
          <w:p w14:paraId="55F153C1" w14:textId="42E29DBC" w:rsidR="003D76BB" w:rsidRDefault="003D76BB" w:rsidP="4E5E0C12">
            <w:pPr>
              <w:rPr>
                <w:color w:val="000000" w:themeColor="text1"/>
                <w:sz w:val="18"/>
                <w:szCs w:val="18"/>
              </w:rPr>
            </w:pPr>
            <w:r w:rsidRPr="7C324E05">
              <w:rPr>
                <w:color w:val="000000" w:themeColor="text1"/>
                <w:sz w:val="18"/>
                <w:szCs w:val="18"/>
              </w:rPr>
              <w:t>Motor Driver</w:t>
            </w:r>
          </w:p>
        </w:tc>
        <w:tc>
          <w:tcPr>
            <w:tcW w:w="2145" w:type="dxa"/>
          </w:tcPr>
          <w:p w14:paraId="7E566CEC" w14:textId="7E83E8C1" w:rsidR="003D76BB" w:rsidRDefault="003D76BB" w:rsidP="4E5E0C12">
            <w:pPr>
              <w:rPr>
                <w:color w:val="000000" w:themeColor="text1"/>
                <w:sz w:val="18"/>
                <w:szCs w:val="18"/>
              </w:rPr>
            </w:pPr>
            <w:r w:rsidRPr="7C324E05">
              <w:rPr>
                <w:color w:val="000000" w:themeColor="text1"/>
                <w:sz w:val="18"/>
                <w:szCs w:val="18"/>
              </w:rPr>
              <w:t>10A 5V-30V 2-Channel DC Motor Driver</w:t>
            </w:r>
          </w:p>
        </w:tc>
        <w:tc>
          <w:tcPr>
            <w:tcW w:w="1107" w:type="dxa"/>
          </w:tcPr>
          <w:p w14:paraId="0107EBE7" w14:textId="7133DD7F" w:rsidR="003D76BB" w:rsidRDefault="003D76BB" w:rsidP="4E5E0C12">
            <w:pPr>
              <w:rPr>
                <w:color w:val="000000" w:themeColor="text1"/>
                <w:sz w:val="18"/>
                <w:szCs w:val="18"/>
              </w:rPr>
            </w:pPr>
            <w:proofErr w:type="spellStart"/>
            <w:r w:rsidRPr="7C324E05">
              <w:rPr>
                <w:color w:val="000000" w:themeColor="text1"/>
                <w:sz w:val="18"/>
                <w:szCs w:val="18"/>
              </w:rPr>
              <w:t>ThePihut</w:t>
            </w:r>
            <w:proofErr w:type="spellEnd"/>
          </w:p>
        </w:tc>
        <w:tc>
          <w:tcPr>
            <w:tcW w:w="618" w:type="dxa"/>
            <w:gridSpan w:val="2"/>
          </w:tcPr>
          <w:p w14:paraId="102B289C" w14:textId="5BD7DCCF" w:rsidR="003D76BB" w:rsidRDefault="003D76BB" w:rsidP="1FD7CF75">
            <w:pPr>
              <w:spacing w:line="259" w:lineRule="auto"/>
              <w:jc w:val="left"/>
              <w:rPr>
                <w:sz w:val="18"/>
                <w:szCs w:val="18"/>
              </w:rPr>
            </w:pPr>
            <w:hyperlink r:id="rId79">
              <w:r w:rsidRPr="7C324E05">
                <w:rPr>
                  <w:rStyle w:val="Hyperlink"/>
                  <w:sz w:val="18"/>
                  <w:szCs w:val="18"/>
                </w:rPr>
                <w:t>Link</w:t>
              </w:r>
            </w:hyperlink>
          </w:p>
        </w:tc>
        <w:tc>
          <w:tcPr>
            <w:tcW w:w="1075" w:type="dxa"/>
          </w:tcPr>
          <w:p w14:paraId="6A0A9CCE" w14:textId="279C10E3" w:rsidR="003D76BB" w:rsidRDefault="003D76BB" w:rsidP="4E5E0C12">
            <w:pPr>
              <w:jc w:val="right"/>
              <w:rPr>
                <w:color w:val="000000" w:themeColor="text1"/>
                <w:sz w:val="18"/>
                <w:szCs w:val="18"/>
              </w:rPr>
            </w:pPr>
            <w:r w:rsidRPr="7C324E05">
              <w:rPr>
                <w:color w:val="000000" w:themeColor="text1"/>
                <w:sz w:val="18"/>
                <w:szCs w:val="18"/>
              </w:rPr>
              <w:t>22.20</w:t>
            </w:r>
          </w:p>
        </w:tc>
        <w:tc>
          <w:tcPr>
            <w:tcW w:w="1080" w:type="dxa"/>
          </w:tcPr>
          <w:p w14:paraId="359BB0E5" w14:textId="7F260612" w:rsidR="003D76BB" w:rsidRDefault="003D76BB" w:rsidP="4E5E0C12">
            <w:pPr>
              <w:jc w:val="right"/>
              <w:rPr>
                <w:color w:val="000000" w:themeColor="text1"/>
                <w:sz w:val="18"/>
                <w:szCs w:val="18"/>
              </w:rPr>
            </w:pPr>
            <w:r w:rsidRPr="7C324E05">
              <w:rPr>
                <w:color w:val="000000" w:themeColor="text1"/>
                <w:sz w:val="18"/>
                <w:szCs w:val="18"/>
              </w:rPr>
              <w:t>2</w:t>
            </w:r>
          </w:p>
        </w:tc>
        <w:tc>
          <w:tcPr>
            <w:tcW w:w="1606" w:type="dxa"/>
          </w:tcPr>
          <w:p w14:paraId="5DA3F514" w14:textId="64795BAC" w:rsidR="003D76BB" w:rsidRDefault="003D76BB" w:rsidP="4E5E0C12">
            <w:pPr>
              <w:jc w:val="right"/>
              <w:rPr>
                <w:color w:val="000000" w:themeColor="text1"/>
                <w:sz w:val="18"/>
                <w:szCs w:val="18"/>
              </w:rPr>
            </w:pPr>
            <w:r w:rsidRPr="7C324E05">
              <w:rPr>
                <w:color w:val="000000" w:themeColor="text1"/>
                <w:sz w:val="18"/>
                <w:szCs w:val="18"/>
              </w:rPr>
              <w:t>44.40</w:t>
            </w:r>
          </w:p>
        </w:tc>
      </w:tr>
      <w:tr w:rsidR="003D76BB" w14:paraId="6A137977" w14:textId="77777777" w:rsidTr="47D6497F">
        <w:trPr>
          <w:trHeight w:val="822"/>
          <w:jc w:val="center"/>
        </w:trPr>
        <w:tc>
          <w:tcPr>
            <w:tcW w:w="1395" w:type="dxa"/>
            <w:vMerge/>
          </w:tcPr>
          <w:p w14:paraId="2327DA92" w14:textId="77777777" w:rsidR="003D76BB" w:rsidRDefault="003D76BB"/>
        </w:tc>
        <w:tc>
          <w:tcPr>
            <w:tcW w:w="1596" w:type="dxa"/>
          </w:tcPr>
          <w:p w14:paraId="280D016B" w14:textId="25E7CE98" w:rsidR="003D76BB" w:rsidRDefault="003D76BB" w:rsidP="4E5E0C12">
            <w:pPr>
              <w:rPr>
                <w:color w:val="000000" w:themeColor="text1"/>
                <w:sz w:val="18"/>
                <w:szCs w:val="18"/>
              </w:rPr>
            </w:pPr>
            <w:r w:rsidRPr="7C324E05">
              <w:rPr>
                <w:color w:val="000000" w:themeColor="text1"/>
                <w:sz w:val="18"/>
                <w:szCs w:val="18"/>
              </w:rPr>
              <w:t>Kill Switch</w:t>
            </w:r>
          </w:p>
        </w:tc>
        <w:tc>
          <w:tcPr>
            <w:tcW w:w="2145" w:type="dxa"/>
          </w:tcPr>
          <w:p w14:paraId="3A0D65CD" w14:textId="53C3A797" w:rsidR="003D76BB" w:rsidRDefault="003D76BB" w:rsidP="4E5E0C12">
            <w:pPr>
              <w:rPr>
                <w:color w:val="000000" w:themeColor="text1"/>
                <w:sz w:val="18"/>
                <w:szCs w:val="18"/>
              </w:rPr>
            </w:pPr>
            <w:r w:rsidRPr="7C324E05">
              <w:rPr>
                <w:color w:val="000000" w:themeColor="text1"/>
                <w:sz w:val="18"/>
                <w:szCs w:val="18"/>
              </w:rPr>
              <w:t>SPST ON-OFF Latching Miniature Toggle Switch</w:t>
            </w:r>
          </w:p>
        </w:tc>
        <w:tc>
          <w:tcPr>
            <w:tcW w:w="1107" w:type="dxa"/>
          </w:tcPr>
          <w:p w14:paraId="04153ACC" w14:textId="7429F599" w:rsidR="003D76BB" w:rsidRDefault="003D76BB" w:rsidP="4E5E0C12">
            <w:pPr>
              <w:rPr>
                <w:color w:val="000000" w:themeColor="text1"/>
                <w:sz w:val="18"/>
                <w:szCs w:val="18"/>
              </w:rPr>
            </w:pPr>
            <w:proofErr w:type="spellStart"/>
            <w:r w:rsidRPr="7C324E05">
              <w:rPr>
                <w:color w:val="000000" w:themeColor="text1"/>
                <w:sz w:val="18"/>
                <w:szCs w:val="18"/>
              </w:rPr>
              <w:t>ThePihut</w:t>
            </w:r>
            <w:proofErr w:type="spellEnd"/>
          </w:p>
        </w:tc>
        <w:tc>
          <w:tcPr>
            <w:tcW w:w="618" w:type="dxa"/>
            <w:gridSpan w:val="2"/>
          </w:tcPr>
          <w:p w14:paraId="0A5E97CC" w14:textId="2EEE6519" w:rsidR="003D76BB" w:rsidRDefault="003D76BB" w:rsidP="4E5E0C12">
            <w:pPr>
              <w:rPr>
                <w:sz w:val="18"/>
                <w:szCs w:val="18"/>
              </w:rPr>
            </w:pPr>
            <w:hyperlink r:id="rId80">
              <w:r w:rsidRPr="7C324E05">
                <w:rPr>
                  <w:rStyle w:val="Hyperlink"/>
                  <w:sz w:val="18"/>
                  <w:szCs w:val="18"/>
                </w:rPr>
                <w:t>Link</w:t>
              </w:r>
            </w:hyperlink>
          </w:p>
        </w:tc>
        <w:tc>
          <w:tcPr>
            <w:tcW w:w="1075" w:type="dxa"/>
          </w:tcPr>
          <w:p w14:paraId="1E711429" w14:textId="29BB25AA" w:rsidR="003D76BB" w:rsidRDefault="003D76BB" w:rsidP="4E5E0C12">
            <w:pPr>
              <w:jc w:val="right"/>
              <w:rPr>
                <w:color w:val="000000" w:themeColor="text1"/>
                <w:sz w:val="18"/>
                <w:szCs w:val="18"/>
              </w:rPr>
            </w:pPr>
            <w:r w:rsidRPr="7C324E05">
              <w:rPr>
                <w:color w:val="000000" w:themeColor="text1"/>
                <w:sz w:val="18"/>
                <w:szCs w:val="18"/>
              </w:rPr>
              <w:t>1.5</w:t>
            </w:r>
          </w:p>
        </w:tc>
        <w:tc>
          <w:tcPr>
            <w:tcW w:w="1080" w:type="dxa"/>
          </w:tcPr>
          <w:p w14:paraId="500382BF" w14:textId="03C60A03" w:rsidR="003D76BB" w:rsidRDefault="003D76BB" w:rsidP="4E5E0C12">
            <w:pPr>
              <w:jc w:val="right"/>
              <w:rPr>
                <w:color w:val="000000" w:themeColor="text1"/>
                <w:sz w:val="18"/>
                <w:szCs w:val="18"/>
              </w:rPr>
            </w:pPr>
            <w:r w:rsidRPr="7C324E05">
              <w:rPr>
                <w:color w:val="000000" w:themeColor="text1"/>
                <w:sz w:val="18"/>
                <w:szCs w:val="18"/>
              </w:rPr>
              <w:t>1</w:t>
            </w:r>
          </w:p>
        </w:tc>
        <w:tc>
          <w:tcPr>
            <w:tcW w:w="1606" w:type="dxa"/>
          </w:tcPr>
          <w:p w14:paraId="0B5F74B1" w14:textId="609FF8CF" w:rsidR="003D76BB" w:rsidRDefault="003D76BB" w:rsidP="4E5E0C12">
            <w:pPr>
              <w:jc w:val="right"/>
              <w:rPr>
                <w:color w:val="000000" w:themeColor="text1"/>
                <w:sz w:val="18"/>
                <w:szCs w:val="18"/>
              </w:rPr>
            </w:pPr>
            <w:r w:rsidRPr="7C324E05">
              <w:rPr>
                <w:color w:val="000000" w:themeColor="text1"/>
                <w:sz w:val="18"/>
                <w:szCs w:val="18"/>
              </w:rPr>
              <w:t>1.5</w:t>
            </w:r>
          </w:p>
        </w:tc>
      </w:tr>
      <w:tr w:rsidR="003D76BB" w14:paraId="7167AD76" w14:textId="77777777" w:rsidTr="47D6497F">
        <w:trPr>
          <w:trHeight w:val="300"/>
          <w:jc w:val="center"/>
        </w:trPr>
        <w:tc>
          <w:tcPr>
            <w:tcW w:w="1395" w:type="dxa"/>
            <w:vMerge/>
          </w:tcPr>
          <w:p w14:paraId="0D807370" w14:textId="77777777" w:rsidR="003D76BB" w:rsidRDefault="003D76BB"/>
        </w:tc>
        <w:tc>
          <w:tcPr>
            <w:tcW w:w="1596" w:type="dxa"/>
          </w:tcPr>
          <w:p w14:paraId="6B33EA82" w14:textId="7DA74A1D" w:rsidR="003D76BB" w:rsidRDefault="003D76BB" w:rsidP="4E5E0C12">
            <w:pPr>
              <w:rPr>
                <w:color w:val="000000" w:themeColor="text1"/>
                <w:sz w:val="18"/>
                <w:szCs w:val="18"/>
              </w:rPr>
            </w:pPr>
            <w:r w:rsidRPr="7C324E05">
              <w:rPr>
                <w:color w:val="000000" w:themeColor="text1"/>
                <w:sz w:val="18"/>
                <w:szCs w:val="18"/>
              </w:rPr>
              <w:t>BMS</w:t>
            </w:r>
          </w:p>
        </w:tc>
        <w:tc>
          <w:tcPr>
            <w:tcW w:w="2145" w:type="dxa"/>
          </w:tcPr>
          <w:p w14:paraId="1652DF22" w14:textId="3E716A4F" w:rsidR="003D76BB" w:rsidRDefault="003D76BB" w:rsidP="4E5E0C12">
            <w:pPr>
              <w:rPr>
                <w:color w:val="000000" w:themeColor="text1"/>
                <w:sz w:val="18"/>
                <w:szCs w:val="18"/>
              </w:rPr>
            </w:pPr>
            <w:r w:rsidRPr="7C324E05">
              <w:rPr>
                <w:color w:val="000000" w:themeColor="text1"/>
                <w:sz w:val="18"/>
                <w:szCs w:val="18"/>
              </w:rPr>
              <w:t>3S 40A Lithium Battery Protection Circuit Board with Balance Charging</w:t>
            </w:r>
          </w:p>
        </w:tc>
        <w:tc>
          <w:tcPr>
            <w:tcW w:w="1107" w:type="dxa"/>
          </w:tcPr>
          <w:p w14:paraId="23FBF26F" w14:textId="494CD371" w:rsidR="003D76BB" w:rsidRDefault="003D76BB" w:rsidP="4E5E0C12">
            <w:pPr>
              <w:rPr>
                <w:color w:val="000000" w:themeColor="text1"/>
                <w:sz w:val="18"/>
                <w:szCs w:val="18"/>
              </w:rPr>
            </w:pPr>
            <w:r w:rsidRPr="7C324E05">
              <w:rPr>
                <w:color w:val="000000" w:themeColor="text1"/>
                <w:sz w:val="18"/>
                <w:szCs w:val="18"/>
              </w:rPr>
              <w:t>Amazon</w:t>
            </w:r>
          </w:p>
        </w:tc>
        <w:tc>
          <w:tcPr>
            <w:tcW w:w="618" w:type="dxa"/>
            <w:gridSpan w:val="2"/>
          </w:tcPr>
          <w:p w14:paraId="6926740C" w14:textId="46F05E8E" w:rsidR="003D76BB" w:rsidRDefault="003D76BB" w:rsidP="4E5E0C12">
            <w:pPr>
              <w:rPr>
                <w:sz w:val="18"/>
                <w:szCs w:val="18"/>
              </w:rPr>
            </w:pPr>
            <w:hyperlink r:id="rId81">
              <w:r w:rsidRPr="7C324E05">
                <w:rPr>
                  <w:rStyle w:val="Hyperlink"/>
                  <w:sz w:val="18"/>
                  <w:szCs w:val="18"/>
                </w:rPr>
                <w:t>Link</w:t>
              </w:r>
            </w:hyperlink>
          </w:p>
        </w:tc>
        <w:tc>
          <w:tcPr>
            <w:tcW w:w="1075" w:type="dxa"/>
          </w:tcPr>
          <w:p w14:paraId="1319AE6C" w14:textId="41219CEB" w:rsidR="003D76BB" w:rsidRDefault="003D76BB" w:rsidP="4E5E0C12">
            <w:pPr>
              <w:jc w:val="right"/>
              <w:rPr>
                <w:color w:val="000000" w:themeColor="text1"/>
                <w:sz w:val="18"/>
                <w:szCs w:val="18"/>
              </w:rPr>
            </w:pPr>
            <w:r w:rsidRPr="7C324E05">
              <w:rPr>
                <w:color w:val="000000" w:themeColor="text1"/>
                <w:sz w:val="18"/>
                <w:szCs w:val="18"/>
              </w:rPr>
              <w:t>5.33</w:t>
            </w:r>
          </w:p>
        </w:tc>
        <w:tc>
          <w:tcPr>
            <w:tcW w:w="1080" w:type="dxa"/>
          </w:tcPr>
          <w:p w14:paraId="54F749F4" w14:textId="564C0DC5" w:rsidR="003D76BB" w:rsidRDefault="003D76BB" w:rsidP="4E5E0C12">
            <w:pPr>
              <w:jc w:val="right"/>
              <w:rPr>
                <w:color w:val="000000" w:themeColor="text1"/>
                <w:sz w:val="18"/>
                <w:szCs w:val="18"/>
              </w:rPr>
            </w:pPr>
            <w:r w:rsidRPr="7C324E05">
              <w:rPr>
                <w:color w:val="000000" w:themeColor="text1"/>
                <w:sz w:val="18"/>
                <w:szCs w:val="18"/>
              </w:rPr>
              <w:t>1</w:t>
            </w:r>
          </w:p>
        </w:tc>
        <w:tc>
          <w:tcPr>
            <w:tcW w:w="1606" w:type="dxa"/>
          </w:tcPr>
          <w:p w14:paraId="65879858" w14:textId="2234AE66" w:rsidR="003D76BB" w:rsidRDefault="003D76BB" w:rsidP="4E5E0C12">
            <w:pPr>
              <w:jc w:val="right"/>
              <w:rPr>
                <w:color w:val="000000" w:themeColor="text1"/>
                <w:sz w:val="18"/>
                <w:szCs w:val="18"/>
              </w:rPr>
            </w:pPr>
            <w:r w:rsidRPr="7C324E05">
              <w:rPr>
                <w:color w:val="000000" w:themeColor="text1"/>
                <w:sz w:val="18"/>
                <w:szCs w:val="18"/>
              </w:rPr>
              <w:t>5.33</w:t>
            </w:r>
          </w:p>
        </w:tc>
      </w:tr>
      <w:tr w:rsidR="003D76BB" w14:paraId="4485F48C" w14:textId="77777777" w:rsidTr="47D6497F">
        <w:trPr>
          <w:trHeight w:val="600"/>
          <w:jc w:val="center"/>
        </w:trPr>
        <w:tc>
          <w:tcPr>
            <w:tcW w:w="1395" w:type="dxa"/>
            <w:vMerge w:val="restart"/>
            <w:vAlign w:val="center"/>
          </w:tcPr>
          <w:p w14:paraId="04EDF896" w14:textId="46CA448A" w:rsidR="003D76BB" w:rsidRDefault="003D76BB" w:rsidP="003D76BB">
            <w:pPr>
              <w:jc w:val="center"/>
              <w:rPr>
                <w:b/>
                <w:color w:val="000000" w:themeColor="text1"/>
                <w:sz w:val="18"/>
                <w:szCs w:val="18"/>
              </w:rPr>
            </w:pPr>
            <w:r w:rsidRPr="7C324E05">
              <w:rPr>
                <w:b/>
                <w:color w:val="000000" w:themeColor="text1"/>
                <w:sz w:val="18"/>
                <w:szCs w:val="18"/>
              </w:rPr>
              <w:t>General</w:t>
            </w:r>
          </w:p>
        </w:tc>
        <w:tc>
          <w:tcPr>
            <w:tcW w:w="1596" w:type="dxa"/>
          </w:tcPr>
          <w:p w14:paraId="22644D1F" w14:textId="6AB34820" w:rsidR="003D76BB" w:rsidRDefault="003D76BB" w:rsidP="4E5E0C12">
            <w:pPr>
              <w:rPr>
                <w:color w:val="000000" w:themeColor="text1"/>
                <w:sz w:val="18"/>
                <w:szCs w:val="18"/>
              </w:rPr>
            </w:pPr>
            <w:r w:rsidRPr="7C324E05">
              <w:rPr>
                <w:color w:val="000000" w:themeColor="text1"/>
                <w:sz w:val="18"/>
                <w:szCs w:val="18"/>
              </w:rPr>
              <w:t>Microfibre Cloth</w:t>
            </w:r>
          </w:p>
        </w:tc>
        <w:tc>
          <w:tcPr>
            <w:tcW w:w="2145" w:type="dxa"/>
          </w:tcPr>
          <w:p w14:paraId="4B71BCCE" w14:textId="38CA1149" w:rsidR="003D76BB" w:rsidRDefault="003D76BB" w:rsidP="4E5E0C12">
            <w:pPr>
              <w:rPr>
                <w:color w:val="000000" w:themeColor="text1"/>
                <w:sz w:val="18"/>
                <w:szCs w:val="18"/>
              </w:rPr>
            </w:pPr>
            <w:r w:rsidRPr="7C324E05">
              <w:rPr>
                <w:color w:val="000000" w:themeColor="text1"/>
                <w:sz w:val="18"/>
                <w:szCs w:val="18"/>
              </w:rPr>
              <w:t>Microfibre Cloth (for cleaning sand off of the rover)</w:t>
            </w:r>
          </w:p>
        </w:tc>
        <w:tc>
          <w:tcPr>
            <w:tcW w:w="1117" w:type="dxa"/>
            <w:gridSpan w:val="2"/>
          </w:tcPr>
          <w:p w14:paraId="144FEE4F" w14:textId="0F9F9606" w:rsidR="003D76BB" w:rsidRDefault="003D76BB" w:rsidP="4E5E0C12">
            <w:pPr>
              <w:rPr>
                <w:color w:val="000000" w:themeColor="text1"/>
                <w:sz w:val="18"/>
                <w:szCs w:val="18"/>
              </w:rPr>
            </w:pPr>
            <w:r w:rsidRPr="7C324E05">
              <w:rPr>
                <w:color w:val="000000" w:themeColor="text1"/>
                <w:sz w:val="18"/>
                <w:szCs w:val="18"/>
              </w:rPr>
              <w:t>Generic</w:t>
            </w:r>
          </w:p>
        </w:tc>
        <w:tc>
          <w:tcPr>
            <w:tcW w:w="608" w:type="dxa"/>
          </w:tcPr>
          <w:p w14:paraId="099EFC5B" w14:textId="1BAAE3E1" w:rsidR="003D76BB" w:rsidRDefault="003D76BB" w:rsidP="4E5E0C12">
            <w:pPr>
              <w:rPr>
                <w:color w:val="000000" w:themeColor="text1"/>
                <w:sz w:val="18"/>
                <w:szCs w:val="18"/>
              </w:rPr>
            </w:pPr>
            <w:r w:rsidRPr="7C324E05">
              <w:rPr>
                <w:color w:val="000000" w:themeColor="text1"/>
                <w:sz w:val="18"/>
                <w:szCs w:val="18"/>
              </w:rPr>
              <w:t>n/a</w:t>
            </w:r>
          </w:p>
        </w:tc>
        <w:tc>
          <w:tcPr>
            <w:tcW w:w="1075" w:type="dxa"/>
          </w:tcPr>
          <w:p w14:paraId="19907CFC" w14:textId="44228E4D" w:rsidR="003D76BB" w:rsidRDefault="003D76BB" w:rsidP="4E5E0C12">
            <w:pPr>
              <w:jc w:val="right"/>
              <w:rPr>
                <w:color w:val="000000" w:themeColor="text1"/>
                <w:sz w:val="18"/>
                <w:szCs w:val="18"/>
              </w:rPr>
            </w:pPr>
            <w:r w:rsidRPr="7C324E05">
              <w:rPr>
                <w:color w:val="000000" w:themeColor="text1"/>
                <w:sz w:val="18"/>
                <w:szCs w:val="18"/>
              </w:rPr>
              <w:t>0 (Owned)</w:t>
            </w:r>
          </w:p>
        </w:tc>
        <w:tc>
          <w:tcPr>
            <w:tcW w:w="1080" w:type="dxa"/>
          </w:tcPr>
          <w:p w14:paraId="0D6F6349" w14:textId="0AED4CFF" w:rsidR="003D76BB" w:rsidRDefault="003D76BB" w:rsidP="4E5E0C12">
            <w:pPr>
              <w:jc w:val="right"/>
              <w:rPr>
                <w:color w:val="000000" w:themeColor="text1"/>
                <w:sz w:val="18"/>
                <w:szCs w:val="18"/>
              </w:rPr>
            </w:pPr>
            <w:r w:rsidRPr="7C324E05">
              <w:rPr>
                <w:color w:val="000000" w:themeColor="text1"/>
                <w:sz w:val="18"/>
                <w:szCs w:val="18"/>
              </w:rPr>
              <w:t>1</w:t>
            </w:r>
          </w:p>
        </w:tc>
        <w:tc>
          <w:tcPr>
            <w:tcW w:w="1606" w:type="dxa"/>
          </w:tcPr>
          <w:p w14:paraId="5BDE4B33" w14:textId="7C3EDA25" w:rsidR="003D76BB" w:rsidRDefault="003D76BB" w:rsidP="4E5E0C12">
            <w:pPr>
              <w:jc w:val="right"/>
              <w:rPr>
                <w:color w:val="000000" w:themeColor="text1"/>
                <w:sz w:val="18"/>
                <w:szCs w:val="18"/>
              </w:rPr>
            </w:pPr>
            <w:r w:rsidRPr="7C324E05">
              <w:rPr>
                <w:color w:val="000000" w:themeColor="text1"/>
                <w:sz w:val="18"/>
                <w:szCs w:val="18"/>
              </w:rPr>
              <w:t>0</w:t>
            </w:r>
          </w:p>
        </w:tc>
      </w:tr>
      <w:tr w:rsidR="003D76BB" w14:paraId="47231008" w14:textId="77777777" w:rsidTr="47D6497F">
        <w:trPr>
          <w:trHeight w:val="300"/>
          <w:jc w:val="center"/>
        </w:trPr>
        <w:tc>
          <w:tcPr>
            <w:tcW w:w="1395" w:type="dxa"/>
            <w:vMerge/>
            <w:vAlign w:val="center"/>
          </w:tcPr>
          <w:p w14:paraId="4EE052C0" w14:textId="77777777" w:rsidR="003D76BB" w:rsidRDefault="003D76BB" w:rsidP="003D76BB">
            <w:pPr>
              <w:jc w:val="center"/>
            </w:pPr>
          </w:p>
        </w:tc>
        <w:tc>
          <w:tcPr>
            <w:tcW w:w="1596" w:type="dxa"/>
          </w:tcPr>
          <w:p w14:paraId="79E85CCA" w14:textId="45BE13B0" w:rsidR="003D76BB" w:rsidRDefault="003D76BB" w:rsidP="4E5E0C12">
            <w:pPr>
              <w:rPr>
                <w:color w:val="000000" w:themeColor="text1"/>
                <w:sz w:val="18"/>
                <w:szCs w:val="18"/>
              </w:rPr>
            </w:pPr>
            <w:r w:rsidRPr="7C324E05">
              <w:rPr>
                <w:color w:val="000000" w:themeColor="text1"/>
                <w:sz w:val="18"/>
                <w:szCs w:val="18"/>
              </w:rPr>
              <w:t>Paintbrush</w:t>
            </w:r>
          </w:p>
        </w:tc>
        <w:tc>
          <w:tcPr>
            <w:tcW w:w="2145" w:type="dxa"/>
          </w:tcPr>
          <w:p w14:paraId="67BFFE60" w14:textId="65035625" w:rsidR="003D76BB" w:rsidRDefault="003D76BB" w:rsidP="4E5E0C12">
            <w:pPr>
              <w:rPr>
                <w:color w:val="000000" w:themeColor="text1"/>
                <w:sz w:val="18"/>
                <w:szCs w:val="18"/>
              </w:rPr>
            </w:pPr>
            <w:r w:rsidRPr="7C324E05">
              <w:rPr>
                <w:color w:val="000000" w:themeColor="text1"/>
                <w:sz w:val="18"/>
                <w:szCs w:val="18"/>
              </w:rPr>
              <w:t>Paintbrush (for cleaning sand off of the rover)</w:t>
            </w:r>
          </w:p>
        </w:tc>
        <w:tc>
          <w:tcPr>
            <w:tcW w:w="1107" w:type="dxa"/>
          </w:tcPr>
          <w:p w14:paraId="4DE7D8FA" w14:textId="1EC431CB" w:rsidR="003D76BB" w:rsidRDefault="003D76BB" w:rsidP="4E5E0C12">
            <w:pPr>
              <w:rPr>
                <w:color w:val="000000" w:themeColor="text1"/>
                <w:sz w:val="18"/>
                <w:szCs w:val="18"/>
              </w:rPr>
            </w:pPr>
            <w:r w:rsidRPr="7C324E05">
              <w:rPr>
                <w:color w:val="000000" w:themeColor="text1"/>
                <w:sz w:val="18"/>
                <w:szCs w:val="18"/>
              </w:rPr>
              <w:t>Generic</w:t>
            </w:r>
          </w:p>
        </w:tc>
        <w:tc>
          <w:tcPr>
            <w:tcW w:w="618" w:type="dxa"/>
            <w:gridSpan w:val="2"/>
          </w:tcPr>
          <w:p w14:paraId="04E10EA6" w14:textId="311719BF" w:rsidR="003D76BB" w:rsidRDefault="003D76BB" w:rsidP="4E5E0C12">
            <w:pPr>
              <w:rPr>
                <w:color w:val="000000" w:themeColor="text1"/>
                <w:sz w:val="18"/>
                <w:szCs w:val="18"/>
              </w:rPr>
            </w:pPr>
            <w:r w:rsidRPr="7C324E05">
              <w:rPr>
                <w:color w:val="000000" w:themeColor="text1"/>
                <w:sz w:val="18"/>
                <w:szCs w:val="18"/>
              </w:rPr>
              <w:t>n/a</w:t>
            </w:r>
          </w:p>
        </w:tc>
        <w:tc>
          <w:tcPr>
            <w:tcW w:w="1075" w:type="dxa"/>
          </w:tcPr>
          <w:p w14:paraId="5172CEC7" w14:textId="55E468F5" w:rsidR="003D76BB" w:rsidRDefault="003D76BB" w:rsidP="4E5E0C12">
            <w:pPr>
              <w:jc w:val="right"/>
              <w:rPr>
                <w:color w:val="000000" w:themeColor="text1"/>
                <w:sz w:val="18"/>
                <w:szCs w:val="18"/>
              </w:rPr>
            </w:pPr>
            <w:r w:rsidRPr="7C324E05">
              <w:rPr>
                <w:color w:val="000000" w:themeColor="text1"/>
                <w:sz w:val="18"/>
                <w:szCs w:val="18"/>
              </w:rPr>
              <w:t>0 (Owned)</w:t>
            </w:r>
          </w:p>
        </w:tc>
        <w:tc>
          <w:tcPr>
            <w:tcW w:w="1080" w:type="dxa"/>
          </w:tcPr>
          <w:p w14:paraId="771AF96B" w14:textId="49B9B770" w:rsidR="003D76BB" w:rsidRDefault="003D76BB" w:rsidP="4E5E0C12">
            <w:pPr>
              <w:jc w:val="right"/>
              <w:rPr>
                <w:color w:val="000000" w:themeColor="text1"/>
                <w:sz w:val="18"/>
                <w:szCs w:val="18"/>
              </w:rPr>
            </w:pPr>
            <w:r w:rsidRPr="7C324E05">
              <w:rPr>
                <w:color w:val="000000" w:themeColor="text1"/>
                <w:sz w:val="18"/>
                <w:szCs w:val="18"/>
              </w:rPr>
              <w:t>1</w:t>
            </w:r>
          </w:p>
        </w:tc>
        <w:tc>
          <w:tcPr>
            <w:tcW w:w="1606" w:type="dxa"/>
          </w:tcPr>
          <w:p w14:paraId="0BB40040" w14:textId="27858CFD" w:rsidR="003D76BB" w:rsidRDefault="003D76BB" w:rsidP="4E5E0C12">
            <w:pPr>
              <w:jc w:val="right"/>
              <w:rPr>
                <w:color w:val="000000" w:themeColor="text1"/>
                <w:sz w:val="18"/>
                <w:szCs w:val="18"/>
              </w:rPr>
            </w:pPr>
            <w:r w:rsidRPr="7C324E05">
              <w:rPr>
                <w:color w:val="000000" w:themeColor="text1"/>
                <w:sz w:val="18"/>
                <w:szCs w:val="18"/>
              </w:rPr>
              <w:t>0</w:t>
            </w:r>
          </w:p>
        </w:tc>
      </w:tr>
      <w:tr w:rsidR="00FE20C9" w14:paraId="76E4C8D8" w14:textId="77777777" w:rsidTr="47D6497F">
        <w:trPr>
          <w:trHeight w:val="391"/>
          <w:jc w:val="center"/>
        </w:trPr>
        <w:tc>
          <w:tcPr>
            <w:tcW w:w="1395" w:type="dxa"/>
            <w:vMerge w:val="restart"/>
            <w:vAlign w:val="center"/>
          </w:tcPr>
          <w:p w14:paraId="62658014" w14:textId="6DB5ECB3" w:rsidR="00FE20C9" w:rsidRDefault="00FE20C9" w:rsidP="4E5E0C12">
            <w:pPr>
              <w:jc w:val="center"/>
              <w:rPr>
                <w:b/>
                <w:color w:val="000000" w:themeColor="text1"/>
                <w:sz w:val="18"/>
                <w:szCs w:val="18"/>
              </w:rPr>
            </w:pPr>
            <w:r w:rsidRPr="7C324E05">
              <w:rPr>
                <w:b/>
                <w:color w:val="000000" w:themeColor="text1"/>
                <w:sz w:val="18"/>
                <w:szCs w:val="18"/>
              </w:rPr>
              <w:t>Screws and Fixings</w:t>
            </w:r>
          </w:p>
        </w:tc>
        <w:tc>
          <w:tcPr>
            <w:tcW w:w="1596" w:type="dxa"/>
          </w:tcPr>
          <w:p w14:paraId="5DAEE0C4" w14:textId="569175E4" w:rsidR="00FE20C9" w:rsidRDefault="00FE20C9" w:rsidP="4E5E0C12">
            <w:pPr>
              <w:rPr>
                <w:color w:val="000000" w:themeColor="text1"/>
                <w:sz w:val="18"/>
                <w:szCs w:val="18"/>
              </w:rPr>
            </w:pPr>
            <w:r w:rsidRPr="7C324E05">
              <w:rPr>
                <w:color w:val="000000" w:themeColor="text1"/>
                <w:sz w:val="18"/>
                <w:szCs w:val="18"/>
              </w:rPr>
              <w:t>Superglue</w:t>
            </w:r>
          </w:p>
        </w:tc>
        <w:tc>
          <w:tcPr>
            <w:tcW w:w="2145" w:type="dxa"/>
          </w:tcPr>
          <w:p w14:paraId="1FC7ED11" w14:textId="0ADD34A3" w:rsidR="00FE20C9" w:rsidRDefault="00FE20C9" w:rsidP="4E5E0C12">
            <w:pPr>
              <w:rPr>
                <w:color w:val="000000" w:themeColor="text1"/>
                <w:sz w:val="18"/>
                <w:szCs w:val="18"/>
              </w:rPr>
            </w:pPr>
            <w:r w:rsidRPr="7C324E05">
              <w:rPr>
                <w:color w:val="000000" w:themeColor="text1"/>
                <w:sz w:val="18"/>
                <w:szCs w:val="18"/>
              </w:rPr>
              <w:t>Loctite superglue</w:t>
            </w:r>
          </w:p>
        </w:tc>
        <w:tc>
          <w:tcPr>
            <w:tcW w:w="1117" w:type="dxa"/>
            <w:gridSpan w:val="2"/>
          </w:tcPr>
          <w:p w14:paraId="1BA08215" w14:textId="42791174" w:rsidR="00FE20C9" w:rsidRDefault="00FE20C9" w:rsidP="4E5E0C12">
            <w:pPr>
              <w:rPr>
                <w:color w:val="000000" w:themeColor="text1"/>
                <w:sz w:val="18"/>
                <w:szCs w:val="18"/>
              </w:rPr>
            </w:pPr>
            <w:r w:rsidRPr="7C324E05">
              <w:rPr>
                <w:color w:val="000000" w:themeColor="text1"/>
                <w:sz w:val="18"/>
                <w:szCs w:val="18"/>
              </w:rPr>
              <w:t>Generic</w:t>
            </w:r>
          </w:p>
        </w:tc>
        <w:tc>
          <w:tcPr>
            <w:tcW w:w="608" w:type="dxa"/>
          </w:tcPr>
          <w:p w14:paraId="6D587D4D" w14:textId="2CB202D4" w:rsidR="00FE20C9" w:rsidRDefault="00FE20C9" w:rsidP="4E5E0C12">
            <w:pPr>
              <w:rPr>
                <w:color w:val="000000" w:themeColor="text1"/>
                <w:sz w:val="18"/>
                <w:szCs w:val="18"/>
              </w:rPr>
            </w:pPr>
            <w:r w:rsidRPr="7C324E05">
              <w:rPr>
                <w:color w:val="000000" w:themeColor="text1"/>
                <w:sz w:val="18"/>
                <w:szCs w:val="18"/>
              </w:rPr>
              <w:t>n/a</w:t>
            </w:r>
          </w:p>
        </w:tc>
        <w:tc>
          <w:tcPr>
            <w:tcW w:w="1075" w:type="dxa"/>
          </w:tcPr>
          <w:p w14:paraId="2B8610D6" w14:textId="502EC241" w:rsidR="00FE20C9" w:rsidRDefault="00FE20C9" w:rsidP="4E5E0C12">
            <w:pPr>
              <w:jc w:val="right"/>
              <w:rPr>
                <w:color w:val="000000" w:themeColor="text1"/>
                <w:sz w:val="18"/>
                <w:szCs w:val="18"/>
              </w:rPr>
            </w:pPr>
            <w:r w:rsidRPr="7C324E05">
              <w:rPr>
                <w:color w:val="000000" w:themeColor="text1"/>
                <w:sz w:val="18"/>
                <w:szCs w:val="18"/>
              </w:rPr>
              <w:t>0 (Owned)</w:t>
            </w:r>
          </w:p>
        </w:tc>
        <w:tc>
          <w:tcPr>
            <w:tcW w:w="1080" w:type="dxa"/>
          </w:tcPr>
          <w:p w14:paraId="1E7438AE" w14:textId="5DBEDBA8" w:rsidR="00FE20C9" w:rsidRDefault="00FE20C9" w:rsidP="4E5E0C12">
            <w:pPr>
              <w:jc w:val="right"/>
              <w:rPr>
                <w:color w:val="000000" w:themeColor="text1"/>
                <w:sz w:val="18"/>
                <w:szCs w:val="18"/>
              </w:rPr>
            </w:pPr>
            <w:r w:rsidRPr="7C324E05">
              <w:rPr>
                <w:color w:val="000000" w:themeColor="text1"/>
                <w:sz w:val="18"/>
                <w:szCs w:val="18"/>
              </w:rPr>
              <w:t>1</w:t>
            </w:r>
          </w:p>
        </w:tc>
        <w:tc>
          <w:tcPr>
            <w:tcW w:w="1606" w:type="dxa"/>
          </w:tcPr>
          <w:p w14:paraId="5C4AA36E" w14:textId="1B4B0DDF" w:rsidR="00FE20C9" w:rsidRDefault="00FE20C9" w:rsidP="4E5E0C12">
            <w:pPr>
              <w:jc w:val="right"/>
              <w:rPr>
                <w:color w:val="000000" w:themeColor="text1"/>
                <w:sz w:val="18"/>
                <w:szCs w:val="18"/>
              </w:rPr>
            </w:pPr>
            <w:r w:rsidRPr="7C324E05">
              <w:rPr>
                <w:color w:val="000000" w:themeColor="text1"/>
                <w:sz w:val="18"/>
                <w:szCs w:val="18"/>
              </w:rPr>
              <w:t>0</w:t>
            </w:r>
          </w:p>
        </w:tc>
      </w:tr>
      <w:tr w:rsidR="00FE20C9" w14:paraId="5EF601A1" w14:textId="77777777" w:rsidTr="47D6497F">
        <w:trPr>
          <w:trHeight w:val="915"/>
          <w:jc w:val="center"/>
        </w:trPr>
        <w:tc>
          <w:tcPr>
            <w:tcW w:w="1395" w:type="dxa"/>
            <w:vMerge/>
          </w:tcPr>
          <w:p w14:paraId="3F573385" w14:textId="77777777" w:rsidR="00FE20C9" w:rsidRDefault="00FE20C9"/>
        </w:tc>
        <w:tc>
          <w:tcPr>
            <w:tcW w:w="1596" w:type="dxa"/>
          </w:tcPr>
          <w:p w14:paraId="48C83545" w14:textId="7D4C9DFC" w:rsidR="00FE20C9" w:rsidRDefault="00FE20C9" w:rsidP="4E5E0C12">
            <w:pPr>
              <w:rPr>
                <w:color w:val="000000" w:themeColor="text1"/>
                <w:sz w:val="18"/>
                <w:szCs w:val="18"/>
              </w:rPr>
            </w:pPr>
            <w:r w:rsidRPr="7C324E05">
              <w:rPr>
                <w:color w:val="000000" w:themeColor="text1"/>
                <w:sz w:val="18"/>
                <w:szCs w:val="18"/>
              </w:rPr>
              <w:t>Velcro Tape</w:t>
            </w:r>
          </w:p>
        </w:tc>
        <w:tc>
          <w:tcPr>
            <w:tcW w:w="2145" w:type="dxa"/>
          </w:tcPr>
          <w:p w14:paraId="285596E7" w14:textId="5CEEA75D" w:rsidR="00FE20C9" w:rsidRDefault="00FE20C9" w:rsidP="4E5E0C12">
            <w:pPr>
              <w:rPr>
                <w:color w:val="000000" w:themeColor="text1"/>
                <w:sz w:val="18"/>
                <w:szCs w:val="18"/>
              </w:rPr>
            </w:pPr>
            <w:r w:rsidRPr="7C324E05">
              <w:rPr>
                <w:color w:val="000000" w:themeColor="text1"/>
                <w:sz w:val="18"/>
                <w:szCs w:val="18"/>
              </w:rPr>
              <w:t>VELCRO® Brand | Stick On Tape | Cut-to-Length Strong Hook &amp; Loop Self Adhesive Sticky Tape Perfect for Room Décor &amp; Home, Office, Garage Use | Black | 20mm x 1m</w:t>
            </w:r>
          </w:p>
        </w:tc>
        <w:tc>
          <w:tcPr>
            <w:tcW w:w="1107" w:type="dxa"/>
          </w:tcPr>
          <w:p w14:paraId="47434956" w14:textId="4B28D503" w:rsidR="00FE20C9" w:rsidRDefault="00FE20C9" w:rsidP="4E5E0C12">
            <w:pPr>
              <w:rPr>
                <w:color w:val="000000" w:themeColor="text1"/>
                <w:sz w:val="18"/>
                <w:szCs w:val="18"/>
              </w:rPr>
            </w:pPr>
            <w:r w:rsidRPr="7C324E05">
              <w:rPr>
                <w:color w:val="000000" w:themeColor="text1"/>
                <w:sz w:val="18"/>
                <w:szCs w:val="18"/>
              </w:rPr>
              <w:t>Amazon</w:t>
            </w:r>
          </w:p>
        </w:tc>
        <w:tc>
          <w:tcPr>
            <w:tcW w:w="618" w:type="dxa"/>
            <w:gridSpan w:val="2"/>
          </w:tcPr>
          <w:p w14:paraId="1C671574" w14:textId="2D584BB2" w:rsidR="00FE20C9" w:rsidRDefault="00FE20C9" w:rsidP="329CA61B">
            <w:pPr>
              <w:spacing w:line="259" w:lineRule="auto"/>
              <w:jc w:val="left"/>
              <w:rPr>
                <w:sz w:val="18"/>
                <w:szCs w:val="18"/>
              </w:rPr>
            </w:pPr>
            <w:hyperlink r:id="rId82">
              <w:r w:rsidRPr="7C324E05">
                <w:rPr>
                  <w:rStyle w:val="Hyperlink"/>
                  <w:sz w:val="18"/>
                  <w:szCs w:val="18"/>
                </w:rPr>
                <w:t>Link</w:t>
              </w:r>
            </w:hyperlink>
          </w:p>
        </w:tc>
        <w:tc>
          <w:tcPr>
            <w:tcW w:w="1075" w:type="dxa"/>
          </w:tcPr>
          <w:p w14:paraId="6C2911A2" w14:textId="4215A2DC" w:rsidR="00FE20C9" w:rsidRDefault="00FE20C9" w:rsidP="4E5E0C12">
            <w:pPr>
              <w:jc w:val="right"/>
              <w:rPr>
                <w:color w:val="000000" w:themeColor="text1"/>
                <w:sz w:val="18"/>
                <w:szCs w:val="18"/>
              </w:rPr>
            </w:pPr>
            <w:r w:rsidRPr="7C324E05">
              <w:rPr>
                <w:color w:val="000000" w:themeColor="text1"/>
                <w:sz w:val="18"/>
                <w:szCs w:val="18"/>
              </w:rPr>
              <w:t>3.49</w:t>
            </w:r>
          </w:p>
        </w:tc>
        <w:tc>
          <w:tcPr>
            <w:tcW w:w="1080" w:type="dxa"/>
          </w:tcPr>
          <w:p w14:paraId="7D8FF07E" w14:textId="4363A4A2" w:rsidR="00FE20C9" w:rsidRDefault="00FE20C9" w:rsidP="4E5E0C12">
            <w:pPr>
              <w:jc w:val="right"/>
              <w:rPr>
                <w:color w:val="000000" w:themeColor="text1"/>
                <w:sz w:val="18"/>
                <w:szCs w:val="18"/>
              </w:rPr>
            </w:pPr>
            <w:r w:rsidRPr="7C324E05">
              <w:rPr>
                <w:color w:val="000000" w:themeColor="text1"/>
                <w:sz w:val="18"/>
                <w:szCs w:val="18"/>
              </w:rPr>
              <w:t>1</w:t>
            </w:r>
          </w:p>
        </w:tc>
        <w:tc>
          <w:tcPr>
            <w:tcW w:w="1606" w:type="dxa"/>
          </w:tcPr>
          <w:p w14:paraId="3AB71DA5" w14:textId="09D6F8FE" w:rsidR="00FE20C9" w:rsidRDefault="00FE20C9" w:rsidP="4E5E0C12">
            <w:pPr>
              <w:jc w:val="right"/>
              <w:rPr>
                <w:color w:val="000000" w:themeColor="text1"/>
                <w:sz w:val="18"/>
                <w:szCs w:val="18"/>
              </w:rPr>
            </w:pPr>
            <w:r w:rsidRPr="7C324E05">
              <w:rPr>
                <w:color w:val="000000" w:themeColor="text1"/>
                <w:sz w:val="18"/>
                <w:szCs w:val="18"/>
              </w:rPr>
              <w:t>3.49</w:t>
            </w:r>
          </w:p>
        </w:tc>
      </w:tr>
      <w:tr w:rsidR="00FE20C9" w14:paraId="5A4CBE17" w14:textId="77777777" w:rsidTr="47D6497F">
        <w:trPr>
          <w:trHeight w:val="300"/>
          <w:jc w:val="center"/>
        </w:trPr>
        <w:tc>
          <w:tcPr>
            <w:tcW w:w="1395" w:type="dxa"/>
            <w:vMerge/>
          </w:tcPr>
          <w:p w14:paraId="0BAE76CE" w14:textId="77777777" w:rsidR="00FE20C9" w:rsidRDefault="00FE20C9"/>
        </w:tc>
        <w:tc>
          <w:tcPr>
            <w:tcW w:w="1596" w:type="dxa"/>
          </w:tcPr>
          <w:p w14:paraId="6B65429D" w14:textId="06CB4AF5" w:rsidR="00FE20C9" w:rsidRDefault="00FE20C9" w:rsidP="4E5E0C12">
            <w:pPr>
              <w:rPr>
                <w:color w:val="000000" w:themeColor="text1"/>
                <w:sz w:val="18"/>
                <w:szCs w:val="18"/>
              </w:rPr>
            </w:pPr>
            <w:r w:rsidRPr="7C324E05">
              <w:rPr>
                <w:color w:val="000000" w:themeColor="text1"/>
                <w:sz w:val="18"/>
                <w:szCs w:val="18"/>
              </w:rPr>
              <w:t>Zip Ties</w:t>
            </w:r>
          </w:p>
        </w:tc>
        <w:tc>
          <w:tcPr>
            <w:tcW w:w="2145" w:type="dxa"/>
          </w:tcPr>
          <w:p w14:paraId="70F317AD" w14:textId="035C363F" w:rsidR="00FE20C9" w:rsidRDefault="00FE20C9" w:rsidP="4E5E0C12">
            <w:pPr>
              <w:rPr>
                <w:color w:val="000000" w:themeColor="text1"/>
                <w:sz w:val="18"/>
                <w:szCs w:val="18"/>
              </w:rPr>
            </w:pPr>
            <w:r w:rsidRPr="7C324E05">
              <w:rPr>
                <w:color w:val="000000" w:themeColor="text1"/>
                <w:sz w:val="18"/>
                <w:szCs w:val="18"/>
              </w:rPr>
              <w:t>Zip Ties</w:t>
            </w:r>
          </w:p>
        </w:tc>
        <w:tc>
          <w:tcPr>
            <w:tcW w:w="1107" w:type="dxa"/>
          </w:tcPr>
          <w:p w14:paraId="4DF0F8BC" w14:textId="764C3EDE" w:rsidR="00FE20C9" w:rsidRDefault="00FE20C9" w:rsidP="4E5E0C12">
            <w:pPr>
              <w:rPr>
                <w:color w:val="000000" w:themeColor="text1"/>
                <w:sz w:val="18"/>
                <w:szCs w:val="18"/>
              </w:rPr>
            </w:pPr>
            <w:r w:rsidRPr="7C324E05">
              <w:rPr>
                <w:color w:val="000000" w:themeColor="text1"/>
                <w:sz w:val="18"/>
                <w:szCs w:val="18"/>
              </w:rPr>
              <w:t>Generic</w:t>
            </w:r>
          </w:p>
        </w:tc>
        <w:tc>
          <w:tcPr>
            <w:tcW w:w="618" w:type="dxa"/>
            <w:gridSpan w:val="2"/>
          </w:tcPr>
          <w:p w14:paraId="47699CA4" w14:textId="4BFFC5D1" w:rsidR="00FE20C9" w:rsidRDefault="00FE20C9" w:rsidP="4E5E0C12">
            <w:pPr>
              <w:rPr>
                <w:color w:val="000000" w:themeColor="text1"/>
                <w:sz w:val="18"/>
                <w:szCs w:val="18"/>
              </w:rPr>
            </w:pPr>
            <w:r w:rsidRPr="7C324E05">
              <w:rPr>
                <w:color w:val="000000" w:themeColor="text1"/>
                <w:sz w:val="18"/>
                <w:szCs w:val="18"/>
              </w:rPr>
              <w:t>n/a</w:t>
            </w:r>
          </w:p>
        </w:tc>
        <w:tc>
          <w:tcPr>
            <w:tcW w:w="1075" w:type="dxa"/>
          </w:tcPr>
          <w:p w14:paraId="786956CA" w14:textId="35F58AE0" w:rsidR="00FE20C9" w:rsidRDefault="00FE20C9" w:rsidP="4E5E0C12">
            <w:pPr>
              <w:jc w:val="right"/>
              <w:rPr>
                <w:color w:val="000000" w:themeColor="text1"/>
                <w:sz w:val="18"/>
                <w:szCs w:val="18"/>
              </w:rPr>
            </w:pPr>
            <w:r w:rsidRPr="7C324E05">
              <w:rPr>
                <w:color w:val="000000" w:themeColor="text1"/>
                <w:sz w:val="18"/>
                <w:szCs w:val="18"/>
              </w:rPr>
              <w:t>0 (Owned)</w:t>
            </w:r>
          </w:p>
        </w:tc>
        <w:tc>
          <w:tcPr>
            <w:tcW w:w="1080" w:type="dxa"/>
          </w:tcPr>
          <w:p w14:paraId="0D14EBAE" w14:textId="7F92924A" w:rsidR="00FE20C9" w:rsidRDefault="00FE20C9" w:rsidP="4E5E0C12">
            <w:pPr>
              <w:jc w:val="right"/>
              <w:rPr>
                <w:color w:val="000000" w:themeColor="text1"/>
                <w:sz w:val="18"/>
                <w:szCs w:val="18"/>
              </w:rPr>
            </w:pPr>
            <w:r w:rsidRPr="7C324E05">
              <w:rPr>
                <w:color w:val="000000" w:themeColor="text1"/>
                <w:sz w:val="18"/>
                <w:szCs w:val="18"/>
              </w:rPr>
              <w:t>4</w:t>
            </w:r>
          </w:p>
        </w:tc>
        <w:tc>
          <w:tcPr>
            <w:tcW w:w="1606" w:type="dxa"/>
          </w:tcPr>
          <w:p w14:paraId="2C674E76" w14:textId="55A6AAA4" w:rsidR="00FE20C9" w:rsidRDefault="00FE20C9" w:rsidP="4E5E0C12">
            <w:pPr>
              <w:jc w:val="right"/>
              <w:rPr>
                <w:color w:val="000000" w:themeColor="text1"/>
                <w:sz w:val="18"/>
                <w:szCs w:val="18"/>
              </w:rPr>
            </w:pPr>
            <w:r w:rsidRPr="7C324E05">
              <w:rPr>
                <w:color w:val="000000" w:themeColor="text1"/>
                <w:sz w:val="18"/>
                <w:szCs w:val="18"/>
              </w:rPr>
              <w:t>0</w:t>
            </w:r>
          </w:p>
        </w:tc>
      </w:tr>
      <w:tr w:rsidR="00FE20C9" w14:paraId="7D66FF04" w14:textId="77777777" w:rsidTr="47D6497F">
        <w:trPr>
          <w:trHeight w:val="615"/>
          <w:jc w:val="center"/>
        </w:trPr>
        <w:tc>
          <w:tcPr>
            <w:tcW w:w="1395" w:type="dxa"/>
            <w:vMerge/>
          </w:tcPr>
          <w:p w14:paraId="185E46A2" w14:textId="77777777" w:rsidR="00FE20C9" w:rsidRDefault="00FE20C9"/>
        </w:tc>
        <w:tc>
          <w:tcPr>
            <w:tcW w:w="1596" w:type="dxa"/>
          </w:tcPr>
          <w:p w14:paraId="4989AC6D" w14:textId="12822E38" w:rsidR="00FE20C9" w:rsidRDefault="00FE20C9" w:rsidP="4E5E0C12">
            <w:pPr>
              <w:jc w:val="left"/>
              <w:rPr>
                <w:color w:val="000000" w:themeColor="text1"/>
                <w:sz w:val="18"/>
                <w:szCs w:val="18"/>
              </w:rPr>
            </w:pPr>
            <w:r w:rsidRPr="7C324E05">
              <w:rPr>
                <w:color w:val="000000" w:themeColor="text1"/>
                <w:sz w:val="18"/>
                <w:szCs w:val="18"/>
              </w:rPr>
              <w:t>Chassis Lid Screws</w:t>
            </w:r>
          </w:p>
        </w:tc>
        <w:tc>
          <w:tcPr>
            <w:tcW w:w="2145" w:type="dxa"/>
          </w:tcPr>
          <w:p w14:paraId="344B540E" w14:textId="6258AEF5" w:rsidR="00FE20C9" w:rsidRDefault="00FE20C9" w:rsidP="4E5E0C12">
            <w:pPr>
              <w:rPr>
                <w:color w:val="000000" w:themeColor="text1"/>
                <w:sz w:val="18"/>
                <w:szCs w:val="18"/>
              </w:rPr>
            </w:pPr>
            <w:r w:rsidRPr="7C324E05">
              <w:rPr>
                <w:color w:val="000000" w:themeColor="text1"/>
                <w:sz w:val="18"/>
                <w:szCs w:val="18"/>
              </w:rPr>
              <w:t>M3 x 10mm Phillips Pan Head Machine Screws (DIN 7985H) - Stainless Steel (A2)</w:t>
            </w:r>
          </w:p>
        </w:tc>
        <w:tc>
          <w:tcPr>
            <w:tcW w:w="1107" w:type="dxa"/>
          </w:tcPr>
          <w:p w14:paraId="0EED87E8" w14:textId="55AF1E41" w:rsidR="00FE20C9" w:rsidRDefault="00FE20C9" w:rsidP="4E5E0C12">
            <w:pPr>
              <w:rPr>
                <w:color w:val="000000" w:themeColor="text1"/>
                <w:sz w:val="18"/>
                <w:szCs w:val="18"/>
              </w:rPr>
            </w:pPr>
            <w:r w:rsidRPr="7C324E05">
              <w:rPr>
                <w:color w:val="000000" w:themeColor="text1"/>
                <w:sz w:val="18"/>
                <w:szCs w:val="18"/>
              </w:rPr>
              <w:t>Accu</w:t>
            </w:r>
          </w:p>
        </w:tc>
        <w:tc>
          <w:tcPr>
            <w:tcW w:w="618" w:type="dxa"/>
            <w:gridSpan w:val="2"/>
          </w:tcPr>
          <w:p w14:paraId="2DAFC7F0" w14:textId="7AC2355D" w:rsidR="00FE20C9" w:rsidRDefault="00FE20C9" w:rsidP="4E5E0C12">
            <w:pPr>
              <w:rPr>
                <w:sz w:val="18"/>
                <w:szCs w:val="18"/>
              </w:rPr>
            </w:pPr>
            <w:hyperlink r:id="rId83">
              <w:r w:rsidRPr="7C324E05">
                <w:rPr>
                  <w:rStyle w:val="Hyperlink"/>
                  <w:sz w:val="18"/>
                  <w:szCs w:val="18"/>
                </w:rPr>
                <w:t>Link</w:t>
              </w:r>
            </w:hyperlink>
          </w:p>
        </w:tc>
        <w:tc>
          <w:tcPr>
            <w:tcW w:w="1075" w:type="dxa"/>
          </w:tcPr>
          <w:p w14:paraId="46679C96" w14:textId="07BE1332" w:rsidR="00FE20C9" w:rsidRDefault="00FE20C9" w:rsidP="4E5E0C12">
            <w:pPr>
              <w:jc w:val="right"/>
              <w:rPr>
                <w:color w:val="000000" w:themeColor="text1"/>
                <w:sz w:val="18"/>
                <w:szCs w:val="18"/>
              </w:rPr>
            </w:pPr>
            <w:r w:rsidRPr="7C324E05">
              <w:rPr>
                <w:color w:val="000000" w:themeColor="text1"/>
                <w:sz w:val="18"/>
                <w:szCs w:val="18"/>
              </w:rPr>
              <w:t>0.2</w:t>
            </w:r>
          </w:p>
        </w:tc>
        <w:tc>
          <w:tcPr>
            <w:tcW w:w="1080" w:type="dxa"/>
          </w:tcPr>
          <w:p w14:paraId="57B13135" w14:textId="649DE9F5" w:rsidR="00FE20C9" w:rsidRDefault="00FE20C9" w:rsidP="4E5E0C12">
            <w:pPr>
              <w:jc w:val="right"/>
              <w:rPr>
                <w:color w:val="000000" w:themeColor="text1"/>
                <w:sz w:val="18"/>
                <w:szCs w:val="18"/>
              </w:rPr>
            </w:pPr>
            <w:r w:rsidRPr="7C324E05">
              <w:rPr>
                <w:color w:val="000000" w:themeColor="text1"/>
                <w:sz w:val="18"/>
                <w:szCs w:val="18"/>
              </w:rPr>
              <w:t>6</w:t>
            </w:r>
          </w:p>
        </w:tc>
        <w:tc>
          <w:tcPr>
            <w:tcW w:w="1606" w:type="dxa"/>
          </w:tcPr>
          <w:p w14:paraId="14D663B2" w14:textId="17A19116" w:rsidR="00FE20C9" w:rsidRDefault="00FE20C9" w:rsidP="4E5E0C12">
            <w:pPr>
              <w:jc w:val="right"/>
              <w:rPr>
                <w:color w:val="000000" w:themeColor="text1"/>
                <w:sz w:val="18"/>
                <w:szCs w:val="18"/>
              </w:rPr>
            </w:pPr>
            <w:r w:rsidRPr="7C324E05">
              <w:rPr>
                <w:color w:val="000000" w:themeColor="text1"/>
                <w:sz w:val="18"/>
                <w:szCs w:val="18"/>
              </w:rPr>
              <w:t>1.2</w:t>
            </w:r>
          </w:p>
        </w:tc>
      </w:tr>
      <w:tr w:rsidR="00FE20C9" w14:paraId="2BE6D7EE" w14:textId="77777777" w:rsidTr="47D6497F">
        <w:trPr>
          <w:trHeight w:val="300"/>
          <w:jc w:val="center"/>
        </w:trPr>
        <w:tc>
          <w:tcPr>
            <w:tcW w:w="1395" w:type="dxa"/>
            <w:vMerge/>
          </w:tcPr>
          <w:p w14:paraId="0B1EB59F" w14:textId="77777777" w:rsidR="00FE20C9" w:rsidRDefault="00FE20C9"/>
        </w:tc>
        <w:tc>
          <w:tcPr>
            <w:tcW w:w="1596" w:type="dxa"/>
          </w:tcPr>
          <w:p w14:paraId="1EEFCBBB" w14:textId="06BD7138" w:rsidR="00FE20C9" w:rsidRDefault="00FE20C9" w:rsidP="4E5E0C12">
            <w:pPr>
              <w:jc w:val="left"/>
              <w:rPr>
                <w:color w:val="000000" w:themeColor="text1"/>
                <w:sz w:val="18"/>
                <w:szCs w:val="18"/>
              </w:rPr>
            </w:pPr>
            <w:r w:rsidRPr="7C324E05">
              <w:rPr>
                <w:color w:val="000000" w:themeColor="text1"/>
                <w:sz w:val="18"/>
                <w:szCs w:val="18"/>
              </w:rPr>
              <w:t>Heat Set Threaded Inserts</w:t>
            </w:r>
          </w:p>
        </w:tc>
        <w:tc>
          <w:tcPr>
            <w:tcW w:w="2145" w:type="dxa"/>
          </w:tcPr>
          <w:p w14:paraId="0B017CDB" w14:textId="09FD88AC" w:rsidR="00FE20C9" w:rsidRDefault="00FE20C9" w:rsidP="4E5E0C12">
            <w:pPr>
              <w:rPr>
                <w:color w:val="000000" w:themeColor="text1"/>
                <w:sz w:val="18"/>
                <w:szCs w:val="18"/>
              </w:rPr>
            </w:pPr>
            <w:r w:rsidRPr="7C324E05">
              <w:rPr>
                <w:color w:val="000000" w:themeColor="text1"/>
                <w:sz w:val="18"/>
                <w:szCs w:val="18"/>
              </w:rPr>
              <w:t>M3 5.7 mm Brass Heat Set Threaded Inserts</w:t>
            </w:r>
          </w:p>
        </w:tc>
        <w:tc>
          <w:tcPr>
            <w:tcW w:w="1107" w:type="dxa"/>
          </w:tcPr>
          <w:p w14:paraId="30D49C2F" w14:textId="504F469D" w:rsidR="00FE20C9" w:rsidRDefault="00FE20C9" w:rsidP="4E5E0C12">
            <w:pPr>
              <w:rPr>
                <w:color w:val="000000" w:themeColor="text1"/>
                <w:sz w:val="18"/>
                <w:szCs w:val="18"/>
              </w:rPr>
            </w:pPr>
            <w:r w:rsidRPr="7C324E05">
              <w:rPr>
                <w:color w:val="000000" w:themeColor="text1"/>
                <w:sz w:val="18"/>
                <w:szCs w:val="18"/>
              </w:rPr>
              <w:t>Accu</w:t>
            </w:r>
          </w:p>
        </w:tc>
        <w:tc>
          <w:tcPr>
            <w:tcW w:w="618" w:type="dxa"/>
            <w:gridSpan w:val="2"/>
          </w:tcPr>
          <w:p w14:paraId="0F6312FF" w14:textId="749F50B7" w:rsidR="00FE20C9" w:rsidRDefault="00FE20C9" w:rsidP="4E5E0C12">
            <w:pPr>
              <w:rPr>
                <w:sz w:val="18"/>
                <w:szCs w:val="18"/>
              </w:rPr>
            </w:pPr>
            <w:hyperlink r:id="rId84">
              <w:r w:rsidRPr="7C324E05">
                <w:rPr>
                  <w:rStyle w:val="Hyperlink"/>
                  <w:sz w:val="18"/>
                  <w:szCs w:val="18"/>
                </w:rPr>
                <w:t>Link</w:t>
              </w:r>
            </w:hyperlink>
          </w:p>
        </w:tc>
        <w:tc>
          <w:tcPr>
            <w:tcW w:w="1075" w:type="dxa"/>
          </w:tcPr>
          <w:p w14:paraId="2F36E33D" w14:textId="36FCBEE2" w:rsidR="00FE20C9" w:rsidRDefault="00FE20C9" w:rsidP="4E5E0C12">
            <w:pPr>
              <w:jc w:val="right"/>
              <w:rPr>
                <w:color w:val="000000" w:themeColor="text1"/>
                <w:sz w:val="18"/>
                <w:szCs w:val="18"/>
              </w:rPr>
            </w:pPr>
            <w:r w:rsidRPr="7C324E05">
              <w:rPr>
                <w:color w:val="000000" w:themeColor="text1"/>
                <w:sz w:val="18"/>
                <w:szCs w:val="18"/>
              </w:rPr>
              <w:t>0.29</w:t>
            </w:r>
          </w:p>
        </w:tc>
        <w:tc>
          <w:tcPr>
            <w:tcW w:w="1080" w:type="dxa"/>
          </w:tcPr>
          <w:p w14:paraId="021C4390" w14:textId="4EDAC94C" w:rsidR="00FE20C9" w:rsidRDefault="00FE20C9" w:rsidP="4E5E0C12">
            <w:pPr>
              <w:jc w:val="right"/>
              <w:rPr>
                <w:color w:val="000000" w:themeColor="text1"/>
                <w:sz w:val="18"/>
                <w:szCs w:val="18"/>
              </w:rPr>
            </w:pPr>
            <w:r w:rsidRPr="7C324E05">
              <w:rPr>
                <w:color w:val="000000" w:themeColor="text1"/>
                <w:sz w:val="18"/>
                <w:szCs w:val="18"/>
              </w:rPr>
              <w:t>6</w:t>
            </w:r>
          </w:p>
        </w:tc>
        <w:tc>
          <w:tcPr>
            <w:tcW w:w="1606" w:type="dxa"/>
          </w:tcPr>
          <w:p w14:paraId="296077F9" w14:textId="586B21B7" w:rsidR="00FE20C9" w:rsidRDefault="00FE20C9" w:rsidP="4E5E0C12">
            <w:pPr>
              <w:jc w:val="right"/>
              <w:rPr>
                <w:color w:val="000000" w:themeColor="text1"/>
                <w:sz w:val="18"/>
                <w:szCs w:val="18"/>
              </w:rPr>
            </w:pPr>
            <w:r w:rsidRPr="7C324E05">
              <w:rPr>
                <w:color w:val="000000" w:themeColor="text1"/>
                <w:sz w:val="18"/>
                <w:szCs w:val="18"/>
              </w:rPr>
              <w:t>1.74</w:t>
            </w:r>
          </w:p>
        </w:tc>
      </w:tr>
      <w:tr w:rsidR="00FE20C9" w14:paraId="48BCCD3A" w14:textId="77777777" w:rsidTr="47D6497F">
        <w:trPr>
          <w:trHeight w:val="615"/>
          <w:jc w:val="center"/>
        </w:trPr>
        <w:tc>
          <w:tcPr>
            <w:tcW w:w="1395" w:type="dxa"/>
            <w:vMerge/>
          </w:tcPr>
          <w:p w14:paraId="72A9DB1D" w14:textId="77777777" w:rsidR="00FE20C9" w:rsidRDefault="00FE20C9"/>
        </w:tc>
        <w:tc>
          <w:tcPr>
            <w:tcW w:w="1596" w:type="dxa"/>
          </w:tcPr>
          <w:p w14:paraId="63F670F1" w14:textId="0CFB3DE1" w:rsidR="00FE20C9" w:rsidRDefault="00FE20C9" w:rsidP="4E5E0C12">
            <w:pPr>
              <w:jc w:val="left"/>
              <w:rPr>
                <w:color w:val="000000" w:themeColor="text1"/>
                <w:sz w:val="18"/>
                <w:szCs w:val="18"/>
              </w:rPr>
            </w:pPr>
            <w:r w:rsidRPr="7C324E05">
              <w:rPr>
                <w:color w:val="000000" w:themeColor="text1"/>
                <w:sz w:val="18"/>
                <w:szCs w:val="18"/>
              </w:rPr>
              <w:t>Vibration Table Screws</w:t>
            </w:r>
          </w:p>
        </w:tc>
        <w:tc>
          <w:tcPr>
            <w:tcW w:w="2145" w:type="dxa"/>
          </w:tcPr>
          <w:p w14:paraId="356D598A" w14:textId="4B6809CD" w:rsidR="00FE20C9" w:rsidRDefault="00FE20C9" w:rsidP="4E5E0C12">
            <w:pPr>
              <w:rPr>
                <w:color w:val="000000" w:themeColor="text1"/>
                <w:sz w:val="18"/>
                <w:szCs w:val="18"/>
              </w:rPr>
            </w:pPr>
            <w:r w:rsidRPr="7C324E05">
              <w:rPr>
                <w:color w:val="000000" w:themeColor="text1"/>
                <w:sz w:val="18"/>
                <w:szCs w:val="18"/>
              </w:rPr>
              <w:t>M5 x 20mm Full Thread Socket Cap Head Screws (DIN 912 / ISO 4762) - Stainless Steel (A2)</w:t>
            </w:r>
          </w:p>
        </w:tc>
        <w:tc>
          <w:tcPr>
            <w:tcW w:w="1107" w:type="dxa"/>
          </w:tcPr>
          <w:p w14:paraId="47D850ED" w14:textId="3D432C47" w:rsidR="00FE20C9" w:rsidRDefault="00FE20C9" w:rsidP="4E5E0C12">
            <w:pPr>
              <w:rPr>
                <w:color w:val="000000" w:themeColor="text1"/>
                <w:sz w:val="18"/>
                <w:szCs w:val="18"/>
              </w:rPr>
            </w:pPr>
            <w:r w:rsidRPr="7C324E05">
              <w:rPr>
                <w:color w:val="000000" w:themeColor="text1"/>
                <w:sz w:val="18"/>
                <w:szCs w:val="18"/>
              </w:rPr>
              <w:t>Accu</w:t>
            </w:r>
          </w:p>
        </w:tc>
        <w:tc>
          <w:tcPr>
            <w:tcW w:w="618" w:type="dxa"/>
            <w:gridSpan w:val="2"/>
          </w:tcPr>
          <w:p w14:paraId="7A0888D2" w14:textId="44480A6E" w:rsidR="00FE20C9" w:rsidRDefault="00FE20C9" w:rsidP="4E5E0C12">
            <w:pPr>
              <w:rPr>
                <w:sz w:val="18"/>
                <w:szCs w:val="18"/>
              </w:rPr>
            </w:pPr>
            <w:hyperlink r:id="rId85">
              <w:r w:rsidRPr="7C324E05">
                <w:rPr>
                  <w:rStyle w:val="Hyperlink"/>
                  <w:sz w:val="18"/>
                  <w:szCs w:val="18"/>
                </w:rPr>
                <w:t>Link</w:t>
              </w:r>
            </w:hyperlink>
          </w:p>
        </w:tc>
        <w:tc>
          <w:tcPr>
            <w:tcW w:w="1075" w:type="dxa"/>
          </w:tcPr>
          <w:p w14:paraId="35BE578C" w14:textId="0B614B3D" w:rsidR="00FE20C9" w:rsidRDefault="00FE20C9" w:rsidP="4E5E0C12">
            <w:pPr>
              <w:jc w:val="right"/>
              <w:rPr>
                <w:color w:val="000000" w:themeColor="text1"/>
                <w:sz w:val="18"/>
                <w:szCs w:val="18"/>
              </w:rPr>
            </w:pPr>
            <w:r w:rsidRPr="7C324E05">
              <w:rPr>
                <w:color w:val="000000" w:themeColor="text1"/>
                <w:sz w:val="18"/>
                <w:szCs w:val="18"/>
              </w:rPr>
              <w:t>0.25</w:t>
            </w:r>
          </w:p>
        </w:tc>
        <w:tc>
          <w:tcPr>
            <w:tcW w:w="1080" w:type="dxa"/>
          </w:tcPr>
          <w:p w14:paraId="40D13CF4" w14:textId="510E72F8" w:rsidR="00FE20C9" w:rsidRDefault="00FE20C9" w:rsidP="4E5E0C12">
            <w:pPr>
              <w:jc w:val="right"/>
              <w:rPr>
                <w:color w:val="000000" w:themeColor="text1"/>
                <w:sz w:val="18"/>
                <w:szCs w:val="18"/>
              </w:rPr>
            </w:pPr>
            <w:r w:rsidRPr="7C324E05">
              <w:rPr>
                <w:color w:val="000000" w:themeColor="text1"/>
                <w:sz w:val="18"/>
                <w:szCs w:val="18"/>
              </w:rPr>
              <w:t>6</w:t>
            </w:r>
          </w:p>
        </w:tc>
        <w:tc>
          <w:tcPr>
            <w:tcW w:w="1606" w:type="dxa"/>
          </w:tcPr>
          <w:p w14:paraId="690D96DA" w14:textId="60264DAB" w:rsidR="00FE20C9" w:rsidRDefault="00FE20C9" w:rsidP="4E5E0C12">
            <w:pPr>
              <w:jc w:val="right"/>
              <w:rPr>
                <w:color w:val="000000" w:themeColor="text1"/>
                <w:sz w:val="18"/>
                <w:szCs w:val="18"/>
              </w:rPr>
            </w:pPr>
            <w:r w:rsidRPr="7C324E05">
              <w:rPr>
                <w:color w:val="000000" w:themeColor="text1"/>
                <w:sz w:val="18"/>
                <w:szCs w:val="18"/>
              </w:rPr>
              <w:t>1.38</w:t>
            </w:r>
          </w:p>
        </w:tc>
      </w:tr>
      <w:tr w:rsidR="00FE20C9" w14:paraId="15B3262A" w14:textId="77777777" w:rsidTr="47D6497F">
        <w:trPr>
          <w:trHeight w:val="300"/>
          <w:jc w:val="center"/>
        </w:trPr>
        <w:tc>
          <w:tcPr>
            <w:tcW w:w="1395" w:type="dxa"/>
            <w:vMerge/>
          </w:tcPr>
          <w:p w14:paraId="5CEDF918" w14:textId="77777777" w:rsidR="00FE20C9" w:rsidRDefault="00FE20C9"/>
        </w:tc>
        <w:tc>
          <w:tcPr>
            <w:tcW w:w="1596" w:type="dxa"/>
          </w:tcPr>
          <w:p w14:paraId="1B076562" w14:textId="6B0481DC" w:rsidR="00FE20C9" w:rsidRDefault="00FE20C9" w:rsidP="4E5E0C12">
            <w:pPr>
              <w:jc w:val="left"/>
              <w:rPr>
                <w:color w:val="000000" w:themeColor="text1"/>
                <w:sz w:val="18"/>
                <w:szCs w:val="18"/>
              </w:rPr>
            </w:pPr>
            <w:r w:rsidRPr="7C324E05">
              <w:rPr>
                <w:color w:val="000000" w:themeColor="text1"/>
                <w:sz w:val="18"/>
                <w:szCs w:val="18"/>
              </w:rPr>
              <w:t>Vibration Table Washers</w:t>
            </w:r>
          </w:p>
        </w:tc>
        <w:tc>
          <w:tcPr>
            <w:tcW w:w="2145" w:type="dxa"/>
          </w:tcPr>
          <w:p w14:paraId="4350E85D" w14:textId="4C6B8010" w:rsidR="00FE20C9" w:rsidRDefault="00FE20C9" w:rsidP="4E5E0C12">
            <w:pPr>
              <w:rPr>
                <w:color w:val="000000" w:themeColor="text1"/>
                <w:sz w:val="18"/>
                <w:szCs w:val="18"/>
              </w:rPr>
            </w:pPr>
            <w:r w:rsidRPr="7C324E05">
              <w:rPr>
                <w:color w:val="000000" w:themeColor="text1"/>
                <w:sz w:val="18"/>
                <w:szCs w:val="18"/>
              </w:rPr>
              <w:t>M5 x 15mm Penny Washers - Stainless Steel (A2)</w:t>
            </w:r>
          </w:p>
        </w:tc>
        <w:tc>
          <w:tcPr>
            <w:tcW w:w="1107" w:type="dxa"/>
          </w:tcPr>
          <w:p w14:paraId="6B7F4E2B" w14:textId="59E14BDB" w:rsidR="00FE20C9" w:rsidRDefault="00FE20C9" w:rsidP="4E5E0C12">
            <w:pPr>
              <w:rPr>
                <w:color w:val="000000" w:themeColor="text1"/>
                <w:sz w:val="18"/>
                <w:szCs w:val="18"/>
              </w:rPr>
            </w:pPr>
            <w:r w:rsidRPr="7C324E05">
              <w:rPr>
                <w:color w:val="000000" w:themeColor="text1"/>
                <w:sz w:val="18"/>
                <w:szCs w:val="18"/>
              </w:rPr>
              <w:t>Accu</w:t>
            </w:r>
          </w:p>
        </w:tc>
        <w:tc>
          <w:tcPr>
            <w:tcW w:w="618" w:type="dxa"/>
            <w:gridSpan w:val="2"/>
          </w:tcPr>
          <w:p w14:paraId="413239B3" w14:textId="0059F84A" w:rsidR="00FE20C9" w:rsidRDefault="00FE20C9" w:rsidP="4E5E0C12">
            <w:pPr>
              <w:rPr>
                <w:sz w:val="18"/>
                <w:szCs w:val="18"/>
              </w:rPr>
            </w:pPr>
            <w:hyperlink r:id="rId86">
              <w:r w:rsidRPr="7C324E05">
                <w:rPr>
                  <w:rStyle w:val="Hyperlink"/>
                  <w:sz w:val="18"/>
                  <w:szCs w:val="18"/>
                </w:rPr>
                <w:t>Link</w:t>
              </w:r>
            </w:hyperlink>
          </w:p>
        </w:tc>
        <w:tc>
          <w:tcPr>
            <w:tcW w:w="1075" w:type="dxa"/>
          </w:tcPr>
          <w:p w14:paraId="73F7D6B6" w14:textId="544681BE" w:rsidR="00FE20C9" w:rsidRDefault="00FE20C9" w:rsidP="4E5E0C12">
            <w:pPr>
              <w:jc w:val="right"/>
              <w:rPr>
                <w:color w:val="000000" w:themeColor="text1"/>
                <w:sz w:val="18"/>
                <w:szCs w:val="18"/>
              </w:rPr>
            </w:pPr>
            <w:r w:rsidRPr="7C324E05">
              <w:rPr>
                <w:color w:val="000000" w:themeColor="text1"/>
                <w:sz w:val="18"/>
                <w:szCs w:val="18"/>
              </w:rPr>
              <w:t>0.2</w:t>
            </w:r>
          </w:p>
        </w:tc>
        <w:tc>
          <w:tcPr>
            <w:tcW w:w="1080" w:type="dxa"/>
          </w:tcPr>
          <w:p w14:paraId="4DDA99B8" w14:textId="534F52D0" w:rsidR="00FE20C9" w:rsidRDefault="00FE20C9" w:rsidP="4E5E0C12">
            <w:pPr>
              <w:jc w:val="right"/>
              <w:rPr>
                <w:color w:val="000000" w:themeColor="text1"/>
                <w:sz w:val="18"/>
                <w:szCs w:val="18"/>
              </w:rPr>
            </w:pPr>
            <w:r w:rsidRPr="7C324E05">
              <w:rPr>
                <w:color w:val="000000" w:themeColor="text1"/>
                <w:sz w:val="18"/>
                <w:szCs w:val="18"/>
              </w:rPr>
              <w:t>6</w:t>
            </w:r>
          </w:p>
        </w:tc>
        <w:tc>
          <w:tcPr>
            <w:tcW w:w="1606" w:type="dxa"/>
          </w:tcPr>
          <w:p w14:paraId="368EBF55" w14:textId="2A0105D3" w:rsidR="00FE20C9" w:rsidRDefault="00FE20C9" w:rsidP="4E5E0C12">
            <w:pPr>
              <w:jc w:val="right"/>
              <w:rPr>
                <w:color w:val="000000" w:themeColor="text1"/>
                <w:sz w:val="18"/>
                <w:szCs w:val="18"/>
              </w:rPr>
            </w:pPr>
            <w:r w:rsidRPr="7C324E05">
              <w:rPr>
                <w:color w:val="000000" w:themeColor="text1"/>
                <w:sz w:val="18"/>
                <w:szCs w:val="18"/>
              </w:rPr>
              <w:t>1.2</w:t>
            </w:r>
          </w:p>
        </w:tc>
      </w:tr>
      <w:tr w:rsidR="00FE20C9" w14:paraId="23C9C21A" w14:textId="77777777" w:rsidTr="47D6497F">
        <w:trPr>
          <w:trHeight w:val="615"/>
          <w:jc w:val="center"/>
        </w:trPr>
        <w:tc>
          <w:tcPr>
            <w:tcW w:w="1395" w:type="dxa"/>
            <w:vMerge/>
          </w:tcPr>
          <w:p w14:paraId="5BF7B49B" w14:textId="77777777" w:rsidR="00FE20C9" w:rsidRDefault="00FE20C9"/>
        </w:tc>
        <w:tc>
          <w:tcPr>
            <w:tcW w:w="1596" w:type="dxa"/>
          </w:tcPr>
          <w:p w14:paraId="5F841D6E" w14:textId="07CF7C6A" w:rsidR="00FE20C9" w:rsidRDefault="00FE20C9" w:rsidP="4E5E0C12">
            <w:pPr>
              <w:jc w:val="left"/>
              <w:rPr>
                <w:color w:val="000000" w:themeColor="text1"/>
                <w:sz w:val="18"/>
                <w:szCs w:val="18"/>
              </w:rPr>
            </w:pPr>
            <w:r w:rsidRPr="7C324E05">
              <w:rPr>
                <w:color w:val="000000" w:themeColor="text1"/>
                <w:sz w:val="18"/>
                <w:szCs w:val="18"/>
              </w:rPr>
              <w:t>Metal to Wheel Motor Hub Screws</w:t>
            </w:r>
          </w:p>
        </w:tc>
        <w:tc>
          <w:tcPr>
            <w:tcW w:w="2145" w:type="dxa"/>
          </w:tcPr>
          <w:p w14:paraId="44B3F28C" w14:textId="3E447FE1" w:rsidR="00FE20C9" w:rsidRDefault="00FE20C9" w:rsidP="4E5E0C12">
            <w:pPr>
              <w:rPr>
                <w:color w:val="000000" w:themeColor="text1"/>
                <w:sz w:val="18"/>
                <w:szCs w:val="18"/>
              </w:rPr>
            </w:pPr>
            <w:r w:rsidRPr="7C324E05">
              <w:rPr>
                <w:color w:val="000000" w:themeColor="text1"/>
                <w:sz w:val="18"/>
                <w:szCs w:val="18"/>
              </w:rPr>
              <w:t>M3 x 12mm Full Thread Socket Cap Head Screws (DIN 912 / ISO 4762) - Stainless Steel (A2)</w:t>
            </w:r>
          </w:p>
        </w:tc>
        <w:tc>
          <w:tcPr>
            <w:tcW w:w="1107" w:type="dxa"/>
          </w:tcPr>
          <w:p w14:paraId="6798C9A6" w14:textId="345447D7" w:rsidR="00FE20C9" w:rsidRDefault="00FE20C9" w:rsidP="4E5E0C12">
            <w:pPr>
              <w:rPr>
                <w:color w:val="000000" w:themeColor="text1"/>
                <w:sz w:val="18"/>
                <w:szCs w:val="18"/>
              </w:rPr>
            </w:pPr>
            <w:r w:rsidRPr="7C324E05">
              <w:rPr>
                <w:color w:val="000000" w:themeColor="text1"/>
                <w:sz w:val="18"/>
                <w:szCs w:val="18"/>
              </w:rPr>
              <w:t>Accu</w:t>
            </w:r>
          </w:p>
        </w:tc>
        <w:tc>
          <w:tcPr>
            <w:tcW w:w="618" w:type="dxa"/>
            <w:gridSpan w:val="2"/>
          </w:tcPr>
          <w:p w14:paraId="29A6A780" w14:textId="7578FEBC" w:rsidR="00FE20C9" w:rsidRDefault="00FE20C9" w:rsidP="4E5E0C12">
            <w:pPr>
              <w:rPr>
                <w:sz w:val="18"/>
                <w:szCs w:val="18"/>
              </w:rPr>
            </w:pPr>
            <w:hyperlink r:id="rId87">
              <w:r w:rsidRPr="7C324E05">
                <w:rPr>
                  <w:rStyle w:val="Hyperlink"/>
                  <w:sz w:val="18"/>
                  <w:szCs w:val="18"/>
                </w:rPr>
                <w:t>Link</w:t>
              </w:r>
            </w:hyperlink>
          </w:p>
        </w:tc>
        <w:tc>
          <w:tcPr>
            <w:tcW w:w="1075" w:type="dxa"/>
          </w:tcPr>
          <w:p w14:paraId="2968CDA6" w14:textId="76395CC8" w:rsidR="00FE20C9" w:rsidRDefault="00FE20C9" w:rsidP="4E5E0C12">
            <w:pPr>
              <w:jc w:val="right"/>
              <w:rPr>
                <w:color w:val="000000" w:themeColor="text1"/>
                <w:sz w:val="18"/>
                <w:szCs w:val="18"/>
              </w:rPr>
            </w:pPr>
            <w:r w:rsidRPr="7C324E05">
              <w:rPr>
                <w:color w:val="000000" w:themeColor="text1"/>
                <w:sz w:val="18"/>
                <w:szCs w:val="18"/>
              </w:rPr>
              <w:t>0.1</w:t>
            </w:r>
          </w:p>
        </w:tc>
        <w:tc>
          <w:tcPr>
            <w:tcW w:w="1080" w:type="dxa"/>
          </w:tcPr>
          <w:p w14:paraId="524A0C94" w14:textId="18274EF8" w:rsidR="00FE20C9" w:rsidRDefault="00FE20C9" w:rsidP="4E5E0C12">
            <w:pPr>
              <w:jc w:val="right"/>
              <w:rPr>
                <w:color w:val="000000" w:themeColor="text1"/>
                <w:sz w:val="18"/>
                <w:szCs w:val="18"/>
              </w:rPr>
            </w:pPr>
            <w:r w:rsidRPr="7C324E05">
              <w:rPr>
                <w:color w:val="000000" w:themeColor="text1"/>
                <w:sz w:val="18"/>
                <w:szCs w:val="18"/>
              </w:rPr>
              <w:t>24</w:t>
            </w:r>
          </w:p>
        </w:tc>
        <w:tc>
          <w:tcPr>
            <w:tcW w:w="1606" w:type="dxa"/>
          </w:tcPr>
          <w:p w14:paraId="458805E5" w14:textId="1A2C4FDC" w:rsidR="00FE20C9" w:rsidRDefault="00FE20C9" w:rsidP="4E5E0C12">
            <w:pPr>
              <w:jc w:val="right"/>
              <w:rPr>
                <w:color w:val="000000" w:themeColor="text1"/>
                <w:sz w:val="18"/>
                <w:szCs w:val="18"/>
              </w:rPr>
            </w:pPr>
            <w:r w:rsidRPr="7C324E05">
              <w:rPr>
                <w:color w:val="000000" w:themeColor="text1"/>
                <w:sz w:val="18"/>
                <w:szCs w:val="18"/>
              </w:rPr>
              <w:t>2.4</w:t>
            </w:r>
          </w:p>
        </w:tc>
      </w:tr>
      <w:tr w:rsidR="00FE20C9" w14:paraId="602A074B" w14:textId="77777777" w:rsidTr="47D6497F">
        <w:trPr>
          <w:trHeight w:val="915"/>
          <w:jc w:val="center"/>
        </w:trPr>
        <w:tc>
          <w:tcPr>
            <w:tcW w:w="1395" w:type="dxa"/>
            <w:vMerge/>
          </w:tcPr>
          <w:p w14:paraId="6CDA8344" w14:textId="77777777" w:rsidR="00FE20C9" w:rsidRDefault="00FE20C9"/>
        </w:tc>
        <w:tc>
          <w:tcPr>
            <w:tcW w:w="1596" w:type="dxa"/>
          </w:tcPr>
          <w:p w14:paraId="2ED30EC6" w14:textId="766B1295" w:rsidR="00FE20C9" w:rsidRDefault="00FE20C9" w:rsidP="4E5E0C12">
            <w:pPr>
              <w:jc w:val="left"/>
              <w:rPr>
                <w:color w:val="000000" w:themeColor="text1"/>
                <w:sz w:val="18"/>
                <w:szCs w:val="18"/>
              </w:rPr>
            </w:pPr>
            <w:r w:rsidRPr="7C324E05">
              <w:rPr>
                <w:color w:val="000000" w:themeColor="text1"/>
                <w:sz w:val="18"/>
                <w:szCs w:val="18"/>
              </w:rPr>
              <w:t>Motor Hub and Camera Mount Nuts</w:t>
            </w:r>
          </w:p>
        </w:tc>
        <w:tc>
          <w:tcPr>
            <w:tcW w:w="2145" w:type="dxa"/>
          </w:tcPr>
          <w:p w14:paraId="5CA456B3" w14:textId="05E38D5F" w:rsidR="00FE20C9" w:rsidRDefault="00FE20C9" w:rsidP="4E5E0C12">
            <w:pPr>
              <w:rPr>
                <w:color w:val="000000" w:themeColor="text1"/>
                <w:sz w:val="18"/>
                <w:szCs w:val="18"/>
              </w:rPr>
            </w:pPr>
            <w:r w:rsidRPr="7C324E05">
              <w:rPr>
                <w:color w:val="000000" w:themeColor="text1"/>
                <w:sz w:val="18"/>
                <w:szCs w:val="18"/>
              </w:rPr>
              <w:t>M3 Hexagon Nylon Locking Nuts (DIN 985) - Stainless Steel (A2)</w:t>
            </w:r>
          </w:p>
        </w:tc>
        <w:tc>
          <w:tcPr>
            <w:tcW w:w="1107" w:type="dxa"/>
          </w:tcPr>
          <w:p w14:paraId="14BB396E" w14:textId="329A5CE5" w:rsidR="00FE20C9" w:rsidRDefault="00FE20C9" w:rsidP="4E5E0C12">
            <w:pPr>
              <w:rPr>
                <w:color w:val="000000" w:themeColor="text1"/>
                <w:sz w:val="18"/>
                <w:szCs w:val="18"/>
              </w:rPr>
            </w:pPr>
            <w:r w:rsidRPr="7C324E05">
              <w:rPr>
                <w:color w:val="000000" w:themeColor="text1"/>
                <w:sz w:val="18"/>
                <w:szCs w:val="18"/>
              </w:rPr>
              <w:t>Accu</w:t>
            </w:r>
          </w:p>
        </w:tc>
        <w:tc>
          <w:tcPr>
            <w:tcW w:w="618" w:type="dxa"/>
            <w:gridSpan w:val="2"/>
          </w:tcPr>
          <w:p w14:paraId="0A6C79E5" w14:textId="60295B33" w:rsidR="00FE20C9" w:rsidRDefault="00FE20C9" w:rsidP="4E5E0C12">
            <w:pPr>
              <w:rPr>
                <w:sz w:val="18"/>
                <w:szCs w:val="18"/>
              </w:rPr>
            </w:pPr>
            <w:hyperlink r:id="rId88">
              <w:r w:rsidRPr="7C324E05">
                <w:rPr>
                  <w:rStyle w:val="Hyperlink"/>
                  <w:sz w:val="18"/>
                  <w:szCs w:val="18"/>
                </w:rPr>
                <w:t>Link</w:t>
              </w:r>
            </w:hyperlink>
          </w:p>
        </w:tc>
        <w:tc>
          <w:tcPr>
            <w:tcW w:w="1075" w:type="dxa"/>
          </w:tcPr>
          <w:p w14:paraId="7DB0831E" w14:textId="3D351725" w:rsidR="00FE20C9" w:rsidRDefault="00FE20C9" w:rsidP="4E5E0C12">
            <w:pPr>
              <w:jc w:val="right"/>
              <w:rPr>
                <w:color w:val="000000" w:themeColor="text1"/>
                <w:sz w:val="18"/>
                <w:szCs w:val="18"/>
              </w:rPr>
            </w:pPr>
            <w:r w:rsidRPr="7C324E05">
              <w:rPr>
                <w:color w:val="000000" w:themeColor="text1"/>
                <w:sz w:val="18"/>
                <w:szCs w:val="18"/>
              </w:rPr>
              <w:t>0.09</w:t>
            </w:r>
          </w:p>
        </w:tc>
        <w:tc>
          <w:tcPr>
            <w:tcW w:w="1080" w:type="dxa"/>
          </w:tcPr>
          <w:p w14:paraId="7D93C195" w14:textId="773FD15A" w:rsidR="00FE20C9" w:rsidRDefault="00FE20C9" w:rsidP="4E5E0C12">
            <w:pPr>
              <w:rPr>
                <w:color w:val="000000" w:themeColor="text1"/>
                <w:sz w:val="18"/>
                <w:szCs w:val="18"/>
              </w:rPr>
            </w:pPr>
            <w:r w:rsidRPr="7C324E05">
              <w:rPr>
                <w:color w:val="000000" w:themeColor="text1"/>
                <w:sz w:val="18"/>
                <w:szCs w:val="18"/>
              </w:rPr>
              <w:t>24 (Metal motor hub) + 5 (camera mount) = 29</w:t>
            </w:r>
          </w:p>
        </w:tc>
        <w:tc>
          <w:tcPr>
            <w:tcW w:w="1606" w:type="dxa"/>
          </w:tcPr>
          <w:p w14:paraId="6F7BF6F9" w14:textId="131CCB9D" w:rsidR="00FE20C9" w:rsidRDefault="00FE20C9" w:rsidP="4E5E0C12">
            <w:pPr>
              <w:jc w:val="right"/>
              <w:rPr>
                <w:color w:val="000000" w:themeColor="text1"/>
                <w:sz w:val="18"/>
                <w:szCs w:val="18"/>
              </w:rPr>
            </w:pPr>
            <w:r w:rsidRPr="7C324E05">
              <w:rPr>
                <w:color w:val="000000" w:themeColor="text1"/>
                <w:sz w:val="18"/>
                <w:szCs w:val="18"/>
              </w:rPr>
              <w:t>2.61</w:t>
            </w:r>
          </w:p>
        </w:tc>
      </w:tr>
      <w:tr w:rsidR="00FE20C9" w14:paraId="2BD5AC9F" w14:textId="77777777" w:rsidTr="47D6497F">
        <w:trPr>
          <w:trHeight w:val="615"/>
          <w:jc w:val="center"/>
        </w:trPr>
        <w:tc>
          <w:tcPr>
            <w:tcW w:w="1395" w:type="dxa"/>
            <w:vMerge/>
          </w:tcPr>
          <w:p w14:paraId="75DD5015" w14:textId="77777777" w:rsidR="00FE20C9" w:rsidRDefault="00FE20C9"/>
        </w:tc>
        <w:tc>
          <w:tcPr>
            <w:tcW w:w="1596" w:type="dxa"/>
          </w:tcPr>
          <w:p w14:paraId="01312236" w14:textId="4CB4B56D" w:rsidR="00FE20C9" w:rsidRDefault="00FE20C9" w:rsidP="4E5E0C12">
            <w:pPr>
              <w:rPr>
                <w:color w:val="000000" w:themeColor="text1"/>
                <w:sz w:val="18"/>
                <w:szCs w:val="18"/>
              </w:rPr>
            </w:pPr>
            <w:r w:rsidRPr="7C324E05">
              <w:rPr>
                <w:color w:val="000000" w:themeColor="text1"/>
                <w:sz w:val="18"/>
                <w:szCs w:val="18"/>
              </w:rPr>
              <w:t>Motor Mount Screws</w:t>
            </w:r>
          </w:p>
        </w:tc>
        <w:tc>
          <w:tcPr>
            <w:tcW w:w="2145" w:type="dxa"/>
          </w:tcPr>
          <w:p w14:paraId="6C5D3A5F" w14:textId="41A3C128" w:rsidR="00FE20C9" w:rsidRDefault="00FE20C9" w:rsidP="4E5E0C12">
            <w:pPr>
              <w:rPr>
                <w:color w:val="000000" w:themeColor="text1"/>
                <w:sz w:val="18"/>
                <w:szCs w:val="18"/>
              </w:rPr>
            </w:pPr>
            <w:r w:rsidRPr="7C324E05">
              <w:rPr>
                <w:color w:val="000000" w:themeColor="text1"/>
                <w:sz w:val="18"/>
                <w:szCs w:val="18"/>
              </w:rPr>
              <w:t>M5 x 65mm Socket Cap Head Screws (DIN 912 / ISO 4762) - Stainless Steel (A2)</w:t>
            </w:r>
          </w:p>
        </w:tc>
        <w:tc>
          <w:tcPr>
            <w:tcW w:w="1107" w:type="dxa"/>
          </w:tcPr>
          <w:p w14:paraId="0DCA7A0D" w14:textId="25FCD298" w:rsidR="00FE20C9" w:rsidRDefault="00FE20C9" w:rsidP="4E5E0C12">
            <w:pPr>
              <w:rPr>
                <w:color w:val="000000" w:themeColor="text1"/>
                <w:sz w:val="18"/>
                <w:szCs w:val="18"/>
              </w:rPr>
            </w:pPr>
            <w:r w:rsidRPr="7C324E05">
              <w:rPr>
                <w:color w:val="000000" w:themeColor="text1"/>
                <w:sz w:val="18"/>
                <w:szCs w:val="18"/>
              </w:rPr>
              <w:t>Accu</w:t>
            </w:r>
          </w:p>
        </w:tc>
        <w:tc>
          <w:tcPr>
            <w:tcW w:w="618" w:type="dxa"/>
            <w:gridSpan w:val="2"/>
          </w:tcPr>
          <w:p w14:paraId="79342D78" w14:textId="52EE8AC3" w:rsidR="00FE20C9" w:rsidRDefault="00FE20C9" w:rsidP="4E5E0C12">
            <w:pPr>
              <w:rPr>
                <w:sz w:val="18"/>
                <w:szCs w:val="18"/>
              </w:rPr>
            </w:pPr>
            <w:hyperlink r:id="rId89">
              <w:r w:rsidRPr="7C324E05">
                <w:rPr>
                  <w:rStyle w:val="Hyperlink"/>
                  <w:sz w:val="18"/>
                  <w:szCs w:val="18"/>
                </w:rPr>
                <w:t>Link</w:t>
              </w:r>
            </w:hyperlink>
          </w:p>
        </w:tc>
        <w:tc>
          <w:tcPr>
            <w:tcW w:w="1075" w:type="dxa"/>
          </w:tcPr>
          <w:p w14:paraId="7B757F47" w14:textId="78F115F5" w:rsidR="00FE20C9" w:rsidRDefault="00FE20C9" w:rsidP="4E5E0C12">
            <w:pPr>
              <w:jc w:val="right"/>
              <w:rPr>
                <w:color w:val="000000" w:themeColor="text1"/>
                <w:sz w:val="18"/>
                <w:szCs w:val="18"/>
              </w:rPr>
            </w:pPr>
            <w:r w:rsidRPr="7C324E05">
              <w:rPr>
                <w:color w:val="000000" w:themeColor="text1"/>
                <w:sz w:val="18"/>
                <w:szCs w:val="18"/>
              </w:rPr>
              <w:t>0.43</w:t>
            </w:r>
          </w:p>
        </w:tc>
        <w:tc>
          <w:tcPr>
            <w:tcW w:w="1080" w:type="dxa"/>
          </w:tcPr>
          <w:p w14:paraId="170DC3A6" w14:textId="358D0DB9" w:rsidR="00FE20C9" w:rsidRDefault="00FE20C9" w:rsidP="4E5E0C12">
            <w:pPr>
              <w:jc w:val="right"/>
              <w:rPr>
                <w:color w:val="000000" w:themeColor="text1"/>
                <w:sz w:val="18"/>
                <w:szCs w:val="18"/>
              </w:rPr>
            </w:pPr>
            <w:r w:rsidRPr="7C324E05">
              <w:rPr>
                <w:color w:val="000000" w:themeColor="text1"/>
                <w:sz w:val="18"/>
                <w:szCs w:val="18"/>
              </w:rPr>
              <w:t>6</w:t>
            </w:r>
          </w:p>
        </w:tc>
        <w:tc>
          <w:tcPr>
            <w:tcW w:w="1606" w:type="dxa"/>
          </w:tcPr>
          <w:p w14:paraId="74D0BA63" w14:textId="3B3DF249" w:rsidR="00FE20C9" w:rsidRDefault="00FE20C9" w:rsidP="4E5E0C12">
            <w:pPr>
              <w:jc w:val="right"/>
              <w:rPr>
                <w:color w:val="000000" w:themeColor="text1"/>
                <w:sz w:val="18"/>
                <w:szCs w:val="18"/>
              </w:rPr>
            </w:pPr>
            <w:r w:rsidRPr="7C324E05">
              <w:rPr>
                <w:color w:val="000000" w:themeColor="text1"/>
                <w:sz w:val="18"/>
                <w:szCs w:val="18"/>
              </w:rPr>
              <w:t>2.58</w:t>
            </w:r>
          </w:p>
        </w:tc>
      </w:tr>
      <w:tr w:rsidR="00FE20C9" w14:paraId="301F53C7" w14:textId="77777777" w:rsidTr="47D6497F">
        <w:trPr>
          <w:trHeight w:val="300"/>
          <w:jc w:val="center"/>
        </w:trPr>
        <w:tc>
          <w:tcPr>
            <w:tcW w:w="1395" w:type="dxa"/>
            <w:vMerge/>
          </w:tcPr>
          <w:p w14:paraId="406A7A09" w14:textId="77777777" w:rsidR="00FE20C9" w:rsidRDefault="00FE20C9"/>
        </w:tc>
        <w:tc>
          <w:tcPr>
            <w:tcW w:w="1596" w:type="dxa"/>
          </w:tcPr>
          <w:p w14:paraId="5FC0EC6C" w14:textId="6A54235F" w:rsidR="00FE20C9" w:rsidRDefault="00FE20C9" w:rsidP="4E5E0C12">
            <w:pPr>
              <w:rPr>
                <w:color w:val="000000" w:themeColor="text1"/>
                <w:sz w:val="18"/>
                <w:szCs w:val="18"/>
              </w:rPr>
            </w:pPr>
            <w:r w:rsidRPr="7C324E05">
              <w:rPr>
                <w:color w:val="000000" w:themeColor="text1"/>
                <w:sz w:val="18"/>
                <w:szCs w:val="18"/>
              </w:rPr>
              <w:t>Motor Mount Washers</w:t>
            </w:r>
          </w:p>
        </w:tc>
        <w:tc>
          <w:tcPr>
            <w:tcW w:w="2145" w:type="dxa"/>
          </w:tcPr>
          <w:p w14:paraId="105D078A" w14:textId="02625AB0" w:rsidR="00FE20C9" w:rsidRDefault="00FE20C9" w:rsidP="4E5E0C12">
            <w:pPr>
              <w:rPr>
                <w:color w:val="000000" w:themeColor="text1"/>
                <w:sz w:val="18"/>
                <w:szCs w:val="18"/>
              </w:rPr>
            </w:pPr>
            <w:r w:rsidRPr="7C324E05">
              <w:rPr>
                <w:color w:val="000000" w:themeColor="text1"/>
                <w:sz w:val="18"/>
                <w:szCs w:val="18"/>
              </w:rPr>
              <w:t>M5 x 15mm Penny Washers - Stainless Steel (A2)</w:t>
            </w:r>
          </w:p>
        </w:tc>
        <w:tc>
          <w:tcPr>
            <w:tcW w:w="1107" w:type="dxa"/>
          </w:tcPr>
          <w:p w14:paraId="7265660F" w14:textId="7E47BB44" w:rsidR="00FE20C9" w:rsidRDefault="00FE20C9" w:rsidP="4E5E0C12">
            <w:pPr>
              <w:rPr>
                <w:color w:val="000000" w:themeColor="text1"/>
                <w:sz w:val="18"/>
                <w:szCs w:val="18"/>
              </w:rPr>
            </w:pPr>
            <w:r w:rsidRPr="7C324E05">
              <w:rPr>
                <w:color w:val="000000" w:themeColor="text1"/>
                <w:sz w:val="18"/>
                <w:szCs w:val="18"/>
              </w:rPr>
              <w:t>Accu</w:t>
            </w:r>
          </w:p>
        </w:tc>
        <w:tc>
          <w:tcPr>
            <w:tcW w:w="618" w:type="dxa"/>
            <w:gridSpan w:val="2"/>
          </w:tcPr>
          <w:p w14:paraId="0DCFBF07" w14:textId="611B714B" w:rsidR="00FE20C9" w:rsidRDefault="00FE20C9" w:rsidP="4E5E0C12">
            <w:pPr>
              <w:rPr>
                <w:sz w:val="18"/>
                <w:szCs w:val="18"/>
              </w:rPr>
            </w:pPr>
            <w:hyperlink r:id="rId90">
              <w:r w:rsidRPr="7C324E05">
                <w:rPr>
                  <w:rStyle w:val="Hyperlink"/>
                  <w:sz w:val="18"/>
                  <w:szCs w:val="18"/>
                </w:rPr>
                <w:t>Link</w:t>
              </w:r>
            </w:hyperlink>
          </w:p>
        </w:tc>
        <w:tc>
          <w:tcPr>
            <w:tcW w:w="1075" w:type="dxa"/>
          </w:tcPr>
          <w:p w14:paraId="737AF98B" w14:textId="470237A8" w:rsidR="00FE20C9" w:rsidRDefault="00FE20C9" w:rsidP="4E5E0C12">
            <w:pPr>
              <w:jc w:val="right"/>
              <w:rPr>
                <w:color w:val="000000" w:themeColor="text1"/>
                <w:sz w:val="18"/>
                <w:szCs w:val="18"/>
              </w:rPr>
            </w:pPr>
            <w:r w:rsidRPr="7C324E05">
              <w:rPr>
                <w:color w:val="000000" w:themeColor="text1"/>
                <w:sz w:val="18"/>
                <w:szCs w:val="18"/>
              </w:rPr>
              <w:t>0.14</w:t>
            </w:r>
          </w:p>
        </w:tc>
        <w:tc>
          <w:tcPr>
            <w:tcW w:w="1080" w:type="dxa"/>
          </w:tcPr>
          <w:p w14:paraId="7650A19B" w14:textId="0D806009" w:rsidR="00FE20C9" w:rsidRDefault="00FE20C9" w:rsidP="4E5E0C12">
            <w:pPr>
              <w:jc w:val="right"/>
              <w:rPr>
                <w:color w:val="000000" w:themeColor="text1"/>
                <w:sz w:val="18"/>
                <w:szCs w:val="18"/>
              </w:rPr>
            </w:pPr>
            <w:r w:rsidRPr="7C324E05">
              <w:rPr>
                <w:color w:val="000000" w:themeColor="text1"/>
                <w:sz w:val="18"/>
                <w:szCs w:val="18"/>
              </w:rPr>
              <w:t>12</w:t>
            </w:r>
          </w:p>
        </w:tc>
        <w:tc>
          <w:tcPr>
            <w:tcW w:w="1606" w:type="dxa"/>
          </w:tcPr>
          <w:p w14:paraId="4274B5D0" w14:textId="192D7B58" w:rsidR="00FE20C9" w:rsidRDefault="00FE20C9" w:rsidP="4E5E0C12">
            <w:pPr>
              <w:jc w:val="right"/>
              <w:rPr>
                <w:color w:val="000000" w:themeColor="text1"/>
                <w:sz w:val="18"/>
                <w:szCs w:val="18"/>
              </w:rPr>
            </w:pPr>
            <w:r w:rsidRPr="7C324E05">
              <w:rPr>
                <w:color w:val="000000" w:themeColor="text1"/>
                <w:sz w:val="18"/>
                <w:szCs w:val="18"/>
              </w:rPr>
              <w:t>1.68</w:t>
            </w:r>
          </w:p>
        </w:tc>
      </w:tr>
      <w:tr w:rsidR="00FE20C9" w14:paraId="0AD756F2" w14:textId="77777777" w:rsidTr="47D6497F">
        <w:trPr>
          <w:trHeight w:val="300"/>
          <w:jc w:val="center"/>
        </w:trPr>
        <w:tc>
          <w:tcPr>
            <w:tcW w:w="1395" w:type="dxa"/>
            <w:vMerge/>
          </w:tcPr>
          <w:p w14:paraId="3E092F04" w14:textId="77777777" w:rsidR="00FE20C9" w:rsidRDefault="00FE20C9"/>
        </w:tc>
        <w:tc>
          <w:tcPr>
            <w:tcW w:w="1596" w:type="dxa"/>
          </w:tcPr>
          <w:p w14:paraId="47239FC6" w14:textId="0AFD052E" w:rsidR="00FE20C9" w:rsidRDefault="00FE20C9" w:rsidP="4E5E0C12">
            <w:pPr>
              <w:rPr>
                <w:color w:val="000000" w:themeColor="text1"/>
                <w:sz w:val="18"/>
                <w:szCs w:val="18"/>
              </w:rPr>
            </w:pPr>
            <w:r w:rsidRPr="7C324E05">
              <w:rPr>
                <w:color w:val="000000" w:themeColor="text1"/>
                <w:sz w:val="18"/>
                <w:szCs w:val="18"/>
              </w:rPr>
              <w:t>Motor Mount Nuts</w:t>
            </w:r>
          </w:p>
        </w:tc>
        <w:tc>
          <w:tcPr>
            <w:tcW w:w="2145" w:type="dxa"/>
          </w:tcPr>
          <w:p w14:paraId="2A60F04F" w14:textId="436A9CC5" w:rsidR="00FE20C9" w:rsidRDefault="00FE20C9" w:rsidP="4E5E0C12">
            <w:pPr>
              <w:rPr>
                <w:color w:val="000000" w:themeColor="text1"/>
                <w:sz w:val="18"/>
                <w:szCs w:val="18"/>
              </w:rPr>
            </w:pPr>
            <w:r w:rsidRPr="7C324E05">
              <w:rPr>
                <w:color w:val="000000" w:themeColor="text1"/>
                <w:sz w:val="18"/>
                <w:szCs w:val="18"/>
              </w:rPr>
              <w:t>M5 Hexagon Nylon Locking Nuts (DIN 985) - Stainless Steel (A2-70)</w:t>
            </w:r>
          </w:p>
        </w:tc>
        <w:tc>
          <w:tcPr>
            <w:tcW w:w="1107" w:type="dxa"/>
          </w:tcPr>
          <w:p w14:paraId="642A1358" w14:textId="405D171C" w:rsidR="00FE20C9" w:rsidRDefault="00FE20C9" w:rsidP="4E5E0C12">
            <w:pPr>
              <w:rPr>
                <w:color w:val="000000" w:themeColor="text1"/>
                <w:sz w:val="18"/>
                <w:szCs w:val="18"/>
              </w:rPr>
            </w:pPr>
            <w:r w:rsidRPr="7C324E05">
              <w:rPr>
                <w:color w:val="000000" w:themeColor="text1"/>
                <w:sz w:val="18"/>
                <w:szCs w:val="18"/>
              </w:rPr>
              <w:t>Accu</w:t>
            </w:r>
          </w:p>
        </w:tc>
        <w:tc>
          <w:tcPr>
            <w:tcW w:w="618" w:type="dxa"/>
            <w:gridSpan w:val="2"/>
          </w:tcPr>
          <w:p w14:paraId="2441F8FB" w14:textId="029A7DE6" w:rsidR="00FE20C9" w:rsidRDefault="00FE20C9" w:rsidP="4E5E0C12">
            <w:pPr>
              <w:rPr>
                <w:sz w:val="18"/>
                <w:szCs w:val="18"/>
              </w:rPr>
            </w:pPr>
            <w:hyperlink r:id="rId91">
              <w:r w:rsidRPr="7C324E05">
                <w:rPr>
                  <w:rStyle w:val="Hyperlink"/>
                  <w:sz w:val="18"/>
                  <w:szCs w:val="18"/>
                </w:rPr>
                <w:t>Link</w:t>
              </w:r>
            </w:hyperlink>
          </w:p>
        </w:tc>
        <w:tc>
          <w:tcPr>
            <w:tcW w:w="1075" w:type="dxa"/>
          </w:tcPr>
          <w:p w14:paraId="69A41080" w14:textId="52D73A5B" w:rsidR="00FE20C9" w:rsidRDefault="00FE20C9" w:rsidP="4E5E0C12">
            <w:pPr>
              <w:jc w:val="right"/>
              <w:rPr>
                <w:color w:val="000000" w:themeColor="text1"/>
                <w:sz w:val="18"/>
                <w:szCs w:val="18"/>
              </w:rPr>
            </w:pPr>
            <w:r w:rsidRPr="7C324E05">
              <w:rPr>
                <w:color w:val="000000" w:themeColor="text1"/>
                <w:sz w:val="18"/>
                <w:szCs w:val="18"/>
              </w:rPr>
              <w:t>0.18</w:t>
            </w:r>
          </w:p>
        </w:tc>
        <w:tc>
          <w:tcPr>
            <w:tcW w:w="1080" w:type="dxa"/>
          </w:tcPr>
          <w:p w14:paraId="2C45F4FB" w14:textId="69A4C57A" w:rsidR="00FE20C9" w:rsidRDefault="00FE20C9" w:rsidP="4E5E0C12">
            <w:pPr>
              <w:jc w:val="right"/>
              <w:rPr>
                <w:color w:val="000000" w:themeColor="text1"/>
                <w:sz w:val="18"/>
                <w:szCs w:val="18"/>
              </w:rPr>
            </w:pPr>
            <w:r w:rsidRPr="7C324E05">
              <w:rPr>
                <w:color w:val="000000" w:themeColor="text1"/>
                <w:sz w:val="18"/>
                <w:szCs w:val="18"/>
              </w:rPr>
              <w:t>6</w:t>
            </w:r>
          </w:p>
        </w:tc>
        <w:tc>
          <w:tcPr>
            <w:tcW w:w="1606" w:type="dxa"/>
          </w:tcPr>
          <w:p w14:paraId="5DA60703" w14:textId="6A6B7056" w:rsidR="00FE20C9" w:rsidRDefault="00FE20C9" w:rsidP="4E5E0C12">
            <w:pPr>
              <w:jc w:val="right"/>
              <w:rPr>
                <w:color w:val="000000" w:themeColor="text1"/>
                <w:sz w:val="18"/>
                <w:szCs w:val="18"/>
              </w:rPr>
            </w:pPr>
            <w:r w:rsidRPr="7C324E05">
              <w:rPr>
                <w:color w:val="000000" w:themeColor="text1"/>
                <w:sz w:val="18"/>
                <w:szCs w:val="18"/>
              </w:rPr>
              <w:t>1.08</w:t>
            </w:r>
          </w:p>
        </w:tc>
      </w:tr>
      <w:tr w:rsidR="00FE20C9" w14:paraId="7C9AEAC3" w14:textId="77777777" w:rsidTr="47D6497F">
        <w:trPr>
          <w:trHeight w:val="615"/>
          <w:jc w:val="center"/>
        </w:trPr>
        <w:tc>
          <w:tcPr>
            <w:tcW w:w="1395" w:type="dxa"/>
            <w:vMerge/>
          </w:tcPr>
          <w:p w14:paraId="13E5DDE8" w14:textId="77777777" w:rsidR="00FE20C9" w:rsidRDefault="00FE20C9"/>
        </w:tc>
        <w:tc>
          <w:tcPr>
            <w:tcW w:w="1596" w:type="dxa"/>
          </w:tcPr>
          <w:p w14:paraId="63672471" w14:textId="473B7B4A" w:rsidR="00FE20C9" w:rsidRDefault="00FE20C9" w:rsidP="4E5E0C12">
            <w:pPr>
              <w:rPr>
                <w:color w:val="000000" w:themeColor="text1"/>
                <w:sz w:val="18"/>
                <w:szCs w:val="18"/>
              </w:rPr>
            </w:pPr>
            <w:r w:rsidRPr="7C324E05">
              <w:rPr>
                <w:color w:val="000000" w:themeColor="text1"/>
                <w:sz w:val="18"/>
                <w:szCs w:val="18"/>
              </w:rPr>
              <w:t>Camera Mount Screws</w:t>
            </w:r>
          </w:p>
        </w:tc>
        <w:tc>
          <w:tcPr>
            <w:tcW w:w="2145" w:type="dxa"/>
          </w:tcPr>
          <w:p w14:paraId="57BE0657" w14:textId="7452A6BA" w:rsidR="00FE20C9" w:rsidRDefault="00FE20C9" w:rsidP="4E5E0C12">
            <w:pPr>
              <w:rPr>
                <w:color w:val="000033"/>
                <w:sz w:val="18"/>
                <w:szCs w:val="18"/>
              </w:rPr>
            </w:pPr>
            <w:r w:rsidRPr="7C324E05">
              <w:rPr>
                <w:color w:val="000033"/>
                <w:sz w:val="18"/>
                <w:szCs w:val="18"/>
              </w:rPr>
              <w:t>M3 x 14mm Full Thread Socket Cap Head Screws (DIN 912 / ISO 4762) - Stainless Steel (A2)</w:t>
            </w:r>
          </w:p>
        </w:tc>
        <w:tc>
          <w:tcPr>
            <w:tcW w:w="1107" w:type="dxa"/>
          </w:tcPr>
          <w:p w14:paraId="3970D8A0" w14:textId="39927582" w:rsidR="00FE20C9" w:rsidRDefault="00FE20C9" w:rsidP="4E5E0C12">
            <w:pPr>
              <w:rPr>
                <w:color w:val="000000" w:themeColor="text1"/>
                <w:sz w:val="18"/>
                <w:szCs w:val="18"/>
              </w:rPr>
            </w:pPr>
            <w:r w:rsidRPr="7C324E05">
              <w:rPr>
                <w:color w:val="000000" w:themeColor="text1"/>
                <w:sz w:val="18"/>
                <w:szCs w:val="18"/>
              </w:rPr>
              <w:t>Accu</w:t>
            </w:r>
          </w:p>
        </w:tc>
        <w:tc>
          <w:tcPr>
            <w:tcW w:w="618" w:type="dxa"/>
            <w:gridSpan w:val="2"/>
          </w:tcPr>
          <w:p w14:paraId="4EE39EAE" w14:textId="0BC929BA" w:rsidR="00FE20C9" w:rsidRDefault="00FE20C9" w:rsidP="4E5E0C12">
            <w:pPr>
              <w:rPr>
                <w:sz w:val="18"/>
                <w:szCs w:val="18"/>
              </w:rPr>
            </w:pPr>
            <w:hyperlink r:id="rId92">
              <w:r w:rsidRPr="7C324E05">
                <w:rPr>
                  <w:rStyle w:val="Hyperlink"/>
                  <w:sz w:val="18"/>
                  <w:szCs w:val="18"/>
                </w:rPr>
                <w:t>Link</w:t>
              </w:r>
            </w:hyperlink>
          </w:p>
        </w:tc>
        <w:tc>
          <w:tcPr>
            <w:tcW w:w="1075" w:type="dxa"/>
          </w:tcPr>
          <w:p w14:paraId="3E8328E9" w14:textId="16AECBA0" w:rsidR="00FE20C9" w:rsidRDefault="00FE20C9" w:rsidP="4E5E0C12">
            <w:pPr>
              <w:jc w:val="right"/>
              <w:rPr>
                <w:color w:val="000000" w:themeColor="text1"/>
                <w:sz w:val="18"/>
                <w:szCs w:val="18"/>
              </w:rPr>
            </w:pPr>
            <w:r w:rsidRPr="7C324E05">
              <w:rPr>
                <w:color w:val="000000" w:themeColor="text1"/>
                <w:sz w:val="18"/>
                <w:szCs w:val="18"/>
              </w:rPr>
              <w:t>0.28</w:t>
            </w:r>
          </w:p>
        </w:tc>
        <w:tc>
          <w:tcPr>
            <w:tcW w:w="1080" w:type="dxa"/>
          </w:tcPr>
          <w:p w14:paraId="6D211E2C" w14:textId="224BD40D" w:rsidR="00FE20C9" w:rsidRDefault="00FE20C9" w:rsidP="4E5E0C12">
            <w:pPr>
              <w:jc w:val="right"/>
              <w:rPr>
                <w:color w:val="000000" w:themeColor="text1"/>
                <w:sz w:val="18"/>
                <w:szCs w:val="18"/>
              </w:rPr>
            </w:pPr>
            <w:r w:rsidRPr="7C324E05">
              <w:rPr>
                <w:color w:val="000000" w:themeColor="text1"/>
                <w:sz w:val="18"/>
                <w:szCs w:val="18"/>
              </w:rPr>
              <w:t>5</w:t>
            </w:r>
          </w:p>
        </w:tc>
        <w:tc>
          <w:tcPr>
            <w:tcW w:w="1606" w:type="dxa"/>
          </w:tcPr>
          <w:p w14:paraId="2F283108" w14:textId="417836EE" w:rsidR="00FE20C9" w:rsidRDefault="00FE20C9" w:rsidP="4E5E0C12">
            <w:pPr>
              <w:jc w:val="right"/>
              <w:rPr>
                <w:color w:val="000000" w:themeColor="text1"/>
                <w:sz w:val="18"/>
                <w:szCs w:val="18"/>
              </w:rPr>
            </w:pPr>
            <w:r w:rsidRPr="7C324E05">
              <w:rPr>
                <w:color w:val="000000" w:themeColor="text1"/>
                <w:sz w:val="18"/>
                <w:szCs w:val="18"/>
              </w:rPr>
              <w:t>1.4</w:t>
            </w:r>
          </w:p>
        </w:tc>
      </w:tr>
      <w:tr w:rsidR="00FE20C9" w14:paraId="68575677" w14:textId="77777777" w:rsidTr="47D6497F">
        <w:trPr>
          <w:trHeight w:val="300"/>
          <w:jc w:val="center"/>
        </w:trPr>
        <w:tc>
          <w:tcPr>
            <w:tcW w:w="7936" w:type="dxa"/>
            <w:gridSpan w:val="7"/>
            <w:tcBorders>
              <w:left w:val="nil"/>
              <w:bottom w:val="nil"/>
            </w:tcBorders>
          </w:tcPr>
          <w:p w14:paraId="046E75F8" w14:textId="21D711C3" w:rsidR="00FE20C9" w:rsidRDefault="00FE20C9">
            <w:pPr>
              <w:rPr>
                <w:sz w:val="18"/>
                <w:szCs w:val="18"/>
              </w:rPr>
            </w:pPr>
          </w:p>
        </w:tc>
        <w:tc>
          <w:tcPr>
            <w:tcW w:w="1080" w:type="dxa"/>
          </w:tcPr>
          <w:p w14:paraId="0D4E5864" w14:textId="71E0E2B6" w:rsidR="00FE20C9" w:rsidRDefault="00FE20C9" w:rsidP="4E5E0C12">
            <w:pPr>
              <w:rPr>
                <w:b/>
                <w:color w:val="000000" w:themeColor="text1"/>
                <w:sz w:val="18"/>
                <w:szCs w:val="18"/>
              </w:rPr>
            </w:pPr>
            <w:r w:rsidRPr="7C324E05">
              <w:rPr>
                <w:b/>
                <w:color w:val="000000" w:themeColor="text1"/>
                <w:sz w:val="18"/>
                <w:szCs w:val="18"/>
              </w:rPr>
              <w:t>Total</w:t>
            </w:r>
          </w:p>
        </w:tc>
        <w:tc>
          <w:tcPr>
            <w:tcW w:w="1606" w:type="dxa"/>
          </w:tcPr>
          <w:p w14:paraId="6A28D306" w14:textId="2A95990A" w:rsidR="00FE20C9" w:rsidRDefault="00FE20C9" w:rsidP="4E5E0C12">
            <w:pPr>
              <w:jc w:val="right"/>
              <w:rPr>
                <w:color w:val="000000" w:themeColor="text1"/>
                <w:sz w:val="18"/>
                <w:szCs w:val="18"/>
              </w:rPr>
            </w:pPr>
            <w:r w:rsidRPr="7C324E05">
              <w:rPr>
                <w:color w:val="000000" w:themeColor="text1"/>
                <w:sz w:val="18"/>
                <w:szCs w:val="18"/>
              </w:rPr>
              <w:t>334.25</w:t>
            </w:r>
          </w:p>
        </w:tc>
      </w:tr>
    </w:tbl>
    <w:p w14:paraId="51F10569" w14:textId="2F063748" w:rsidR="583AA4D3" w:rsidRDefault="583AA4D3" w:rsidP="00E36A23">
      <w:pPr>
        <w:pStyle w:val="Heading2"/>
        <w:rPr>
          <w:rFonts w:ascii="Poppins" w:eastAsia="Poppins" w:hAnsi="Poppins" w:cs="Poppins"/>
          <w:sz w:val="22"/>
          <w:szCs w:val="22"/>
        </w:rPr>
      </w:pPr>
    </w:p>
    <w:p w14:paraId="5A136B6D" w14:textId="77777777" w:rsidR="00A71701" w:rsidRDefault="00A71701" w:rsidP="00A71701"/>
    <w:p w14:paraId="31ACE54C" w14:textId="77777777" w:rsidR="00A71701" w:rsidRDefault="00A71701" w:rsidP="00A71701"/>
    <w:p w14:paraId="5AC9DBAC" w14:textId="77777777" w:rsidR="00A71701" w:rsidRPr="00A71701" w:rsidRDefault="00A71701" w:rsidP="00A71701"/>
    <w:p w14:paraId="16AD290F" w14:textId="1476CB42" w:rsidR="38ED5138" w:rsidRDefault="38ED5138" w:rsidP="00E36A23">
      <w:pPr>
        <w:pStyle w:val="Heading2"/>
        <w:rPr>
          <w:rFonts w:ascii="Poppins" w:eastAsia="Poppins" w:hAnsi="Poppins" w:cs="Poppins"/>
          <w:sz w:val="22"/>
          <w:szCs w:val="22"/>
        </w:rPr>
      </w:pPr>
      <w:bookmarkStart w:id="45" w:name="_Toc223975984"/>
      <w:r>
        <w:t xml:space="preserve">Appendix </w:t>
      </w:r>
      <w:r w:rsidR="5632D0C3">
        <w:t>C</w:t>
      </w:r>
      <w:r>
        <w:t>: Requirements</w:t>
      </w:r>
      <w:bookmarkEnd w:id="45"/>
    </w:p>
    <w:p w14:paraId="6FAC92D3" w14:textId="33EBD969" w:rsidR="6064DE4B" w:rsidRDefault="6064DE4B" w:rsidP="52B39468">
      <w:pPr>
        <w:jc w:val="center"/>
        <w:rPr>
          <w:b/>
          <w:sz w:val="22"/>
          <w:szCs w:val="22"/>
        </w:rPr>
      </w:pPr>
      <w:r w:rsidRPr="7C324E05">
        <w:rPr>
          <w:b/>
          <w:sz w:val="22"/>
          <w:szCs w:val="22"/>
        </w:rPr>
        <w:t xml:space="preserve">Table </w:t>
      </w:r>
      <w:r w:rsidR="306B27E5" w:rsidRPr="7C324E05">
        <w:rPr>
          <w:b/>
          <w:sz w:val="22"/>
          <w:szCs w:val="22"/>
        </w:rPr>
        <w:t>C</w:t>
      </w:r>
      <w:r w:rsidRPr="7C324E05">
        <w:rPr>
          <w:b/>
          <w:sz w:val="22"/>
          <w:szCs w:val="22"/>
        </w:rPr>
        <w:t>1: Given Requirements (see ORT-</w:t>
      </w:r>
      <w:r w:rsidR="4C0C94A1" w:rsidRPr="7C324E05">
        <w:rPr>
          <w:b/>
          <w:sz w:val="22"/>
          <w:szCs w:val="22"/>
        </w:rPr>
        <w:t>RS)</w:t>
      </w:r>
    </w:p>
    <w:tbl>
      <w:tblPr>
        <w:tblStyle w:val="TableGrid"/>
        <w:tblW w:w="0" w:type="auto"/>
        <w:tblLook w:val="06A0" w:firstRow="1" w:lastRow="0" w:firstColumn="1" w:lastColumn="0" w:noHBand="1" w:noVBand="1"/>
      </w:tblPr>
      <w:tblGrid>
        <w:gridCol w:w="599"/>
        <w:gridCol w:w="980"/>
        <w:gridCol w:w="4700"/>
        <w:gridCol w:w="1700"/>
        <w:gridCol w:w="1040"/>
      </w:tblGrid>
      <w:tr w:rsidR="0403E30B" w14:paraId="0929312B" w14:textId="77777777" w:rsidTr="0403E30B">
        <w:trPr>
          <w:trHeight w:val="300"/>
        </w:trPr>
        <w:tc>
          <w:tcPr>
            <w:tcW w:w="600" w:type="dxa"/>
          </w:tcPr>
          <w:p w14:paraId="76CE7D43" w14:textId="3DCC3269" w:rsidR="0403E30B" w:rsidRDefault="0403E30B" w:rsidP="0403E30B">
            <w:pPr>
              <w:jc w:val="center"/>
              <w:rPr>
                <w:b/>
                <w:color w:val="000000" w:themeColor="text1"/>
                <w:sz w:val="22"/>
                <w:szCs w:val="22"/>
              </w:rPr>
            </w:pPr>
            <w:r w:rsidRPr="7C324E05">
              <w:rPr>
                <w:b/>
                <w:color w:val="000000" w:themeColor="text1"/>
                <w:sz w:val="22"/>
                <w:szCs w:val="22"/>
              </w:rPr>
              <w:t xml:space="preserve">No. </w:t>
            </w:r>
          </w:p>
        </w:tc>
        <w:tc>
          <w:tcPr>
            <w:tcW w:w="1001" w:type="dxa"/>
          </w:tcPr>
          <w:p w14:paraId="39B25256" w14:textId="617403FD" w:rsidR="0403E30B" w:rsidRDefault="0403E30B" w:rsidP="0403E30B">
            <w:pPr>
              <w:jc w:val="center"/>
              <w:rPr>
                <w:b/>
                <w:color w:val="000000" w:themeColor="text1"/>
                <w:sz w:val="22"/>
                <w:szCs w:val="22"/>
              </w:rPr>
            </w:pPr>
            <w:r w:rsidRPr="7C324E05">
              <w:rPr>
                <w:b/>
                <w:color w:val="000000" w:themeColor="text1"/>
                <w:sz w:val="22"/>
                <w:szCs w:val="22"/>
              </w:rPr>
              <w:t xml:space="preserve"> ID</w:t>
            </w:r>
          </w:p>
        </w:tc>
        <w:tc>
          <w:tcPr>
            <w:tcW w:w="4890" w:type="dxa"/>
          </w:tcPr>
          <w:p w14:paraId="728A7601" w14:textId="523CCD07" w:rsidR="0403E30B" w:rsidRDefault="0403E30B" w:rsidP="0403E30B">
            <w:pPr>
              <w:jc w:val="center"/>
              <w:rPr>
                <w:b/>
                <w:color w:val="000000" w:themeColor="text1"/>
                <w:sz w:val="22"/>
                <w:szCs w:val="22"/>
              </w:rPr>
            </w:pPr>
            <w:r w:rsidRPr="7C324E05">
              <w:rPr>
                <w:b/>
                <w:color w:val="000000" w:themeColor="text1"/>
                <w:sz w:val="22"/>
                <w:szCs w:val="22"/>
              </w:rPr>
              <w:t>Requirement</w:t>
            </w:r>
          </w:p>
        </w:tc>
        <w:tc>
          <w:tcPr>
            <w:tcW w:w="1714" w:type="dxa"/>
          </w:tcPr>
          <w:p w14:paraId="21F1A8C4" w14:textId="543D298C" w:rsidR="0403E30B" w:rsidRDefault="0403E30B" w:rsidP="0403E30B">
            <w:pPr>
              <w:jc w:val="center"/>
              <w:rPr>
                <w:b/>
                <w:color w:val="000000" w:themeColor="text1"/>
                <w:sz w:val="22"/>
                <w:szCs w:val="22"/>
              </w:rPr>
            </w:pPr>
            <w:r w:rsidRPr="7C324E05">
              <w:rPr>
                <w:b/>
                <w:color w:val="000000" w:themeColor="text1"/>
                <w:sz w:val="22"/>
                <w:szCs w:val="22"/>
              </w:rPr>
              <w:t>Subsystem</w:t>
            </w:r>
          </w:p>
        </w:tc>
        <w:tc>
          <w:tcPr>
            <w:tcW w:w="810" w:type="dxa"/>
          </w:tcPr>
          <w:p w14:paraId="63CBECB2" w14:textId="61DA707F" w:rsidR="0403E30B" w:rsidRDefault="0403E30B" w:rsidP="0403E30B">
            <w:pPr>
              <w:jc w:val="center"/>
              <w:rPr>
                <w:b/>
                <w:color w:val="000000" w:themeColor="text1"/>
                <w:sz w:val="22"/>
                <w:szCs w:val="22"/>
              </w:rPr>
            </w:pPr>
            <w:r w:rsidRPr="7C324E05">
              <w:rPr>
                <w:b/>
                <w:color w:val="000000" w:themeColor="text1"/>
                <w:sz w:val="22"/>
                <w:szCs w:val="22"/>
              </w:rPr>
              <w:t>Priority</w:t>
            </w:r>
          </w:p>
        </w:tc>
      </w:tr>
      <w:tr w:rsidR="0403E30B" w14:paraId="41B2441A" w14:textId="77777777" w:rsidTr="0403E30B">
        <w:trPr>
          <w:trHeight w:val="855"/>
        </w:trPr>
        <w:tc>
          <w:tcPr>
            <w:tcW w:w="600" w:type="dxa"/>
          </w:tcPr>
          <w:p w14:paraId="45EE94CB" w14:textId="79371225" w:rsidR="0403E30B" w:rsidRDefault="0403E30B" w:rsidP="0403E30B">
            <w:pPr>
              <w:jc w:val="center"/>
              <w:rPr>
                <w:color w:val="000000" w:themeColor="text1"/>
                <w:sz w:val="20"/>
                <w:szCs w:val="20"/>
              </w:rPr>
            </w:pPr>
            <w:r w:rsidRPr="7C324E05">
              <w:rPr>
                <w:color w:val="000000" w:themeColor="text1"/>
                <w:sz w:val="20"/>
                <w:szCs w:val="20"/>
              </w:rPr>
              <w:t>1</w:t>
            </w:r>
          </w:p>
        </w:tc>
        <w:tc>
          <w:tcPr>
            <w:tcW w:w="1001" w:type="dxa"/>
          </w:tcPr>
          <w:p w14:paraId="1AE5DC1F" w14:textId="790F2C4E" w:rsidR="0403E30B" w:rsidRDefault="0403E30B" w:rsidP="0403E30B">
            <w:pPr>
              <w:jc w:val="center"/>
              <w:rPr>
                <w:color w:val="000000" w:themeColor="text1"/>
                <w:sz w:val="20"/>
                <w:szCs w:val="20"/>
              </w:rPr>
            </w:pPr>
            <w:r w:rsidRPr="7C324E05">
              <w:rPr>
                <w:color w:val="000000" w:themeColor="text1"/>
                <w:sz w:val="20"/>
                <w:szCs w:val="20"/>
              </w:rPr>
              <w:t xml:space="preserve">SM-001 </w:t>
            </w:r>
          </w:p>
        </w:tc>
        <w:tc>
          <w:tcPr>
            <w:tcW w:w="4890" w:type="dxa"/>
          </w:tcPr>
          <w:p w14:paraId="41514BF4" w14:textId="7FB14F9B" w:rsidR="0403E30B" w:rsidRDefault="0403E30B" w:rsidP="0403E30B">
            <w:pPr>
              <w:jc w:val="center"/>
              <w:rPr>
                <w:color w:val="000000" w:themeColor="text1"/>
                <w:sz w:val="20"/>
                <w:szCs w:val="20"/>
              </w:rPr>
            </w:pPr>
            <w:r w:rsidRPr="7C324E05">
              <w:rPr>
                <w:color w:val="000000" w:themeColor="text1"/>
                <w:sz w:val="20"/>
                <w:szCs w:val="20"/>
              </w:rPr>
              <w:t xml:space="preserve">The integrated rover shall have a combined mass of no more than 5kg. </w:t>
            </w:r>
          </w:p>
        </w:tc>
        <w:tc>
          <w:tcPr>
            <w:tcW w:w="1714" w:type="dxa"/>
          </w:tcPr>
          <w:p w14:paraId="7E6456EE" w14:textId="72B7DC2B" w:rsidR="0403E30B" w:rsidRDefault="0403E30B" w:rsidP="0403E30B">
            <w:pPr>
              <w:jc w:val="center"/>
              <w:rPr>
                <w:color w:val="000000" w:themeColor="text1"/>
                <w:sz w:val="20"/>
                <w:szCs w:val="20"/>
              </w:rPr>
            </w:pPr>
            <w:r w:rsidRPr="7C324E05">
              <w:rPr>
                <w:color w:val="000000" w:themeColor="text1"/>
                <w:sz w:val="20"/>
                <w:szCs w:val="20"/>
              </w:rPr>
              <w:t>Mechanical</w:t>
            </w:r>
          </w:p>
        </w:tc>
        <w:tc>
          <w:tcPr>
            <w:tcW w:w="810" w:type="dxa"/>
          </w:tcPr>
          <w:p w14:paraId="47BF8BC0" w14:textId="31A7B2D1"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0EF992AE" w14:textId="77777777" w:rsidTr="0403E30B">
        <w:trPr>
          <w:trHeight w:val="735"/>
        </w:trPr>
        <w:tc>
          <w:tcPr>
            <w:tcW w:w="600" w:type="dxa"/>
          </w:tcPr>
          <w:p w14:paraId="47520A0F" w14:textId="4595177E" w:rsidR="0403E30B" w:rsidRDefault="0403E30B" w:rsidP="0403E30B">
            <w:pPr>
              <w:jc w:val="center"/>
              <w:rPr>
                <w:color w:val="000000" w:themeColor="text1"/>
                <w:sz w:val="20"/>
                <w:szCs w:val="20"/>
              </w:rPr>
            </w:pPr>
            <w:r w:rsidRPr="7C324E05">
              <w:rPr>
                <w:color w:val="000000" w:themeColor="text1"/>
                <w:sz w:val="20"/>
                <w:szCs w:val="20"/>
              </w:rPr>
              <w:t>2</w:t>
            </w:r>
          </w:p>
        </w:tc>
        <w:tc>
          <w:tcPr>
            <w:tcW w:w="1001" w:type="dxa"/>
          </w:tcPr>
          <w:p w14:paraId="46AEFCF6" w14:textId="4D59D7D0" w:rsidR="0403E30B" w:rsidRDefault="0403E30B" w:rsidP="0403E30B">
            <w:pPr>
              <w:jc w:val="center"/>
              <w:rPr>
                <w:color w:val="000000" w:themeColor="text1"/>
                <w:sz w:val="20"/>
                <w:szCs w:val="20"/>
              </w:rPr>
            </w:pPr>
            <w:r w:rsidRPr="7C324E05">
              <w:rPr>
                <w:color w:val="000000" w:themeColor="text1"/>
                <w:sz w:val="20"/>
                <w:szCs w:val="20"/>
              </w:rPr>
              <w:t xml:space="preserve">SM-002 </w:t>
            </w:r>
          </w:p>
        </w:tc>
        <w:tc>
          <w:tcPr>
            <w:tcW w:w="4890" w:type="dxa"/>
          </w:tcPr>
          <w:p w14:paraId="6C37EAE5" w14:textId="4316417F" w:rsidR="0403E30B" w:rsidRDefault="0403E30B" w:rsidP="0403E30B">
            <w:pPr>
              <w:jc w:val="center"/>
              <w:rPr>
                <w:color w:val="000000" w:themeColor="text1"/>
                <w:sz w:val="20"/>
                <w:szCs w:val="20"/>
              </w:rPr>
            </w:pPr>
            <w:r w:rsidRPr="7C324E05">
              <w:rPr>
                <w:color w:val="000000" w:themeColor="text1"/>
                <w:sz w:val="20"/>
                <w:szCs w:val="20"/>
              </w:rPr>
              <w:t xml:space="preserve">The rover shall be limited to a boxed volume envelope of 0.03 cubic metres. There are no specific dimension limits. </w:t>
            </w:r>
          </w:p>
        </w:tc>
        <w:tc>
          <w:tcPr>
            <w:tcW w:w="1714" w:type="dxa"/>
          </w:tcPr>
          <w:p w14:paraId="494082CB" w14:textId="164184E0" w:rsidR="0403E30B" w:rsidRDefault="0403E30B" w:rsidP="0403E30B">
            <w:pPr>
              <w:jc w:val="center"/>
              <w:rPr>
                <w:color w:val="000000" w:themeColor="text1"/>
                <w:sz w:val="20"/>
                <w:szCs w:val="20"/>
              </w:rPr>
            </w:pPr>
            <w:r w:rsidRPr="7C324E05">
              <w:rPr>
                <w:color w:val="000000" w:themeColor="text1"/>
                <w:sz w:val="20"/>
                <w:szCs w:val="20"/>
              </w:rPr>
              <w:t>Mechanical</w:t>
            </w:r>
          </w:p>
        </w:tc>
        <w:tc>
          <w:tcPr>
            <w:tcW w:w="810" w:type="dxa"/>
          </w:tcPr>
          <w:p w14:paraId="2ABE032C" w14:textId="649FF99F"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5D92BD1F" w14:textId="77777777" w:rsidTr="0403E30B">
        <w:trPr>
          <w:trHeight w:val="1260"/>
        </w:trPr>
        <w:tc>
          <w:tcPr>
            <w:tcW w:w="600" w:type="dxa"/>
          </w:tcPr>
          <w:p w14:paraId="68652C8B" w14:textId="27C09EBB" w:rsidR="0403E30B" w:rsidRDefault="0403E30B" w:rsidP="0403E30B">
            <w:pPr>
              <w:jc w:val="center"/>
              <w:rPr>
                <w:color w:val="000000" w:themeColor="text1"/>
                <w:sz w:val="20"/>
                <w:szCs w:val="20"/>
              </w:rPr>
            </w:pPr>
            <w:r w:rsidRPr="7C324E05">
              <w:rPr>
                <w:color w:val="000000" w:themeColor="text1"/>
                <w:sz w:val="20"/>
                <w:szCs w:val="20"/>
              </w:rPr>
              <w:t>3</w:t>
            </w:r>
          </w:p>
        </w:tc>
        <w:tc>
          <w:tcPr>
            <w:tcW w:w="1001" w:type="dxa"/>
          </w:tcPr>
          <w:p w14:paraId="2E60DFF0" w14:textId="538F4FF0" w:rsidR="0403E30B" w:rsidRDefault="0403E30B" w:rsidP="0403E30B">
            <w:pPr>
              <w:jc w:val="center"/>
              <w:rPr>
                <w:color w:val="000000" w:themeColor="text1"/>
                <w:sz w:val="20"/>
                <w:szCs w:val="20"/>
              </w:rPr>
            </w:pPr>
            <w:r w:rsidRPr="7C324E05">
              <w:rPr>
                <w:color w:val="000000" w:themeColor="text1"/>
                <w:sz w:val="20"/>
                <w:szCs w:val="20"/>
              </w:rPr>
              <w:t xml:space="preserve">SM-003 </w:t>
            </w:r>
          </w:p>
        </w:tc>
        <w:tc>
          <w:tcPr>
            <w:tcW w:w="4890" w:type="dxa"/>
          </w:tcPr>
          <w:p w14:paraId="496A42DB" w14:textId="082165A7" w:rsidR="0403E30B" w:rsidRDefault="0403E30B" w:rsidP="0403E30B">
            <w:pPr>
              <w:jc w:val="center"/>
              <w:rPr>
                <w:color w:val="000000" w:themeColor="text1"/>
                <w:sz w:val="20"/>
                <w:szCs w:val="20"/>
              </w:rPr>
            </w:pPr>
            <w:r w:rsidRPr="7C324E05">
              <w:rPr>
                <w:color w:val="000000" w:themeColor="text1"/>
                <w:sz w:val="20"/>
                <w:szCs w:val="20"/>
              </w:rPr>
              <w:t xml:space="preserve">The rover shall be designed to survive the launch vibration environment. The mass and volume of any adapter plates will be included in the calculation of Requirement ORT RS-SM-001 and Requirement ORT RS-SM-002. </w:t>
            </w:r>
          </w:p>
        </w:tc>
        <w:tc>
          <w:tcPr>
            <w:tcW w:w="1714" w:type="dxa"/>
          </w:tcPr>
          <w:p w14:paraId="3979647F" w14:textId="6AA62793" w:rsidR="0403E30B" w:rsidRDefault="0403E30B" w:rsidP="0403E30B">
            <w:pPr>
              <w:jc w:val="center"/>
              <w:rPr>
                <w:color w:val="000000" w:themeColor="text1"/>
                <w:sz w:val="20"/>
                <w:szCs w:val="20"/>
              </w:rPr>
            </w:pPr>
            <w:r w:rsidRPr="7C324E05">
              <w:rPr>
                <w:color w:val="000000" w:themeColor="text1"/>
                <w:sz w:val="20"/>
                <w:szCs w:val="20"/>
              </w:rPr>
              <w:t>Mechanical</w:t>
            </w:r>
          </w:p>
        </w:tc>
        <w:tc>
          <w:tcPr>
            <w:tcW w:w="810" w:type="dxa"/>
          </w:tcPr>
          <w:p w14:paraId="08751686" w14:textId="715AB695"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61C9D9AD" w14:textId="77777777" w:rsidTr="0403E30B">
        <w:trPr>
          <w:trHeight w:val="885"/>
        </w:trPr>
        <w:tc>
          <w:tcPr>
            <w:tcW w:w="600" w:type="dxa"/>
          </w:tcPr>
          <w:p w14:paraId="6FA3D467" w14:textId="4C1FB641" w:rsidR="0403E30B" w:rsidRDefault="0403E30B" w:rsidP="0403E30B">
            <w:pPr>
              <w:jc w:val="center"/>
              <w:rPr>
                <w:color w:val="000000" w:themeColor="text1"/>
                <w:sz w:val="20"/>
                <w:szCs w:val="20"/>
              </w:rPr>
            </w:pPr>
            <w:r w:rsidRPr="7C324E05">
              <w:rPr>
                <w:color w:val="000000" w:themeColor="text1"/>
                <w:sz w:val="20"/>
                <w:szCs w:val="20"/>
              </w:rPr>
              <w:t>4</w:t>
            </w:r>
          </w:p>
        </w:tc>
        <w:tc>
          <w:tcPr>
            <w:tcW w:w="1001" w:type="dxa"/>
          </w:tcPr>
          <w:p w14:paraId="6325A4D4" w14:textId="43948249" w:rsidR="0403E30B" w:rsidRDefault="0403E30B" w:rsidP="0403E30B">
            <w:pPr>
              <w:jc w:val="center"/>
              <w:rPr>
                <w:color w:val="000000" w:themeColor="text1"/>
                <w:sz w:val="20"/>
                <w:szCs w:val="20"/>
              </w:rPr>
            </w:pPr>
            <w:r w:rsidRPr="7C324E05">
              <w:rPr>
                <w:color w:val="000000" w:themeColor="text1"/>
                <w:sz w:val="20"/>
                <w:szCs w:val="20"/>
              </w:rPr>
              <w:t xml:space="preserve">SM-004 </w:t>
            </w:r>
          </w:p>
        </w:tc>
        <w:tc>
          <w:tcPr>
            <w:tcW w:w="4890" w:type="dxa"/>
          </w:tcPr>
          <w:p w14:paraId="41997352" w14:textId="697825D7" w:rsidR="0403E30B" w:rsidRDefault="0403E30B" w:rsidP="0403E30B">
            <w:pPr>
              <w:jc w:val="center"/>
              <w:rPr>
                <w:color w:val="000000" w:themeColor="text1"/>
                <w:sz w:val="20"/>
                <w:szCs w:val="20"/>
              </w:rPr>
            </w:pPr>
            <w:r w:rsidRPr="7C324E05">
              <w:rPr>
                <w:color w:val="000000" w:themeColor="text1"/>
                <w:sz w:val="20"/>
                <w:szCs w:val="20"/>
              </w:rPr>
              <w:t xml:space="preserve">The rover shall be attached to the vibration system with the interface described in Appendix SOW-2. </w:t>
            </w:r>
          </w:p>
        </w:tc>
        <w:tc>
          <w:tcPr>
            <w:tcW w:w="1714" w:type="dxa"/>
          </w:tcPr>
          <w:p w14:paraId="38A71F29" w14:textId="250D50EC" w:rsidR="0403E30B" w:rsidRDefault="0403E30B" w:rsidP="0403E30B">
            <w:pPr>
              <w:jc w:val="center"/>
              <w:rPr>
                <w:color w:val="000000" w:themeColor="text1"/>
                <w:sz w:val="20"/>
                <w:szCs w:val="20"/>
              </w:rPr>
            </w:pPr>
            <w:r w:rsidRPr="7C324E05">
              <w:rPr>
                <w:color w:val="000000" w:themeColor="text1"/>
                <w:sz w:val="20"/>
                <w:szCs w:val="20"/>
              </w:rPr>
              <w:t>Mechanical</w:t>
            </w:r>
          </w:p>
        </w:tc>
        <w:tc>
          <w:tcPr>
            <w:tcW w:w="810" w:type="dxa"/>
          </w:tcPr>
          <w:p w14:paraId="51F81E97" w14:textId="118B7572"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779BBE9E" w14:textId="77777777" w:rsidTr="0403E30B">
        <w:trPr>
          <w:trHeight w:val="750"/>
        </w:trPr>
        <w:tc>
          <w:tcPr>
            <w:tcW w:w="600" w:type="dxa"/>
          </w:tcPr>
          <w:p w14:paraId="7F6EC23D" w14:textId="47025B37" w:rsidR="0403E30B" w:rsidRDefault="0403E30B" w:rsidP="0403E30B">
            <w:pPr>
              <w:jc w:val="center"/>
              <w:rPr>
                <w:color w:val="000000" w:themeColor="text1"/>
                <w:sz w:val="20"/>
                <w:szCs w:val="20"/>
              </w:rPr>
            </w:pPr>
            <w:r w:rsidRPr="7C324E05">
              <w:rPr>
                <w:color w:val="000000" w:themeColor="text1"/>
                <w:sz w:val="20"/>
                <w:szCs w:val="20"/>
              </w:rPr>
              <w:t>5</w:t>
            </w:r>
          </w:p>
        </w:tc>
        <w:tc>
          <w:tcPr>
            <w:tcW w:w="1001" w:type="dxa"/>
          </w:tcPr>
          <w:p w14:paraId="718CF8F9" w14:textId="7697D637" w:rsidR="0403E30B" w:rsidRDefault="0403E30B" w:rsidP="0403E30B">
            <w:pPr>
              <w:jc w:val="center"/>
              <w:rPr>
                <w:color w:val="000000" w:themeColor="text1"/>
                <w:sz w:val="20"/>
                <w:szCs w:val="20"/>
              </w:rPr>
            </w:pPr>
            <w:r w:rsidRPr="7C324E05">
              <w:rPr>
                <w:color w:val="000000" w:themeColor="text1"/>
                <w:sz w:val="20"/>
                <w:szCs w:val="20"/>
              </w:rPr>
              <w:t xml:space="preserve">SM-005 </w:t>
            </w:r>
          </w:p>
        </w:tc>
        <w:tc>
          <w:tcPr>
            <w:tcW w:w="4890" w:type="dxa"/>
          </w:tcPr>
          <w:p w14:paraId="63BF9547" w14:textId="44A3452F" w:rsidR="0403E30B" w:rsidRDefault="0403E30B" w:rsidP="0403E30B">
            <w:pPr>
              <w:jc w:val="center"/>
              <w:rPr>
                <w:color w:val="000000" w:themeColor="text1"/>
                <w:sz w:val="20"/>
                <w:szCs w:val="20"/>
              </w:rPr>
            </w:pPr>
            <w:r w:rsidRPr="7C324E05">
              <w:rPr>
                <w:color w:val="000000" w:themeColor="text1"/>
                <w:sz w:val="20"/>
                <w:szCs w:val="20"/>
              </w:rPr>
              <w:t xml:space="preserve">The integrated rover system shall be statically stable in all directions to an angle of at least 30 degrees. </w:t>
            </w:r>
          </w:p>
        </w:tc>
        <w:tc>
          <w:tcPr>
            <w:tcW w:w="1714" w:type="dxa"/>
          </w:tcPr>
          <w:p w14:paraId="4BFB8AC2" w14:textId="11C53091" w:rsidR="0403E30B" w:rsidRDefault="0403E30B" w:rsidP="0403E30B">
            <w:pPr>
              <w:jc w:val="center"/>
              <w:rPr>
                <w:color w:val="000000" w:themeColor="text1"/>
                <w:sz w:val="20"/>
                <w:szCs w:val="20"/>
              </w:rPr>
            </w:pPr>
            <w:r w:rsidRPr="7C324E05">
              <w:rPr>
                <w:color w:val="000000" w:themeColor="text1"/>
                <w:sz w:val="20"/>
                <w:szCs w:val="20"/>
              </w:rPr>
              <w:t>Mechanical</w:t>
            </w:r>
          </w:p>
        </w:tc>
        <w:tc>
          <w:tcPr>
            <w:tcW w:w="810" w:type="dxa"/>
          </w:tcPr>
          <w:p w14:paraId="08DB11BF" w14:textId="756B74CA"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33EE2DEC" w14:textId="77777777" w:rsidTr="0403E30B">
        <w:trPr>
          <w:trHeight w:val="885"/>
        </w:trPr>
        <w:tc>
          <w:tcPr>
            <w:tcW w:w="600" w:type="dxa"/>
          </w:tcPr>
          <w:p w14:paraId="3116F532" w14:textId="384CB4FB" w:rsidR="0403E30B" w:rsidRDefault="0403E30B" w:rsidP="0403E30B">
            <w:pPr>
              <w:jc w:val="center"/>
              <w:rPr>
                <w:color w:val="000000" w:themeColor="text1"/>
                <w:sz w:val="20"/>
                <w:szCs w:val="20"/>
              </w:rPr>
            </w:pPr>
            <w:r w:rsidRPr="7C324E05">
              <w:rPr>
                <w:color w:val="000000" w:themeColor="text1"/>
                <w:sz w:val="20"/>
                <w:szCs w:val="20"/>
              </w:rPr>
              <w:t>6</w:t>
            </w:r>
          </w:p>
        </w:tc>
        <w:tc>
          <w:tcPr>
            <w:tcW w:w="1001" w:type="dxa"/>
          </w:tcPr>
          <w:p w14:paraId="20D56338" w14:textId="63191A1E" w:rsidR="0403E30B" w:rsidRDefault="0403E30B" w:rsidP="0403E30B">
            <w:pPr>
              <w:jc w:val="center"/>
              <w:rPr>
                <w:color w:val="000000" w:themeColor="text1"/>
                <w:sz w:val="20"/>
                <w:szCs w:val="20"/>
              </w:rPr>
            </w:pPr>
            <w:r w:rsidRPr="7C324E05">
              <w:rPr>
                <w:color w:val="000000" w:themeColor="text1"/>
                <w:sz w:val="20"/>
                <w:szCs w:val="20"/>
              </w:rPr>
              <w:t xml:space="preserve">SM-006 </w:t>
            </w:r>
          </w:p>
        </w:tc>
        <w:tc>
          <w:tcPr>
            <w:tcW w:w="4890" w:type="dxa"/>
          </w:tcPr>
          <w:p w14:paraId="67ACEF42" w14:textId="37335CF0" w:rsidR="0403E30B" w:rsidRDefault="0403E30B" w:rsidP="0403E30B">
            <w:pPr>
              <w:jc w:val="center"/>
              <w:rPr>
                <w:color w:val="000000" w:themeColor="text1"/>
                <w:sz w:val="20"/>
                <w:szCs w:val="20"/>
              </w:rPr>
            </w:pPr>
            <w:r w:rsidRPr="7C324E05">
              <w:rPr>
                <w:color w:val="000000" w:themeColor="text1"/>
                <w:sz w:val="20"/>
                <w:szCs w:val="20"/>
              </w:rPr>
              <w:t xml:space="preserve">The rover shall have a minimum number of 3 M5 bolts to interface with the vibration bed. </w:t>
            </w:r>
          </w:p>
        </w:tc>
        <w:tc>
          <w:tcPr>
            <w:tcW w:w="1714" w:type="dxa"/>
          </w:tcPr>
          <w:p w14:paraId="283A4077" w14:textId="75FB0C5D" w:rsidR="0403E30B" w:rsidRDefault="0403E30B" w:rsidP="0403E30B">
            <w:pPr>
              <w:jc w:val="center"/>
              <w:rPr>
                <w:color w:val="000000" w:themeColor="text1"/>
                <w:sz w:val="20"/>
                <w:szCs w:val="20"/>
              </w:rPr>
            </w:pPr>
            <w:r w:rsidRPr="7C324E05">
              <w:rPr>
                <w:color w:val="000000" w:themeColor="text1"/>
                <w:sz w:val="20"/>
                <w:szCs w:val="20"/>
              </w:rPr>
              <w:t>Mechanical</w:t>
            </w:r>
          </w:p>
        </w:tc>
        <w:tc>
          <w:tcPr>
            <w:tcW w:w="810" w:type="dxa"/>
          </w:tcPr>
          <w:p w14:paraId="641D116A" w14:textId="36B47127"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110B38C8" w14:textId="77777777" w:rsidTr="0403E30B">
        <w:trPr>
          <w:trHeight w:val="915"/>
        </w:trPr>
        <w:tc>
          <w:tcPr>
            <w:tcW w:w="600" w:type="dxa"/>
          </w:tcPr>
          <w:p w14:paraId="7130C9EA" w14:textId="413F7857" w:rsidR="0403E30B" w:rsidRDefault="0403E30B" w:rsidP="0403E30B">
            <w:pPr>
              <w:jc w:val="center"/>
              <w:rPr>
                <w:color w:val="000000" w:themeColor="text1"/>
                <w:sz w:val="20"/>
                <w:szCs w:val="20"/>
              </w:rPr>
            </w:pPr>
            <w:r w:rsidRPr="7C324E05">
              <w:rPr>
                <w:color w:val="000000" w:themeColor="text1"/>
                <w:sz w:val="20"/>
                <w:szCs w:val="20"/>
              </w:rPr>
              <w:t>7</w:t>
            </w:r>
          </w:p>
        </w:tc>
        <w:tc>
          <w:tcPr>
            <w:tcW w:w="1001" w:type="dxa"/>
          </w:tcPr>
          <w:p w14:paraId="10044C5C" w14:textId="45BE7ED0" w:rsidR="0403E30B" w:rsidRDefault="0403E30B" w:rsidP="0403E30B">
            <w:pPr>
              <w:jc w:val="center"/>
              <w:rPr>
                <w:color w:val="000000" w:themeColor="text1"/>
                <w:sz w:val="20"/>
                <w:szCs w:val="20"/>
              </w:rPr>
            </w:pPr>
            <w:r w:rsidRPr="7C324E05">
              <w:rPr>
                <w:color w:val="000000" w:themeColor="text1"/>
                <w:sz w:val="20"/>
                <w:szCs w:val="20"/>
              </w:rPr>
              <w:t xml:space="preserve">PP-001 </w:t>
            </w:r>
          </w:p>
        </w:tc>
        <w:tc>
          <w:tcPr>
            <w:tcW w:w="4890" w:type="dxa"/>
          </w:tcPr>
          <w:p w14:paraId="21B8291E" w14:textId="58F49091" w:rsidR="0403E30B" w:rsidRDefault="0403E30B" w:rsidP="0403E30B">
            <w:pPr>
              <w:jc w:val="center"/>
              <w:rPr>
                <w:color w:val="000000" w:themeColor="text1"/>
                <w:sz w:val="20"/>
                <w:szCs w:val="20"/>
              </w:rPr>
            </w:pPr>
            <w:r w:rsidRPr="7C324E05">
              <w:rPr>
                <w:color w:val="000000" w:themeColor="text1"/>
                <w:sz w:val="20"/>
                <w:szCs w:val="20"/>
              </w:rPr>
              <w:t xml:space="preserve">The Rover shall use a form of locomotion that does not require a significant atmosphere (i.e. no aircraft). </w:t>
            </w:r>
          </w:p>
        </w:tc>
        <w:tc>
          <w:tcPr>
            <w:tcW w:w="1714" w:type="dxa"/>
          </w:tcPr>
          <w:p w14:paraId="5FD294DF" w14:textId="1604C912" w:rsidR="0403E30B" w:rsidRDefault="0403E30B" w:rsidP="0403E30B">
            <w:pPr>
              <w:jc w:val="center"/>
              <w:rPr>
                <w:color w:val="000000" w:themeColor="text1"/>
                <w:sz w:val="20"/>
                <w:szCs w:val="20"/>
              </w:rPr>
            </w:pPr>
            <w:r w:rsidRPr="7C324E05">
              <w:rPr>
                <w:color w:val="000000" w:themeColor="text1"/>
                <w:sz w:val="20"/>
                <w:szCs w:val="20"/>
              </w:rPr>
              <w:t>Mechanical</w:t>
            </w:r>
          </w:p>
        </w:tc>
        <w:tc>
          <w:tcPr>
            <w:tcW w:w="810" w:type="dxa"/>
          </w:tcPr>
          <w:p w14:paraId="28C2210B" w14:textId="6C849122"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46D47C71" w14:textId="77777777" w:rsidTr="0403E30B">
        <w:trPr>
          <w:trHeight w:val="1920"/>
        </w:trPr>
        <w:tc>
          <w:tcPr>
            <w:tcW w:w="600" w:type="dxa"/>
          </w:tcPr>
          <w:p w14:paraId="59053398" w14:textId="373A3407" w:rsidR="0403E30B" w:rsidRDefault="0403E30B" w:rsidP="0403E30B">
            <w:pPr>
              <w:jc w:val="center"/>
              <w:rPr>
                <w:color w:val="000000" w:themeColor="text1"/>
                <w:sz w:val="20"/>
                <w:szCs w:val="20"/>
              </w:rPr>
            </w:pPr>
            <w:r w:rsidRPr="7C324E05">
              <w:rPr>
                <w:color w:val="000000" w:themeColor="text1"/>
                <w:sz w:val="20"/>
                <w:szCs w:val="20"/>
              </w:rPr>
              <w:t>8</w:t>
            </w:r>
          </w:p>
        </w:tc>
        <w:tc>
          <w:tcPr>
            <w:tcW w:w="1001" w:type="dxa"/>
          </w:tcPr>
          <w:p w14:paraId="6F374C3D" w14:textId="78AF0861" w:rsidR="0403E30B" w:rsidRDefault="0403E30B" w:rsidP="0403E30B">
            <w:pPr>
              <w:jc w:val="center"/>
              <w:rPr>
                <w:color w:val="000000" w:themeColor="text1"/>
                <w:sz w:val="20"/>
                <w:szCs w:val="20"/>
              </w:rPr>
            </w:pPr>
            <w:r w:rsidRPr="7C324E05">
              <w:rPr>
                <w:color w:val="000000" w:themeColor="text1"/>
                <w:sz w:val="20"/>
                <w:szCs w:val="20"/>
              </w:rPr>
              <w:t>PP-002</w:t>
            </w:r>
          </w:p>
        </w:tc>
        <w:tc>
          <w:tcPr>
            <w:tcW w:w="4890" w:type="dxa"/>
          </w:tcPr>
          <w:p w14:paraId="2756C24F" w14:textId="0719069D" w:rsidR="0403E30B" w:rsidRDefault="0403E30B" w:rsidP="0403E30B">
            <w:pPr>
              <w:jc w:val="center"/>
              <w:rPr>
                <w:color w:val="000000" w:themeColor="text1"/>
                <w:sz w:val="20"/>
                <w:szCs w:val="20"/>
              </w:rPr>
            </w:pPr>
            <w:r w:rsidRPr="7C324E05">
              <w:rPr>
                <w:color w:val="000000" w:themeColor="text1"/>
                <w:sz w:val="20"/>
                <w:szCs w:val="20"/>
              </w:rPr>
              <w:t xml:space="preserve">The rover shall be able to traverse an unknown surface of gravel and rocks. Rock dimensions range from a vertical height of between 5 to 40 cm, with a nominal diameter range of 5 to 30 cm. The rock distribution should be considered random. The maximum incline of the slope is approximately 15 degrees. </w:t>
            </w:r>
          </w:p>
        </w:tc>
        <w:tc>
          <w:tcPr>
            <w:tcW w:w="1714" w:type="dxa"/>
          </w:tcPr>
          <w:p w14:paraId="714F3F74" w14:textId="79DCCF27" w:rsidR="0403E30B" w:rsidRDefault="0403E30B" w:rsidP="0403E30B">
            <w:pPr>
              <w:jc w:val="center"/>
              <w:rPr>
                <w:color w:val="000000" w:themeColor="text1"/>
                <w:sz w:val="20"/>
                <w:szCs w:val="20"/>
              </w:rPr>
            </w:pPr>
            <w:r w:rsidRPr="7C324E05">
              <w:rPr>
                <w:color w:val="000000" w:themeColor="text1"/>
                <w:sz w:val="20"/>
                <w:szCs w:val="20"/>
              </w:rPr>
              <w:t>Electrical</w:t>
            </w:r>
          </w:p>
        </w:tc>
        <w:tc>
          <w:tcPr>
            <w:tcW w:w="810" w:type="dxa"/>
          </w:tcPr>
          <w:p w14:paraId="24C1AC42" w14:textId="0BEE4168"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5E8C43D5" w14:textId="77777777" w:rsidTr="0403E30B">
        <w:trPr>
          <w:trHeight w:val="1050"/>
        </w:trPr>
        <w:tc>
          <w:tcPr>
            <w:tcW w:w="600" w:type="dxa"/>
          </w:tcPr>
          <w:p w14:paraId="0320F00B" w14:textId="17B85B57" w:rsidR="0403E30B" w:rsidRDefault="0403E30B" w:rsidP="0403E30B">
            <w:pPr>
              <w:jc w:val="center"/>
              <w:rPr>
                <w:color w:val="000000" w:themeColor="text1"/>
                <w:sz w:val="20"/>
                <w:szCs w:val="20"/>
              </w:rPr>
            </w:pPr>
            <w:r w:rsidRPr="7C324E05">
              <w:rPr>
                <w:color w:val="000000" w:themeColor="text1"/>
                <w:sz w:val="20"/>
                <w:szCs w:val="20"/>
              </w:rPr>
              <w:t>9</w:t>
            </w:r>
          </w:p>
        </w:tc>
        <w:tc>
          <w:tcPr>
            <w:tcW w:w="1001" w:type="dxa"/>
          </w:tcPr>
          <w:p w14:paraId="0F9297E9" w14:textId="77E0CDAF" w:rsidR="0403E30B" w:rsidRDefault="0403E30B" w:rsidP="0403E30B">
            <w:pPr>
              <w:jc w:val="center"/>
              <w:rPr>
                <w:color w:val="000000" w:themeColor="text1"/>
                <w:sz w:val="20"/>
                <w:szCs w:val="20"/>
              </w:rPr>
            </w:pPr>
            <w:r w:rsidRPr="7C324E05">
              <w:rPr>
                <w:color w:val="000000" w:themeColor="text1"/>
                <w:sz w:val="20"/>
                <w:szCs w:val="20"/>
              </w:rPr>
              <w:t>PP-003</w:t>
            </w:r>
          </w:p>
        </w:tc>
        <w:tc>
          <w:tcPr>
            <w:tcW w:w="4890" w:type="dxa"/>
          </w:tcPr>
          <w:p w14:paraId="6DD6A7C7" w14:textId="4CB3E34B" w:rsidR="0403E30B" w:rsidRDefault="0403E30B" w:rsidP="0403E30B">
            <w:pPr>
              <w:jc w:val="center"/>
              <w:rPr>
                <w:color w:val="000000" w:themeColor="text1"/>
                <w:sz w:val="20"/>
                <w:szCs w:val="20"/>
              </w:rPr>
            </w:pPr>
            <w:r w:rsidRPr="7C324E05">
              <w:rPr>
                <w:color w:val="000000" w:themeColor="text1"/>
                <w:sz w:val="20"/>
                <w:szCs w:val="20"/>
              </w:rPr>
              <w:t xml:space="preserve">The expected distance of travel that the rover will have to cover during the test is 60 m in total. Adding a safety margin to this value is recommended. </w:t>
            </w:r>
          </w:p>
        </w:tc>
        <w:tc>
          <w:tcPr>
            <w:tcW w:w="1714" w:type="dxa"/>
          </w:tcPr>
          <w:p w14:paraId="1C2072F6" w14:textId="17708DD6" w:rsidR="0403E30B" w:rsidRDefault="0403E30B" w:rsidP="0403E30B">
            <w:pPr>
              <w:jc w:val="center"/>
              <w:rPr>
                <w:color w:val="000000" w:themeColor="text1"/>
                <w:sz w:val="20"/>
                <w:szCs w:val="20"/>
              </w:rPr>
            </w:pPr>
            <w:r w:rsidRPr="7C324E05">
              <w:rPr>
                <w:color w:val="000000" w:themeColor="text1"/>
                <w:sz w:val="20"/>
                <w:szCs w:val="20"/>
              </w:rPr>
              <w:t>Electrical</w:t>
            </w:r>
          </w:p>
        </w:tc>
        <w:tc>
          <w:tcPr>
            <w:tcW w:w="810" w:type="dxa"/>
          </w:tcPr>
          <w:p w14:paraId="01D5DE00" w14:textId="113554C2"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5DE7F66C" w14:textId="77777777" w:rsidTr="0403E30B">
        <w:trPr>
          <w:trHeight w:val="300"/>
        </w:trPr>
        <w:tc>
          <w:tcPr>
            <w:tcW w:w="600" w:type="dxa"/>
          </w:tcPr>
          <w:p w14:paraId="405B1F4C" w14:textId="70090FD8" w:rsidR="0403E30B" w:rsidRDefault="0403E30B" w:rsidP="0403E30B">
            <w:pPr>
              <w:jc w:val="center"/>
              <w:rPr>
                <w:color w:val="000000" w:themeColor="text1"/>
                <w:sz w:val="20"/>
                <w:szCs w:val="20"/>
              </w:rPr>
            </w:pPr>
            <w:r w:rsidRPr="7C324E05">
              <w:rPr>
                <w:color w:val="000000" w:themeColor="text1"/>
                <w:sz w:val="20"/>
                <w:szCs w:val="20"/>
              </w:rPr>
              <w:t>10</w:t>
            </w:r>
          </w:p>
        </w:tc>
        <w:tc>
          <w:tcPr>
            <w:tcW w:w="1001" w:type="dxa"/>
          </w:tcPr>
          <w:p w14:paraId="213B6C7A" w14:textId="6CD73C6F" w:rsidR="0403E30B" w:rsidRDefault="0403E30B" w:rsidP="0403E30B">
            <w:pPr>
              <w:jc w:val="center"/>
              <w:rPr>
                <w:color w:val="000000" w:themeColor="text1"/>
                <w:sz w:val="20"/>
                <w:szCs w:val="20"/>
              </w:rPr>
            </w:pPr>
            <w:r w:rsidRPr="7C324E05">
              <w:rPr>
                <w:color w:val="000000" w:themeColor="text1"/>
                <w:sz w:val="20"/>
                <w:szCs w:val="20"/>
              </w:rPr>
              <w:t>PP-004</w:t>
            </w:r>
          </w:p>
        </w:tc>
        <w:tc>
          <w:tcPr>
            <w:tcW w:w="4890" w:type="dxa"/>
          </w:tcPr>
          <w:p w14:paraId="0630FCCA" w14:textId="34B56991" w:rsidR="0403E30B" w:rsidRDefault="0403E30B" w:rsidP="0403E30B">
            <w:pPr>
              <w:jc w:val="center"/>
              <w:rPr>
                <w:color w:val="000000" w:themeColor="text1"/>
                <w:sz w:val="20"/>
                <w:szCs w:val="20"/>
              </w:rPr>
            </w:pPr>
            <w:r w:rsidRPr="7C324E05">
              <w:rPr>
                <w:color w:val="000000" w:themeColor="text1"/>
                <w:sz w:val="20"/>
                <w:szCs w:val="20"/>
              </w:rPr>
              <w:t xml:space="preserve">The rover must have sufficient power to enable 30 minutes of on-gravel operations. </w:t>
            </w:r>
          </w:p>
        </w:tc>
        <w:tc>
          <w:tcPr>
            <w:tcW w:w="1714" w:type="dxa"/>
          </w:tcPr>
          <w:p w14:paraId="30E2141B" w14:textId="4B7160AB" w:rsidR="0403E30B" w:rsidRDefault="0403E30B" w:rsidP="0403E30B">
            <w:pPr>
              <w:jc w:val="center"/>
              <w:rPr>
                <w:color w:val="000000" w:themeColor="text1"/>
                <w:sz w:val="20"/>
                <w:szCs w:val="20"/>
              </w:rPr>
            </w:pPr>
            <w:r w:rsidRPr="7C324E05">
              <w:rPr>
                <w:color w:val="000000" w:themeColor="text1"/>
                <w:sz w:val="20"/>
                <w:szCs w:val="20"/>
              </w:rPr>
              <w:t>Electrical</w:t>
            </w:r>
          </w:p>
        </w:tc>
        <w:tc>
          <w:tcPr>
            <w:tcW w:w="810" w:type="dxa"/>
          </w:tcPr>
          <w:p w14:paraId="2D0CA0F6" w14:textId="26759E9A"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745BAA06" w14:textId="77777777" w:rsidTr="0403E30B">
        <w:trPr>
          <w:trHeight w:val="300"/>
        </w:trPr>
        <w:tc>
          <w:tcPr>
            <w:tcW w:w="600" w:type="dxa"/>
          </w:tcPr>
          <w:p w14:paraId="4F2A19AA" w14:textId="5E1B113B" w:rsidR="0403E30B" w:rsidRDefault="0403E30B" w:rsidP="0403E30B">
            <w:pPr>
              <w:jc w:val="center"/>
              <w:rPr>
                <w:color w:val="000000" w:themeColor="text1"/>
                <w:sz w:val="20"/>
                <w:szCs w:val="20"/>
              </w:rPr>
            </w:pPr>
            <w:r w:rsidRPr="7C324E05">
              <w:rPr>
                <w:color w:val="000000" w:themeColor="text1"/>
                <w:sz w:val="20"/>
                <w:szCs w:val="20"/>
              </w:rPr>
              <w:t>11</w:t>
            </w:r>
          </w:p>
        </w:tc>
        <w:tc>
          <w:tcPr>
            <w:tcW w:w="1001" w:type="dxa"/>
          </w:tcPr>
          <w:p w14:paraId="58F25953" w14:textId="27DF97C0" w:rsidR="0403E30B" w:rsidRDefault="0403E30B" w:rsidP="0403E30B">
            <w:pPr>
              <w:jc w:val="center"/>
              <w:rPr>
                <w:color w:val="000000" w:themeColor="text1"/>
                <w:sz w:val="20"/>
                <w:szCs w:val="20"/>
              </w:rPr>
            </w:pPr>
            <w:r w:rsidRPr="7C324E05">
              <w:rPr>
                <w:color w:val="000000" w:themeColor="text1"/>
                <w:sz w:val="20"/>
                <w:szCs w:val="20"/>
              </w:rPr>
              <w:t>ICS-001</w:t>
            </w:r>
          </w:p>
        </w:tc>
        <w:tc>
          <w:tcPr>
            <w:tcW w:w="4890" w:type="dxa"/>
          </w:tcPr>
          <w:p w14:paraId="7D0EF027" w14:textId="498A4878" w:rsidR="0403E30B" w:rsidRDefault="0403E30B" w:rsidP="0403E30B">
            <w:pPr>
              <w:jc w:val="center"/>
              <w:rPr>
                <w:color w:val="000000" w:themeColor="text1"/>
                <w:sz w:val="20"/>
                <w:szCs w:val="20"/>
              </w:rPr>
            </w:pPr>
            <w:r w:rsidRPr="7C324E05">
              <w:rPr>
                <w:color w:val="000000" w:themeColor="text1"/>
                <w:sz w:val="20"/>
                <w:szCs w:val="20"/>
              </w:rPr>
              <w:t xml:space="preserve">The rover shall have a method of taking images. </w:t>
            </w:r>
          </w:p>
        </w:tc>
        <w:tc>
          <w:tcPr>
            <w:tcW w:w="1714" w:type="dxa"/>
          </w:tcPr>
          <w:p w14:paraId="2BAAA3D5" w14:textId="23EF1477" w:rsidR="0403E30B" w:rsidRDefault="0403E30B" w:rsidP="0403E30B">
            <w:pPr>
              <w:jc w:val="center"/>
              <w:rPr>
                <w:color w:val="000000" w:themeColor="text1"/>
                <w:sz w:val="20"/>
                <w:szCs w:val="20"/>
              </w:rPr>
            </w:pPr>
            <w:r w:rsidRPr="7C324E05">
              <w:rPr>
                <w:color w:val="000000" w:themeColor="text1"/>
                <w:sz w:val="20"/>
                <w:szCs w:val="20"/>
              </w:rPr>
              <w:t>Electrical</w:t>
            </w:r>
          </w:p>
        </w:tc>
        <w:tc>
          <w:tcPr>
            <w:tcW w:w="810" w:type="dxa"/>
          </w:tcPr>
          <w:p w14:paraId="34115352" w14:textId="68FAC0C5"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0AD73929" w14:textId="77777777" w:rsidTr="0403E30B">
        <w:trPr>
          <w:trHeight w:val="525"/>
        </w:trPr>
        <w:tc>
          <w:tcPr>
            <w:tcW w:w="600" w:type="dxa"/>
          </w:tcPr>
          <w:p w14:paraId="3017A264" w14:textId="3B0A22FB" w:rsidR="0403E30B" w:rsidRDefault="0403E30B" w:rsidP="0403E30B">
            <w:pPr>
              <w:jc w:val="center"/>
              <w:rPr>
                <w:color w:val="000000" w:themeColor="text1"/>
                <w:sz w:val="20"/>
                <w:szCs w:val="20"/>
              </w:rPr>
            </w:pPr>
            <w:r w:rsidRPr="7C324E05">
              <w:rPr>
                <w:color w:val="000000" w:themeColor="text1"/>
                <w:sz w:val="20"/>
                <w:szCs w:val="20"/>
              </w:rPr>
              <w:t>12</w:t>
            </w:r>
          </w:p>
        </w:tc>
        <w:tc>
          <w:tcPr>
            <w:tcW w:w="1001" w:type="dxa"/>
          </w:tcPr>
          <w:p w14:paraId="586F03F1" w14:textId="1E305A0C" w:rsidR="0403E30B" w:rsidRDefault="0403E30B" w:rsidP="0403E30B">
            <w:pPr>
              <w:jc w:val="center"/>
              <w:rPr>
                <w:color w:val="000000" w:themeColor="text1"/>
                <w:sz w:val="20"/>
                <w:szCs w:val="20"/>
              </w:rPr>
            </w:pPr>
            <w:r w:rsidRPr="7C324E05">
              <w:rPr>
                <w:color w:val="000000" w:themeColor="text1"/>
                <w:sz w:val="20"/>
                <w:szCs w:val="20"/>
              </w:rPr>
              <w:t>ICS-002</w:t>
            </w:r>
          </w:p>
        </w:tc>
        <w:tc>
          <w:tcPr>
            <w:tcW w:w="4890" w:type="dxa"/>
          </w:tcPr>
          <w:p w14:paraId="042E0025" w14:textId="7E4AD597" w:rsidR="0403E30B" w:rsidRDefault="0403E30B" w:rsidP="0403E30B">
            <w:pPr>
              <w:jc w:val="center"/>
              <w:rPr>
                <w:color w:val="000000" w:themeColor="text1"/>
                <w:sz w:val="20"/>
                <w:szCs w:val="20"/>
              </w:rPr>
            </w:pPr>
            <w:r w:rsidRPr="7C324E05">
              <w:rPr>
                <w:color w:val="000000" w:themeColor="text1"/>
                <w:sz w:val="20"/>
                <w:szCs w:val="20"/>
              </w:rPr>
              <w:t xml:space="preserve">The rover shall have a method of sending images taken to the Team such that the images are able to be displayed on a digital screen. </w:t>
            </w:r>
          </w:p>
        </w:tc>
        <w:tc>
          <w:tcPr>
            <w:tcW w:w="1714" w:type="dxa"/>
          </w:tcPr>
          <w:p w14:paraId="13F4E7AA" w14:textId="4A2DC6D2" w:rsidR="0403E30B" w:rsidRDefault="0403E30B" w:rsidP="0403E30B">
            <w:pPr>
              <w:jc w:val="center"/>
              <w:rPr>
                <w:color w:val="000000" w:themeColor="text1"/>
                <w:sz w:val="20"/>
                <w:szCs w:val="20"/>
              </w:rPr>
            </w:pPr>
            <w:r w:rsidRPr="7C324E05">
              <w:rPr>
                <w:color w:val="000000" w:themeColor="text1"/>
                <w:sz w:val="20"/>
                <w:szCs w:val="20"/>
              </w:rPr>
              <w:t>Electrical</w:t>
            </w:r>
          </w:p>
        </w:tc>
        <w:tc>
          <w:tcPr>
            <w:tcW w:w="810" w:type="dxa"/>
          </w:tcPr>
          <w:p w14:paraId="501ADAD8" w14:textId="38E9BE50"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613426B6" w14:textId="77777777" w:rsidTr="0403E30B">
        <w:trPr>
          <w:trHeight w:val="525"/>
        </w:trPr>
        <w:tc>
          <w:tcPr>
            <w:tcW w:w="600" w:type="dxa"/>
          </w:tcPr>
          <w:p w14:paraId="2F3CDF05" w14:textId="5757C0A3" w:rsidR="0403E30B" w:rsidRDefault="0403E30B" w:rsidP="0403E30B">
            <w:pPr>
              <w:jc w:val="center"/>
              <w:rPr>
                <w:color w:val="000000" w:themeColor="text1"/>
                <w:sz w:val="20"/>
                <w:szCs w:val="20"/>
              </w:rPr>
            </w:pPr>
            <w:r w:rsidRPr="7C324E05">
              <w:rPr>
                <w:color w:val="000000" w:themeColor="text1"/>
                <w:sz w:val="20"/>
                <w:szCs w:val="20"/>
              </w:rPr>
              <w:t>13</w:t>
            </w:r>
          </w:p>
        </w:tc>
        <w:tc>
          <w:tcPr>
            <w:tcW w:w="1001" w:type="dxa"/>
          </w:tcPr>
          <w:p w14:paraId="28739DD7" w14:textId="1B5FF51E" w:rsidR="0403E30B" w:rsidRDefault="0403E30B" w:rsidP="0403E30B">
            <w:pPr>
              <w:jc w:val="center"/>
              <w:rPr>
                <w:color w:val="000000" w:themeColor="text1"/>
                <w:sz w:val="20"/>
                <w:szCs w:val="20"/>
              </w:rPr>
            </w:pPr>
            <w:r w:rsidRPr="7C324E05">
              <w:rPr>
                <w:color w:val="000000" w:themeColor="text1"/>
                <w:sz w:val="20"/>
                <w:szCs w:val="20"/>
              </w:rPr>
              <w:t>CC-001</w:t>
            </w:r>
          </w:p>
        </w:tc>
        <w:tc>
          <w:tcPr>
            <w:tcW w:w="4890" w:type="dxa"/>
          </w:tcPr>
          <w:p w14:paraId="6A1D742D" w14:textId="65664180" w:rsidR="0403E30B" w:rsidRDefault="0403E30B" w:rsidP="0403E30B">
            <w:pPr>
              <w:jc w:val="center"/>
              <w:rPr>
                <w:color w:val="000000" w:themeColor="text1"/>
                <w:sz w:val="20"/>
                <w:szCs w:val="20"/>
              </w:rPr>
            </w:pPr>
            <w:r w:rsidRPr="7C324E05">
              <w:rPr>
                <w:color w:val="000000" w:themeColor="text1"/>
                <w:sz w:val="20"/>
                <w:szCs w:val="20"/>
              </w:rPr>
              <w:t xml:space="preserve">Communication between the operating base and the rover shall be wireless. No time delay is added to the communication system. </w:t>
            </w:r>
          </w:p>
        </w:tc>
        <w:tc>
          <w:tcPr>
            <w:tcW w:w="1714" w:type="dxa"/>
          </w:tcPr>
          <w:p w14:paraId="1FC0C950" w14:textId="6FE4785E" w:rsidR="0403E30B" w:rsidRDefault="0403E30B" w:rsidP="0403E30B">
            <w:pPr>
              <w:jc w:val="center"/>
              <w:rPr>
                <w:color w:val="000000" w:themeColor="text1"/>
                <w:sz w:val="20"/>
                <w:szCs w:val="20"/>
              </w:rPr>
            </w:pPr>
            <w:r w:rsidRPr="7C324E05">
              <w:rPr>
                <w:color w:val="000000" w:themeColor="text1"/>
                <w:sz w:val="20"/>
                <w:szCs w:val="20"/>
              </w:rPr>
              <w:t>Electrical</w:t>
            </w:r>
          </w:p>
        </w:tc>
        <w:tc>
          <w:tcPr>
            <w:tcW w:w="810" w:type="dxa"/>
          </w:tcPr>
          <w:p w14:paraId="24E6B998" w14:textId="124F4AB9"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7EE56FB1" w14:textId="77777777" w:rsidTr="0403E30B">
        <w:trPr>
          <w:trHeight w:val="780"/>
        </w:trPr>
        <w:tc>
          <w:tcPr>
            <w:tcW w:w="600" w:type="dxa"/>
          </w:tcPr>
          <w:p w14:paraId="2311FD2A" w14:textId="59733361" w:rsidR="0403E30B" w:rsidRDefault="0403E30B" w:rsidP="0403E30B">
            <w:pPr>
              <w:jc w:val="center"/>
              <w:rPr>
                <w:color w:val="000000" w:themeColor="text1"/>
                <w:sz w:val="20"/>
                <w:szCs w:val="20"/>
              </w:rPr>
            </w:pPr>
            <w:r w:rsidRPr="7C324E05">
              <w:rPr>
                <w:color w:val="000000" w:themeColor="text1"/>
                <w:sz w:val="20"/>
                <w:szCs w:val="20"/>
              </w:rPr>
              <w:t>14</w:t>
            </w:r>
          </w:p>
        </w:tc>
        <w:tc>
          <w:tcPr>
            <w:tcW w:w="1001" w:type="dxa"/>
          </w:tcPr>
          <w:p w14:paraId="4601C521" w14:textId="2ABB15BA" w:rsidR="0403E30B" w:rsidRDefault="0403E30B" w:rsidP="0403E30B">
            <w:pPr>
              <w:jc w:val="center"/>
              <w:rPr>
                <w:color w:val="000000" w:themeColor="text1"/>
                <w:sz w:val="20"/>
                <w:szCs w:val="20"/>
              </w:rPr>
            </w:pPr>
            <w:r w:rsidRPr="7C324E05">
              <w:rPr>
                <w:color w:val="000000" w:themeColor="text1"/>
                <w:sz w:val="20"/>
                <w:szCs w:val="20"/>
              </w:rPr>
              <w:t>CC-002</w:t>
            </w:r>
          </w:p>
        </w:tc>
        <w:tc>
          <w:tcPr>
            <w:tcW w:w="4890" w:type="dxa"/>
          </w:tcPr>
          <w:p w14:paraId="5361B57E" w14:textId="76B8C744" w:rsidR="0403E30B" w:rsidRDefault="0403E30B" w:rsidP="0403E30B">
            <w:pPr>
              <w:jc w:val="center"/>
              <w:rPr>
                <w:color w:val="000000" w:themeColor="text1"/>
                <w:sz w:val="20"/>
                <w:szCs w:val="20"/>
              </w:rPr>
            </w:pPr>
            <w:r w:rsidRPr="7C324E05">
              <w:rPr>
                <w:color w:val="000000" w:themeColor="text1"/>
                <w:sz w:val="20"/>
                <w:szCs w:val="20"/>
              </w:rPr>
              <w:t xml:space="preserve">An alternative communications capability shall be included. This may be wired (e.g. Ethernet) and will only be used if unpredictable external factors influence the testing (such as interference). An Ethernet cable will be available for use on the day. </w:t>
            </w:r>
          </w:p>
        </w:tc>
        <w:tc>
          <w:tcPr>
            <w:tcW w:w="1714" w:type="dxa"/>
          </w:tcPr>
          <w:p w14:paraId="75E513B9" w14:textId="434D18C0" w:rsidR="0403E30B" w:rsidRDefault="0403E30B" w:rsidP="0403E30B">
            <w:pPr>
              <w:jc w:val="center"/>
              <w:rPr>
                <w:color w:val="000000" w:themeColor="text1"/>
                <w:sz w:val="20"/>
                <w:szCs w:val="20"/>
              </w:rPr>
            </w:pPr>
            <w:r w:rsidRPr="7C324E05">
              <w:rPr>
                <w:color w:val="000000" w:themeColor="text1"/>
                <w:sz w:val="20"/>
                <w:szCs w:val="20"/>
              </w:rPr>
              <w:t>Electrical</w:t>
            </w:r>
          </w:p>
        </w:tc>
        <w:tc>
          <w:tcPr>
            <w:tcW w:w="810" w:type="dxa"/>
          </w:tcPr>
          <w:p w14:paraId="7F19D455" w14:textId="7D1C1032"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44806BCB" w14:textId="77777777" w:rsidTr="0403E30B">
        <w:trPr>
          <w:trHeight w:val="300"/>
        </w:trPr>
        <w:tc>
          <w:tcPr>
            <w:tcW w:w="600" w:type="dxa"/>
          </w:tcPr>
          <w:p w14:paraId="77BF5D48" w14:textId="79D3A67F" w:rsidR="0403E30B" w:rsidRDefault="0403E30B" w:rsidP="0403E30B">
            <w:pPr>
              <w:jc w:val="center"/>
              <w:rPr>
                <w:color w:val="000000" w:themeColor="text1"/>
                <w:sz w:val="20"/>
                <w:szCs w:val="20"/>
              </w:rPr>
            </w:pPr>
            <w:r w:rsidRPr="7C324E05">
              <w:rPr>
                <w:color w:val="000000" w:themeColor="text1"/>
                <w:sz w:val="20"/>
                <w:szCs w:val="20"/>
              </w:rPr>
              <w:t>15</w:t>
            </w:r>
          </w:p>
        </w:tc>
        <w:tc>
          <w:tcPr>
            <w:tcW w:w="1001" w:type="dxa"/>
          </w:tcPr>
          <w:p w14:paraId="4799EF8A" w14:textId="45DEF31C" w:rsidR="0403E30B" w:rsidRDefault="0403E30B" w:rsidP="0403E30B">
            <w:pPr>
              <w:jc w:val="center"/>
              <w:rPr>
                <w:color w:val="000000" w:themeColor="text1"/>
                <w:sz w:val="20"/>
                <w:szCs w:val="20"/>
              </w:rPr>
            </w:pPr>
            <w:r w:rsidRPr="7C324E05">
              <w:rPr>
                <w:color w:val="000000" w:themeColor="text1"/>
                <w:sz w:val="20"/>
                <w:szCs w:val="20"/>
              </w:rPr>
              <w:t>CC-003</w:t>
            </w:r>
          </w:p>
        </w:tc>
        <w:tc>
          <w:tcPr>
            <w:tcW w:w="4890" w:type="dxa"/>
          </w:tcPr>
          <w:p w14:paraId="4C5ED8AA" w14:textId="3AF6EF40" w:rsidR="0403E30B" w:rsidRDefault="0403E30B" w:rsidP="0403E30B">
            <w:pPr>
              <w:jc w:val="center"/>
              <w:rPr>
                <w:color w:val="000000" w:themeColor="text1"/>
                <w:sz w:val="20"/>
                <w:szCs w:val="20"/>
              </w:rPr>
            </w:pPr>
            <w:r w:rsidRPr="7C324E05">
              <w:rPr>
                <w:color w:val="000000" w:themeColor="text1"/>
                <w:sz w:val="20"/>
                <w:szCs w:val="20"/>
              </w:rPr>
              <w:t xml:space="preserve">All wireless communications must use UK legal frequencies and should be used responsibly. </w:t>
            </w:r>
          </w:p>
        </w:tc>
        <w:tc>
          <w:tcPr>
            <w:tcW w:w="1714" w:type="dxa"/>
          </w:tcPr>
          <w:p w14:paraId="6E8A5196" w14:textId="1DA884AE" w:rsidR="0403E30B" w:rsidRDefault="0403E30B" w:rsidP="0403E30B">
            <w:pPr>
              <w:jc w:val="center"/>
              <w:rPr>
                <w:color w:val="000000" w:themeColor="text1"/>
                <w:sz w:val="20"/>
                <w:szCs w:val="20"/>
              </w:rPr>
            </w:pPr>
            <w:r w:rsidRPr="7C324E05">
              <w:rPr>
                <w:color w:val="000000" w:themeColor="text1"/>
                <w:sz w:val="20"/>
                <w:szCs w:val="20"/>
              </w:rPr>
              <w:t>Electrical</w:t>
            </w:r>
          </w:p>
        </w:tc>
        <w:tc>
          <w:tcPr>
            <w:tcW w:w="810" w:type="dxa"/>
          </w:tcPr>
          <w:p w14:paraId="5F930A82" w14:textId="48899994"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28CA383A" w14:textId="77777777" w:rsidTr="0403E30B">
        <w:trPr>
          <w:trHeight w:val="300"/>
        </w:trPr>
        <w:tc>
          <w:tcPr>
            <w:tcW w:w="600" w:type="dxa"/>
          </w:tcPr>
          <w:p w14:paraId="7CD7C645" w14:textId="51172460" w:rsidR="0403E30B" w:rsidRDefault="0403E30B" w:rsidP="0403E30B">
            <w:pPr>
              <w:jc w:val="center"/>
              <w:rPr>
                <w:color w:val="000000" w:themeColor="text1"/>
                <w:sz w:val="20"/>
                <w:szCs w:val="20"/>
              </w:rPr>
            </w:pPr>
            <w:r w:rsidRPr="7C324E05">
              <w:rPr>
                <w:color w:val="000000" w:themeColor="text1"/>
                <w:sz w:val="20"/>
                <w:szCs w:val="20"/>
              </w:rPr>
              <w:t>16</w:t>
            </w:r>
          </w:p>
        </w:tc>
        <w:tc>
          <w:tcPr>
            <w:tcW w:w="1001" w:type="dxa"/>
          </w:tcPr>
          <w:p w14:paraId="404327A8" w14:textId="53E9A28C" w:rsidR="0403E30B" w:rsidRDefault="0403E30B" w:rsidP="0403E30B">
            <w:pPr>
              <w:jc w:val="center"/>
              <w:rPr>
                <w:color w:val="000000" w:themeColor="text1"/>
                <w:sz w:val="20"/>
                <w:szCs w:val="20"/>
              </w:rPr>
            </w:pPr>
            <w:r w:rsidRPr="7C324E05">
              <w:rPr>
                <w:color w:val="000000" w:themeColor="text1"/>
                <w:sz w:val="20"/>
                <w:szCs w:val="20"/>
              </w:rPr>
              <w:t>CC-004</w:t>
            </w:r>
          </w:p>
        </w:tc>
        <w:tc>
          <w:tcPr>
            <w:tcW w:w="4890" w:type="dxa"/>
          </w:tcPr>
          <w:p w14:paraId="5A15014D" w14:textId="45571767" w:rsidR="0403E30B" w:rsidRDefault="0403E30B" w:rsidP="0403E30B">
            <w:pPr>
              <w:jc w:val="center"/>
              <w:rPr>
                <w:color w:val="000000" w:themeColor="text1"/>
                <w:sz w:val="20"/>
                <w:szCs w:val="20"/>
              </w:rPr>
            </w:pPr>
            <w:r w:rsidRPr="7C324E05">
              <w:rPr>
                <w:color w:val="000000" w:themeColor="text1"/>
                <w:sz w:val="20"/>
                <w:szCs w:val="20"/>
              </w:rPr>
              <w:t xml:space="preserve">RF Equipment may be placed at the starting area. </w:t>
            </w:r>
          </w:p>
        </w:tc>
        <w:tc>
          <w:tcPr>
            <w:tcW w:w="1714" w:type="dxa"/>
          </w:tcPr>
          <w:p w14:paraId="0CB445C9" w14:textId="2681AC32" w:rsidR="0403E30B" w:rsidRDefault="0403E30B" w:rsidP="0403E30B">
            <w:pPr>
              <w:jc w:val="center"/>
              <w:rPr>
                <w:color w:val="000000" w:themeColor="text1"/>
                <w:sz w:val="20"/>
                <w:szCs w:val="20"/>
              </w:rPr>
            </w:pPr>
            <w:r w:rsidRPr="7C324E05">
              <w:rPr>
                <w:color w:val="000000" w:themeColor="text1"/>
                <w:sz w:val="20"/>
                <w:szCs w:val="20"/>
              </w:rPr>
              <w:t>Electrical</w:t>
            </w:r>
          </w:p>
        </w:tc>
        <w:tc>
          <w:tcPr>
            <w:tcW w:w="810" w:type="dxa"/>
          </w:tcPr>
          <w:p w14:paraId="764E291B" w14:textId="52DE9FDD"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450B5CBD" w14:textId="77777777" w:rsidTr="0403E30B">
        <w:trPr>
          <w:trHeight w:val="300"/>
        </w:trPr>
        <w:tc>
          <w:tcPr>
            <w:tcW w:w="600" w:type="dxa"/>
          </w:tcPr>
          <w:p w14:paraId="63A8F876" w14:textId="7521B419" w:rsidR="0403E30B" w:rsidRDefault="0403E30B" w:rsidP="0403E30B">
            <w:pPr>
              <w:jc w:val="center"/>
              <w:rPr>
                <w:color w:val="000000" w:themeColor="text1"/>
                <w:sz w:val="20"/>
                <w:szCs w:val="20"/>
              </w:rPr>
            </w:pPr>
            <w:r w:rsidRPr="7C324E05">
              <w:rPr>
                <w:color w:val="000000" w:themeColor="text1"/>
                <w:sz w:val="20"/>
                <w:szCs w:val="20"/>
              </w:rPr>
              <w:t>17</w:t>
            </w:r>
          </w:p>
        </w:tc>
        <w:tc>
          <w:tcPr>
            <w:tcW w:w="1001" w:type="dxa"/>
          </w:tcPr>
          <w:p w14:paraId="1265EA3A" w14:textId="2142BEF1" w:rsidR="0403E30B" w:rsidRDefault="0403E30B" w:rsidP="0403E30B">
            <w:pPr>
              <w:jc w:val="center"/>
              <w:rPr>
                <w:color w:val="000000" w:themeColor="text1"/>
                <w:sz w:val="20"/>
                <w:szCs w:val="20"/>
              </w:rPr>
            </w:pPr>
            <w:r w:rsidRPr="7C324E05">
              <w:rPr>
                <w:color w:val="000000" w:themeColor="text1"/>
                <w:sz w:val="20"/>
                <w:szCs w:val="20"/>
              </w:rPr>
              <w:t>CC-005</w:t>
            </w:r>
          </w:p>
        </w:tc>
        <w:tc>
          <w:tcPr>
            <w:tcW w:w="4890" w:type="dxa"/>
          </w:tcPr>
          <w:p w14:paraId="3AD89183" w14:textId="68C46B39" w:rsidR="0403E30B" w:rsidRDefault="0403E30B" w:rsidP="0403E30B">
            <w:pPr>
              <w:jc w:val="center"/>
              <w:rPr>
                <w:color w:val="000000" w:themeColor="text1"/>
                <w:sz w:val="20"/>
                <w:szCs w:val="20"/>
              </w:rPr>
            </w:pPr>
            <w:r w:rsidRPr="7C324E05">
              <w:rPr>
                <w:color w:val="000000" w:themeColor="text1"/>
                <w:sz w:val="20"/>
                <w:szCs w:val="20"/>
              </w:rPr>
              <w:t xml:space="preserve">The team shall be able to operate the rover using its onboard navigation systems only. </w:t>
            </w:r>
          </w:p>
        </w:tc>
        <w:tc>
          <w:tcPr>
            <w:tcW w:w="1714" w:type="dxa"/>
          </w:tcPr>
          <w:p w14:paraId="5A53F7CD" w14:textId="72B8B7AF" w:rsidR="0403E30B" w:rsidRDefault="0403E30B" w:rsidP="0403E30B">
            <w:pPr>
              <w:jc w:val="center"/>
              <w:rPr>
                <w:color w:val="000000" w:themeColor="text1"/>
                <w:sz w:val="20"/>
                <w:szCs w:val="20"/>
              </w:rPr>
            </w:pPr>
            <w:r w:rsidRPr="7C324E05">
              <w:rPr>
                <w:color w:val="000000" w:themeColor="text1"/>
                <w:sz w:val="20"/>
                <w:szCs w:val="20"/>
              </w:rPr>
              <w:t>Electrical</w:t>
            </w:r>
          </w:p>
        </w:tc>
        <w:tc>
          <w:tcPr>
            <w:tcW w:w="810" w:type="dxa"/>
          </w:tcPr>
          <w:p w14:paraId="1B6BAAF7" w14:textId="182E44C5"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2BE4F4DD" w14:textId="77777777" w:rsidTr="0403E30B">
        <w:trPr>
          <w:trHeight w:val="525"/>
        </w:trPr>
        <w:tc>
          <w:tcPr>
            <w:tcW w:w="600" w:type="dxa"/>
          </w:tcPr>
          <w:p w14:paraId="1B4E5FD9" w14:textId="2558D1C9" w:rsidR="0403E30B" w:rsidRDefault="0403E30B" w:rsidP="0403E30B">
            <w:pPr>
              <w:jc w:val="center"/>
              <w:rPr>
                <w:color w:val="000000" w:themeColor="text1"/>
                <w:sz w:val="20"/>
                <w:szCs w:val="20"/>
              </w:rPr>
            </w:pPr>
            <w:r w:rsidRPr="7C324E05">
              <w:rPr>
                <w:color w:val="000000" w:themeColor="text1"/>
                <w:sz w:val="20"/>
                <w:szCs w:val="20"/>
              </w:rPr>
              <w:t>18</w:t>
            </w:r>
          </w:p>
        </w:tc>
        <w:tc>
          <w:tcPr>
            <w:tcW w:w="1001" w:type="dxa"/>
          </w:tcPr>
          <w:p w14:paraId="41AE828D" w14:textId="76272F86" w:rsidR="0403E30B" w:rsidRDefault="0403E30B" w:rsidP="0403E30B">
            <w:pPr>
              <w:jc w:val="center"/>
              <w:rPr>
                <w:color w:val="000000" w:themeColor="text1"/>
                <w:sz w:val="20"/>
                <w:szCs w:val="20"/>
              </w:rPr>
            </w:pPr>
            <w:r w:rsidRPr="7C324E05">
              <w:rPr>
                <w:color w:val="000000" w:themeColor="text1"/>
                <w:sz w:val="20"/>
                <w:szCs w:val="20"/>
              </w:rPr>
              <w:t>SAF-001</w:t>
            </w:r>
          </w:p>
        </w:tc>
        <w:tc>
          <w:tcPr>
            <w:tcW w:w="4890" w:type="dxa"/>
          </w:tcPr>
          <w:p w14:paraId="6A41C3C8" w14:textId="1447EECD" w:rsidR="0403E30B" w:rsidRDefault="0403E30B" w:rsidP="0403E30B">
            <w:pPr>
              <w:jc w:val="center"/>
              <w:rPr>
                <w:color w:val="000000" w:themeColor="text1"/>
                <w:sz w:val="20"/>
                <w:szCs w:val="20"/>
              </w:rPr>
            </w:pPr>
            <w:r w:rsidRPr="7C324E05">
              <w:rPr>
                <w:color w:val="000000" w:themeColor="text1"/>
                <w:sz w:val="20"/>
                <w:szCs w:val="20"/>
              </w:rPr>
              <w:t xml:space="preserve">No exposed point or area of the vehicle shall carry a live voltage &gt; 12V at any point during operation for the rover. </w:t>
            </w:r>
          </w:p>
        </w:tc>
        <w:tc>
          <w:tcPr>
            <w:tcW w:w="1714" w:type="dxa"/>
          </w:tcPr>
          <w:p w14:paraId="7764719E" w14:textId="02AE1A7C" w:rsidR="0403E30B" w:rsidRDefault="0403E30B" w:rsidP="0403E30B">
            <w:pPr>
              <w:jc w:val="center"/>
              <w:rPr>
                <w:color w:val="000000" w:themeColor="text1"/>
                <w:sz w:val="20"/>
                <w:szCs w:val="20"/>
              </w:rPr>
            </w:pPr>
            <w:r w:rsidRPr="7C324E05">
              <w:rPr>
                <w:color w:val="000000" w:themeColor="text1"/>
                <w:sz w:val="20"/>
                <w:szCs w:val="20"/>
              </w:rPr>
              <w:t>Electrical</w:t>
            </w:r>
          </w:p>
        </w:tc>
        <w:tc>
          <w:tcPr>
            <w:tcW w:w="810" w:type="dxa"/>
          </w:tcPr>
          <w:p w14:paraId="2BF54802" w14:textId="3647DCC7"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6989F5FB" w14:textId="77777777" w:rsidTr="0403E30B">
        <w:trPr>
          <w:trHeight w:val="1290"/>
        </w:trPr>
        <w:tc>
          <w:tcPr>
            <w:tcW w:w="600" w:type="dxa"/>
          </w:tcPr>
          <w:p w14:paraId="2BCB716D" w14:textId="69AA7577" w:rsidR="0403E30B" w:rsidRDefault="0403E30B" w:rsidP="0403E30B">
            <w:pPr>
              <w:jc w:val="center"/>
              <w:rPr>
                <w:color w:val="000000" w:themeColor="text1"/>
                <w:sz w:val="20"/>
                <w:szCs w:val="20"/>
              </w:rPr>
            </w:pPr>
            <w:r w:rsidRPr="7C324E05">
              <w:rPr>
                <w:color w:val="000000" w:themeColor="text1"/>
                <w:sz w:val="20"/>
                <w:szCs w:val="20"/>
              </w:rPr>
              <w:t>19</w:t>
            </w:r>
          </w:p>
        </w:tc>
        <w:tc>
          <w:tcPr>
            <w:tcW w:w="1001" w:type="dxa"/>
          </w:tcPr>
          <w:p w14:paraId="18265C9E" w14:textId="2821C2C0" w:rsidR="0403E30B" w:rsidRDefault="0403E30B" w:rsidP="0403E30B">
            <w:pPr>
              <w:jc w:val="center"/>
              <w:rPr>
                <w:color w:val="000000" w:themeColor="text1"/>
                <w:sz w:val="20"/>
                <w:szCs w:val="20"/>
              </w:rPr>
            </w:pPr>
            <w:r w:rsidRPr="7C324E05">
              <w:rPr>
                <w:color w:val="000000" w:themeColor="text1"/>
                <w:sz w:val="20"/>
                <w:szCs w:val="20"/>
              </w:rPr>
              <w:t>SAF-002</w:t>
            </w:r>
          </w:p>
        </w:tc>
        <w:tc>
          <w:tcPr>
            <w:tcW w:w="4890" w:type="dxa"/>
          </w:tcPr>
          <w:p w14:paraId="724BD67E" w14:textId="1FAB5169" w:rsidR="0403E30B" w:rsidRDefault="0403E30B" w:rsidP="0403E30B">
            <w:pPr>
              <w:jc w:val="center"/>
              <w:rPr>
                <w:color w:val="000000" w:themeColor="text1"/>
                <w:sz w:val="20"/>
                <w:szCs w:val="20"/>
              </w:rPr>
            </w:pPr>
            <w:r w:rsidRPr="7C324E05">
              <w:rPr>
                <w:color w:val="000000" w:themeColor="text1"/>
                <w:sz w:val="20"/>
                <w:szCs w:val="20"/>
              </w:rPr>
              <w:t xml:space="preserve">The vehicle’s batteries shall be protected from the following conditions - over voltage, under voltage, over current, over, temperature, short circuit and reverse connection. Lead Acid batteries are not allowed. The batteries shall be removable. Battery good practice shall be followed. In the case of LiPo batteries, charge bags and a CE marked LiPo charger shall be used. </w:t>
            </w:r>
          </w:p>
        </w:tc>
        <w:tc>
          <w:tcPr>
            <w:tcW w:w="1714" w:type="dxa"/>
          </w:tcPr>
          <w:p w14:paraId="0C6E828D" w14:textId="49E65E8B" w:rsidR="0403E30B" w:rsidRDefault="0403E30B" w:rsidP="0403E30B">
            <w:pPr>
              <w:jc w:val="center"/>
              <w:rPr>
                <w:color w:val="000000" w:themeColor="text1"/>
                <w:sz w:val="20"/>
                <w:szCs w:val="20"/>
              </w:rPr>
            </w:pPr>
            <w:r w:rsidRPr="7C324E05">
              <w:rPr>
                <w:color w:val="000000" w:themeColor="text1"/>
                <w:sz w:val="20"/>
                <w:szCs w:val="20"/>
              </w:rPr>
              <w:t>Electrical</w:t>
            </w:r>
          </w:p>
        </w:tc>
        <w:tc>
          <w:tcPr>
            <w:tcW w:w="810" w:type="dxa"/>
          </w:tcPr>
          <w:p w14:paraId="2AB13195" w14:textId="6B7E3E51"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6266035A" w14:textId="77777777" w:rsidTr="0403E30B">
        <w:trPr>
          <w:trHeight w:val="525"/>
        </w:trPr>
        <w:tc>
          <w:tcPr>
            <w:tcW w:w="600" w:type="dxa"/>
          </w:tcPr>
          <w:p w14:paraId="48424205" w14:textId="74EF83BF" w:rsidR="0403E30B" w:rsidRDefault="0403E30B" w:rsidP="0403E30B">
            <w:pPr>
              <w:jc w:val="center"/>
              <w:rPr>
                <w:color w:val="000000" w:themeColor="text1"/>
                <w:sz w:val="20"/>
                <w:szCs w:val="20"/>
              </w:rPr>
            </w:pPr>
            <w:r w:rsidRPr="7C324E05">
              <w:rPr>
                <w:color w:val="000000" w:themeColor="text1"/>
                <w:sz w:val="20"/>
                <w:szCs w:val="20"/>
              </w:rPr>
              <w:t>20</w:t>
            </w:r>
          </w:p>
        </w:tc>
        <w:tc>
          <w:tcPr>
            <w:tcW w:w="1001" w:type="dxa"/>
          </w:tcPr>
          <w:p w14:paraId="46669486" w14:textId="5B8FA9FF" w:rsidR="0403E30B" w:rsidRDefault="0403E30B" w:rsidP="0403E30B">
            <w:pPr>
              <w:jc w:val="center"/>
              <w:rPr>
                <w:color w:val="000000" w:themeColor="text1"/>
                <w:sz w:val="20"/>
                <w:szCs w:val="20"/>
              </w:rPr>
            </w:pPr>
            <w:r w:rsidRPr="7C324E05">
              <w:rPr>
                <w:color w:val="000000" w:themeColor="text1"/>
                <w:sz w:val="20"/>
                <w:szCs w:val="20"/>
              </w:rPr>
              <w:t>SAF-003</w:t>
            </w:r>
          </w:p>
        </w:tc>
        <w:tc>
          <w:tcPr>
            <w:tcW w:w="4890" w:type="dxa"/>
          </w:tcPr>
          <w:p w14:paraId="0AE0508D" w14:textId="299C0575" w:rsidR="0403E30B" w:rsidRDefault="0403E30B" w:rsidP="0403E30B">
            <w:pPr>
              <w:jc w:val="center"/>
              <w:rPr>
                <w:color w:val="000000" w:themeColor="text1"/>
                <w:sz w:val="20"/>
                <w:szCs w:val="20"/>
              </w:rPr>
            </w:pPr>
            <w:r w:rsidRPr="7C324E05">
              <w:rPr>
                <w:color w:val="000000" w:themeColor="text1"/>
                <w:sz w:val="20"/>
                <w:szCs w:val="20"/>
              </w:rPr>
              <w:t xml:space="preserve">The rover shall have an external and easily accessible manual hardware kill switch that isolates battery power from the rest of the rover. </w:t>
            </w:r>
          </w:p>
        </w:tc>
        <w:tc>
          <w:tcPr>
            <w:tcW w:w="1714" w:type="dxa"/>
          </w:tcPr>
          <w:p w14:paraId="184A58F7" w14:textId="5DA2AAEC" w:rsidR="0403E30B" w:rsidRDefault="0403E30B" w:rsidP="0403E30B">
            <w:pPr>
              <w:jc w:val="center"/>
              <w:rPr>
                <w:color w:val="000000" w:themeColor="text1"/>
                <w:sz w:val="20"/>
                <w:szCs w:val="20"/>
              </w:rPr>
            </w:pPr>
            <w:r w:rsidRPr="7C324E05">
              <w:rPr>
                <w:color w:val="000000" w:themeColor="text1"/>
                <w:sz w:val="20"/>
                <w:szCs w:val="20"/>
              </w:rPr>
              <w:t>Electrical</w:t>
            </w:r>
          </w:p>
        </w:tc>
        <w:tc>
          <w:tcPr>
            <w:tcW w:w="810" w:type="dxa"/>
          </w:tcPr>
          <w:p w14:paraId="42F6E5C9" w14:textId="2280440F"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68A74EA0" w14:textId="77777777" w:rsidTr="0403E30B">
        <w:trPr>
          <w:trHeight w:val="525"/>
        </w:trPr>
        <w:tc>
          <w:tcPr>
            <w:tcW w:w="600" w:type="dxa"/>
          </w:tcPr>
          <w:p w14:paraId="158CA671" w14:textId="6F154FDB" w:rsidR="0403E30B" w:rsidRDefault="0403E30B" w:rsidP="0403E30B">
            <w:pPr>
              <w:jc w:val="center"/>
              <w:rPr>
                <w:color w:val="000000" w:themeColor="text1"/>
                <w:sz w:val="20"/>
                <w:szCs w:val="20"/>
              </w:rPr>
            </w:pPr>
            <w:r w:rsidRPr="7C324E05">
              <w:rPr>
                <w:color w:val="000000" w:themeColor="text1"/>
                <w:sz w:val="20"/>
                <w:szCs w:val="20"/>
              </w:rPr>
              <w:t>21</w:t>
            </w:r>
          </w:p>
        </w:tc>
        <w:tc>
          <w:tcPr>
            <w:tcW w:w="1001" w:type="dxa"/>
          </w:tcPr>
          <w:p w14:paraId="70446DFC" w14:textId="187A7DF6" w:rsidR="0403E30B" w:rsidRDefault="0403E30B" w:rsidP="0403E30B">
            <w:pPr>
              <w:jc w:val="center"/>
              <w:rPr>
                <w:color w:val="000000" w:themeColor="text1"/>
                <w:sz w:val="20"/>
                <w:szCs w:val="20"/>
              </w:rPr>
            </w:pPr>
            <w:r w:rsidRPr="7C324E05">
              <w:rPr>
                <w:color w:val="000000" w:themeColor="text1"/>
                <w:sz w:val="20"/>
                <w:szCs w:val="20"/>
              </w:rPr>
              <w:t>SAF-004</w:t>
            </w:r>
          </w:p>
        </w:tc>
        <w:tc>
          <w:tcPr>
            <w:tcW w:w="4890" w:type="dxa"/>
          </w:tcPr>
          <w:p w14:paraId="431E45F2" w14:textId="3D83706B" w:rsidR="0403E30B" w:rsidRDefault="0403E30B" w:rsidP="0403E30B">
            <w:pPr>
              <w:jc w:val="center"/>
              <w:rPr>
                <w:color w:val="000000" w:themeColor="text1"/>
                <w:sz w:val="20"/>
                <w:szCs w:val="20"/>
              </w:rPr>
            </w:pPr>
            <w:r w:rsidRPr="7C324E05">
              <w:rPr>
                <w:color w:val="000000" w:themeColor="text1"/>
                <w:sz w:val="20"/>
                <w:szCs w:val="20"/>
              </w:rPr>
              <w:t xml:space="preserve">Rovers with autonomous capabilities shall be highlighted to the judges to ensure that sufficient safety measures are in place. </w:t>
            </w:r>
          </w:p>
        </w:tc>
        <w:tc>
          <w:tcPr>
            <w:tcW w:w="1714" w:type="dxa"/>
          </w:tcPr>
          <w:p w14:paraId="3C159633" w14:textId="400DC70C" w:rsidR="0403E30B" w:rsidRDefault="0403E30B" w:rsidP="0403E30B">
            <w:pPr>
              <w:jc w:val="center"/>
              <w:rPr>
                <w:color w:val="000000" w:themeColor="text1"/>
                <w:sz w:val="20"/>
                <w:szCs w:val="20"/>
              </w:rPr>
            </w:pPr>
            <w:r w:rsidRPr="7C324E05">
              <w:rPr>
                <w:color w:val="000000" w:themeColor="text1"/>
                <w:sz w:val="20"/>
                <w:szCs w:val="20"/>
              </w:rPr>
              <w:t>Electrical</w:t>
            </w:r>
          </w:p>
        </w:tc>
        <w:tc>
          <w:tcPr>
            <w:tcW w:w="810" w:type="dxa"/>
          </w:tcPr>
          <w:p w14:paraId="17B31C48" w14:textId="1A05B374"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11CF71C5" w14:textId="77777777" w:rsidTr="0403E30B">
        <w:trPr>
          <w:trHeight w:val="525"/>
        </w:trPr>
        <w:tc>
          <w:tcPr>
            <w:tcW w:w="600" w:type="dxa"/>
          </w:tcPr>
          <w:p w14:paraId="19DA1CD4" w14:textId="19B14AE8" w:rsidR="0403E30B" w:rsidRDefault="0403E30B" w:rsidP="0403E30B">
            <w:pPr>
              <w:jc w:val="center"/>
              <w:rPr>
                <w:color w:val="000000" w:themeColor="text1"/>
                <w:sz w:val="20"/>
                <w:szCs w:val="20"/>
              </w:rPr>
            </w:pPr>
            <w:r w:rsidRPr="7C324E05">
              <w:rPr>
                <w:color w:val="000000" w:themeColor="text1"/>
                <w:sz w:val="20"/>
                <w:szCs w:val="20"/>
              </w:rPr>
              <w:t>22</w:t>
            </w:r>
          </w:p>
        </w:tc>
        <w:tc>
          <w:tcPr>
            <w:tcW w:w="1001" w:type="dxa"/>
          </w:tcPr>
          <w:p w14:paraId="66CAAADD" w14:textId="7530962A" w:rsidR="0403E30B" w:rsidRDefault="0403E30B" w:rsidP="0403E30B">
            <w:pPr>
              <w:jc w:val="center"/>
              <w:rPr>
                <w:color w:val="000000" w:themeColor="text1"/>
                <w:sz w:val="20"/>
                <w:szCs w:val="20"/>
              </w:rPr>
            </w:pPr>
            <w:r w:rsidRPr="7C324E05">
              <w:rPr>
                <w:color w:val="000000" w:themeColor="text1"/>
                <w:sz w:val="20"/>
                <w:szCs w:val="20"/>
              </w:rPr>
              <w:t>SAF-005</w:t>
            </w:r>
          </w:p>
        </w:tc>
        <w:tc>
          <w:tcPr>
            <w:tcW w:w="4890" w:type="dxa"/>
          </w:tcPr>
          <w:p w14:paraId="268CB890" w14:textId="73C8BF1A" w:rsidR="0403E30B" w:rsidRDefault="0403E30B" w:rsidP="0403E30B">
            <w:pPr>
              <w:jc w:val="center"/>
              <w:rPr>
                <w:color w:val="000000" w:themeColor="text1"/>
                <w:sz w:val="20"/>
                <w:szCs w:val="20"/>
              </w:rPr>
            </w:pPr>
            <w:r w:rsidRPr="7C324E05">
              <w:rPr>
                <w:color w:val="000000" w:themeColor="text1"/>
                <w:sz w:val="20"/>
                <w:szCs w:val="20"/>
              </w:rPr>
              <w:t xml:space="preserve">Motors &amp; motor connections must be protected from the environment to reduce the risk of exposed wires in the event of a collision. </w:t>
            </w:r>
          </w:p>
        </w:tc>
        <w:tc>
          <w:tcPr>
            <w:tcW w:w="1714" w:type="dxa"/>
          </w:tcPr>
          <w:p w14:paraId="3EAE6143" w14:textId="262C70D8" w:rsidR="0403E30B" w:rsidRDefault="0403E30B" w:rsidP="0403E30B">
            <w:pPr>
              <w:jc w:val="center"/>
              <w:rPr>
                <w:color w:val="000000" w:themeColor="text1"/>
                <w:sz w:val="20"/>
                <w:szCs w:val="20"/>
              </w:rPr>
            </w:pPr>
            <w:r w:rsidRPr="7C324E05">
              <w:rPr>
                <w:color w:val="000000" w:themeColor="text1"/>
                <w:sz w:val="20"/>
                <w:szCs w:val="20"/>
              </w:rPr>
              <w:t>Electrical</w:t>
            </w:r>
          </w:p>
        </w:tc>
        <w:tc>
          <w:tcPr>
            <w:tcW w:w="810" w:type="dxa"/>
          </w:tcPr>
          <w:p w14:paraId="7A27F9F6" w14:textId="03FD3D6E" w:rsidR="0403E30B" w:rsidRDefault="0403E30B" w:rsidP="0403E30B">
            <w:pPr>
              <w:jc w:val="center"/>
              <w:rPr>
                <w:color w:val="000000" w:themeColor="text1"/>
                <w:sz w:val="20"/>
                <w:szCs w:val="20"/>
              </w:rPr>
            </w:pPr>
            <w:r w:rsidRPr="7C324E05">
              <w:rPr>
                <w:color w:val="000000" w:themeColor="text1"/>
                <w:sz w:val="20"/>
                <w:szCs w:val="20"/>
              </w:rPr>
              <w:t>MUST</w:t>
            </w:r>
          </w:p>
        </w:tc>
      </w:tr>
    </w:tbl>
    <w:p w14:paraId="04378AF7" w14:textId="2C133AA9" w:rsidR="0403E30B" w:rsidRDefault="0403E30B">
      <w:pPr>
        <w:rPr>
          <w:sz w:val="22"/>
          <w:szCs w:val="22"/>
        </w:rPr>
      </w:pPr>
    </w:p>
    <w:p w14:paraId="3B0FAE6A" w14:textId="5F30CF30" w:rsidR="4DCAFEA1" w:rsidRDefault="4DCAFEA1" w:rsidP="5B6BB1C3">
      <w:pPr>
        <w:jc w:val="center"/>
        <w:rPr>
          <w:b/>
          <w:sz w:val="22"/>
          <w:szCs w:val="22"/>
        </w:rPr>
      </w:pPr>
      <w:r w:rsidRPr="7C324E05">
        <w:rPr>
          <w:b/>
          <w:sz w:val="22"/>
          <w:szCs w:val="22"/>
        </w:rPr>
        <w:t xml:space="preserve">Table </w:t>
      </w:r>
      <w:r w:rsidR="0739BF76" w:rsidRPr="7C324E05">
        <w:rPr>
          <w:b/>
          <w:sz w:val="22"/>
          <w:szCs w:val="22"/>
        </w:rPr>
        <w:t>C</w:t>
      </w:r>
      <w:r w:rsidRPr="7C324E05">
        <w:rPr>
          <w:b/>
          <w:sz w:val="22"/>
          <w:szCs w:val="22"/>
        </w:rPr>
        <w:t>2: Additional Derived Requirements</w:t>
      </w:r>
    </w:p>
    <w:tbl>
      <w:tblPr>
        <w:tblStyle w:val="TableGrid"/>
        <w:tblW w:w="0" w:type="auto"/>
        <w:tblLook w:val="06A0" w:firstRow="1" w:lastRow="0" w:firstColumn="1" w:lastColumn="0" w:noHBand="1" w:noVBand="1"/>
      </w:tblPr>
      <w:tblGrid>
        <w:gridCol w:w="598"/>
        <w:gridCol w:w="964"/>
        <w:gridCol w:w="4588"/>
        <w:gridCol w:w="1492"/>
        <w:gridCol w:w="1377"/>
      </w:tblGrid>
      <w:tr w:rsidR="0403E30B" w14:paraId="1EF5BCEA" w14:textId="77777777" w:rsidTr="0403E30B">
        <w:trPr>
          <w:trHeight w:val="315"/>
        </w:trPr>
        <w:tc>
          <w:tcPr>
            <w:tcW w:w="600" w:type="dxa"/>
          </w:tcPr>
          <w:p w14:paraId="64869B8E" w14:textId="12FBCB1A" w:rsidR="0403E30B" w:rsidRDefault="0403E30B" w:rsidP="0403E30B">
            <w:pPr>
              <w:jc w:val="center"/>
              <w:rPr>
                <w:b/>
                <w:color w:val="000000" w:themeColor="text1"/>
                <w:sz w:val="22"/>
                <w:szCs w:val="22"/>
              </w:rPr>
            </w:pPr>
            <w:r w:rsidRPr="7C324E05">
              <w:rPr>
                <w:b/>
                <w:color w:val="000000" w:themeColor="text1"/>
                <w:sz w:val="22"/>
                <w:szCs w:val="22"/>
              </w:rPr>
              <w:t xml:space="preserve">No. </w:t>
            </w:r>
          </w:p>
        </w:tc>
        <w:tc>
          <w:tcPr>
            <w:tcW w:w="1001" w:type="dxa"/>
          </w:tcPr>
          <w:p w14:paraId="149F4CE7" w14:textId="7D3CDFF9" w:rsidR="0403E30B" w:rsidRDefault="0403E30B" w:rsidP="0403E30B">
            <w:pPr>
              <w:jc w:val="center"/>
              <w:rPr>
                <w:b/>
                <w:color w:val="000000" w:themeColor="text1"/>
                <w:sz w:val="22"/>
                <w:szCs w:val="22"/>
              </w:rPr>
            </w:pPr>
            <w:r w:rsidRPr="7C324E05">
              <w:rPr>
                <w:b/>
                <w:color w:val="000000" w:themeColor="text1"/>
                <w:sz w:val="22"/>
                <w:szCs w:val="22"/>
              </w:rPr>
              <w:t xml:space="preserve"> ID</w:t>
            </w:r>
          </w:p>
        </w:tc>
        <w:tc>
          <w:tcPr>
            <w:tcW w:w="4890" w:type="dxa"/>
          </w:tcPr>
          <w:p w14:paraId="125C9674" w14:textId="23A43128" w:rsidR="0403E30B" w:rsidRDefault="0403E30B" w:rsidP="0403E30B">
            <w:pPr>
              <w:jc w:val="center"/>
              <w:rPr>
                <w:b/>
                <w:color w:val="000000" w:themeColor="text1"/>
                <w:sz w:val="22"/>
                <w:szCs w:val="22"/>
              </w:rPr>
            </w:pPr>
            <w:r w:rsidRPr="7C324E05">
              <w:rPr>
                <w:b/>
                <w:color w:val="000000" w:themeColor="text1"/>
                <w:sz w:val="22"/>
                <w:szCs w:val="22"/>
              </w:rPr>
              <w:t>Requirement</w:t>
            </w:r>
          </w:p>
        </w:tc>
        <w:tc>
          <w:tcPr>
            <w:tcW w:w="1227" w:type="dxa"/>
          </w:tcPr>
          <w:p w14:paraId="079C633C" w14:textId="017E2AF1" w:rsidR="0403E30B" w:rsidRDefault="0403E30B" w:rsidP="0403E30B">
            <w:pPr>
              <w:jc w:val="center"/>
              <w:rPr>
                <w:b/>
                <w:color w:val="000000" w:themeColor="text1"/>
                <w:sz w:val="22"/>
                <w:szCs w:val="22"/>
              </w:rPr>
            </w:pPr>
            <w:r w:rsidRPr="7C324E05">
              <w:rPr>
                <w:b/>
                <w:color w:val="000000" w:themeColor="text1"/>
                <w:sz w:val="22"/>
                <w:szCs w:val="22"/>
              </w:rPr>
              <w:t>Subsystem</w:t>
            </w:r>
          </w:p>
        </w:tc>
        <w:tc>
          <w:tcPr>
            <w:tcW w:w="1416" w:type="dxa"/>
          </w:tcPr>
          <w:p w14:paraId="7DAA111B" w14:textId="2AFD23D2" w:rsidR="0403E30B" w:rsidRDefault="0403E30B" w:rsidP="0403E30B">
            <w:pPr>
              <w:jc w:val="center"/>
              <w:rPr>
                <w:b/>
                <w:color w:val="000000" w:themeColor="text1"/>
                <w:sz w:val="22"/>
                <w:szCs w:val="22"/>
              </w:rPr>
            </w:pPr>
            <w:r w:rsidRPr="7C324E05">
              <w:rPr>
                <w:b/>
                <w:color w:val="000000" w:themeColor="text1"/>
                <w:sz w:val="22"/>
                <w:szCs w:val="22"/>
              </w:rPr>
              <w:t>Priority</w:t>
            </w:r>
          </w:p>
        </w:tc>
      </w:tr>
      <w:tr w:rsidR="0403E30B" w14:paraId="2864CDC0" w14:textId="77777777" w:rsidTr="0403E30B">
        <w:trPr>
          <w:trHeight w:val="705"/>
        </w:trPr>
        <w:tc>
          <w:tcPr>
            <w:tcW w:w="600" w:type="dxa"/>
          </w:tcPr>
          <w:p w14:paraId="01CA1BA7" w14:textId="40BF9B99" w:rsidR="0403E30B" w:rsidRDefault="0403E30B" w:rsidP="0403E30B">
            <w:pPr>
              <w:jc w:val="center"/>
              <w:rPr>
                <w:color w:val="000000" w:themeColor="text1"/>
                <w:sz w:val="20"/>
                <w:szCs w:val="20"/>
              </w:rPr>
            </w:pPr>
            <w:r w:rsidRPr="7C324E05">
              <w:rPr>
                <w:color w:val="000000" w:themeColor="text1"/>
                <w:sz w:val="20"/>
                <w:szCs w:val="20"/>
              </w:rPr>
              <w:t>1</w:t>
            </w:r>
          </w:p>
        </w:tc>
        <w:tc>
          <w:tcPr>
            <w:tcW w:w="1001" w:type="dxa"/>
          </w:tcPr>
          <w:p w14:paraId="1D326493" w14:textId="1ED8564C" w:rsidR="0403E30B" w:rsidRDefault="0403E30B" w:rsidP="0403E30B">
            <w:pPr>
              <w:jc w:val="center"/>
              <w:rPr>
                <w:color w:val="000000" w:themeColor="text1"/>
                <w:sz w:val="20"/>
                <w:szCs w:val="20"/>
              </w:rPr>
            </w:pPr>
            <w:r w:rsidRPr="7C324E05">
              <w:rPr>
                <w:color w:val="000000" w:themeColor="text1"/>
                <w:sz w:val="20"/>
                <w:szCs w:val="20"/>
              </w:rPr>
              <w:t xml:space="preserve">P-001 (D) </w:t>
            </w:r>
          </w:p>
        </w:tc>
        <w:tc>
          <w:tcPr>
            <w:tcW w:w="4890" w:type="dxa"/>
          </w:tcPr>
          <w:p w14:paraId="11165964" w14:textId="7F095FDA" w:rsidR="0403E30B" w:rsidRDefault="0403E30B" w:rsidP="0403E30B">
            <w:pPr>
              <w:jc w:val="center"/>
              <w:rPr>
                <w:color w:val="000000" w:themeColor="text1"/>
                <w:sz w:val="20"/>
                <w:szCs w:val="20"/>
              </w:rPr>
            </w:pPr>
            <w:r w:rsidRPr="7C324E05">
              <w:rPr>
                <w:color w:val="000000" w:themeColor="text1"/>
                <w:sz w:val="20"/>
                <w:szCs w:val="20"/>
              </w:rPr>
              <w:t xml:space="preserve">The camera not be fixed to the chassis i.e. the camera attitude is undefined by the chassis orientation alone. </w:t>
            </w:r>
          </w:p>
        </w:tc>
        <w:tc>
          <w:tcPr>
            <w:tcW w:w="1227" w:type="dxa"/>
          </w:tcPr>
          <w:p w14:paraId="775A3066" w14:textId="3EF5217B" w:rsidR="0403E30B" w:rsidRDefault="0403E30B" w:rsidP="0403E30B">
            <w:pPr>
              <w:jc w:val="center"/>
              <w:rPr>
                <w:color w:val="000000" w:themeColor="text1"/>
                <w:sz w:val="20"/>
                <w:szCs w:val="20"/>
              </w:rPr>
            </w:pPr>
            <w:r w:rsidRPr="7C324E05">
              <w:rPr>
                <w:color w:val="000000" w:themeColor="text1"/>
                <w:sz w:val="20"/>
                <w:szCs w:val="20"/>
              </w:rPr>
              <w:t>Mechanical</w:t>
            </w:r>
          </w:p>
        </w:tc>
        <w:tc>
          <w:tcPr>
            <w:tcW w:w="1416" w:type="dxa"/>
          </w:tcPr>
          <w:p w14:paraId="425D08CC" w14:textId="07E7A334" w:rsidR="0403E30B" w:rsidRDefault="0403E30B" w:rsidP="0403E30B">
            <w:pPr>
              <w:jc w:val="center"/>
              <w:rPr>
                <w:color w:val="000000" w:themeColor="text1"/>
                <w:sz w:val="20"/>
                <w:szCs w:val="20"/>
              </w:rPr>
            </w:pPr>
            <w:r w:rsidRPr="7C324E05">
              <w:rPr>
                <w:color w:val="000000" w:themeColor="text1"/>
                <w:sz w:val="20"/>
                <w:szCs w:val="20"/>
              </w:rPr>
              <w:t>SHOULD</w:t>
            </w:r>
          </w:p>
        </w:tc>
      </w:tr>
      <w:tr w:rsidR="0403E30B" w14:paraId="0F80E548" w14:textId="77777777" w:rsidTr="0403E30B">
        <w:trPr>
          <w:trHeight w:val="570"/>
        </w:trPr>
        <w:tc>
          <w:tcPr>
            <w:tcW w:w="600" w:type="dxa"/>
          </w:tcPr>
          <w:p w14:paraId="35777185" w14:textId="31EBA800" w:rsidR="0403E30B" w:rsidRDefault="0403E30B" w:rsidP="0403E30B">
            <w:pPr>
              <w:jc w:val="center"/>
              <w:rPr>
                <w:color w:val="000000" w:themeColor="text1"/>
                <w:sz w:val="20"/>
                <w:szCs w:val="20"/>
              </w:rPr>
            </w:pPr>
            <w:r w:rsidRPr="7C324E05">
              <w:rPr>
                <w:color w:val="000000" w:themeColor="text1"/>
                <w:sz w:val="20"/>
                <w:szCs w:val="20"/>
              </w:rPr>
              <w:t>2</w:t>
            </w:r>
          </w:p>
        </w:tc>
        <w:tc>
          <w:tcPr>
            <w:tcW w:w="1001" w:type="dxa"/>
          </w:tcPr>
          <w:p w14:paraId="49EA553C" w14:textId="476EE8F3" w:rsidR="0403E30B" w:rsidRDefault="0403E30B" w:rsidP="0403E30B">
            <w:pPr>
              <w:jc w:val="center"/>
              <w:rPr>
                <w:color w:val="000000" w:themeColor="text1"/>
                <w:sz w:val="20"/>
                <w:szCs w:val="20"/>
              </w:rPr>
            </w:pPr>
            <w:r w:rsidRPr="7C324E05">
              <w:rPr>
                <w:color w:val="000000" w:themeColor="text1"/>
                <w:sz w:val="20"/>
                <w:szCs w:val="20"/>
              </w:rPr>
              <w:t xml:space="preserve">P-002 (D) </w:t>
            </w:r>
          </w:p>
        </w:tc>
        <w:tc>
          <w:tcPr>
            <w:tcW w:w="4890" w:type="dxa"/>
          </w:tcPr>
          <w:p w14:paraId="6B56C634" w14:textId="11A075A4" w:rsidR="0403E30B" w:rsidRDefault="0403E30B" w:rsidP="0403E30B">
            <w:pPr>
              <w:jc w:val="center"/>
              <w:rPr>
                <w:color w:val="000000" w:themeColor="text1"/>
                <w:sz w:val="20"/>
                <w:szCs w:val="20"/>
              </w:rPr>
            </w:pPr>
            <w:r w:rsidRPr="7C324E05">
              <w:rPr>
                <w:color w:val="000000" w:themeColor="text1"/>
                <w:sz w:val="20"/>
                <w:szCs w:val="20"/>
              </w:rPr>
              <w:t>The camera system shall allow the camera to view QR codes 20cm above and below the rover.</w:t>
            </w:r>
          </w:p>
        </w:tc>
        <w:tc>
          <w:tcPr>
            <w:tcW w:w="1227" w:type="dxa"/>
          </w:tcPr>
          <w:p w14:paraId="799E4778" w14:textId="76BCEF0F" w:rsidR="0403E30B" w:rsidRDefault="0403E30B" w:rsidP="0403E30B">
            <w:pPr>
              <w:jc w:val="center"/>
              <w:rPr>
                <w:color w:val="000000" w:themeColor="text1"/>
                <w:sz w:val="20"/>
                <w:szCs w:val="20"/>
              </w:rPr>
            </w:pPr>
            <w:r w:rsidRPr="7C324E05">
              <w:rPr>
                <w:color w:val="000000" w:themeColor="text1"/>
                <w:sz w:val="20"/>
                <w:szCs w:val="20"/>
              </w:rPr>
              <w:t>Mechanical</w:t>
            </w:r>
          </w:p>
        </w:tc>
        <w:tc>
          <w:tcPr>
            <w:tcW w:w="1416" w:type="dxa"/>
          </w:tcPr>
          <w:p w14:paraId="76F9DFD8" w14:textId="5E170856" w:rsidR="0403E30B" w:rsidRDefault="0403E30B" w:rsidP="0403E30B">
            <w:pPr>
              <w:jc w:val="center"/>
              <w:rPr>
                <w:color w:val="000000" w:themeColor="text1"/>
                <w:sz w:val="20"/>
                <w:szCs w:val="20"/>
              </w:rPr>
            </w:pPr>
            <w:r w:rsidRPr="7C324E05">
              <w:rPr>
                <w:color w:val="000000" w:themeColor="text1"/>
                <w:sz w:val="20"/>
                <w:szCs w:val="20"/>
              </w:rPr>
              <w:t>SHOULD</w:t>
            </w:r>
          </w:p>
        </w:tc>
      </w:tr>
      <w:tr w:rsidR="0403E30B" w14:paraId="31F8F6AF" w14:textId="77777777" w:rsidTr="0403E30B">
        <w:trPr>
          <w:trHeight w:val="780"/>
        </w:trPr>
        <w:tc>
          <w:tcPr>
            <w:tcW w:w="600" w:type="dxa"/>
          </w:tcPr>
          <w:p w14:paraId="4914200D" w14:textId="7EB46B17" w:rsidR="0403E30B" w:rsidRDefault="0403E30B" w:rsidP="0403E30B">
            <w:pPr>
              <w:jc w:val="center"/>
              <w:rPr>
                <w:color w:val="000000" w:themeColor="text1"/>
                <w:sz w:val="20"/>
                <w:szCs w:val="20"/>
              </w:rPr>
            </w:pPr>
            <w:r w:rsidRPr="7C324E05">
              <w:rPr>
                <w:color w:val="000000" w:themeColor="text1"/>
                <w:sz w:val="20"/>
                <w:szCs w:val="20"/>
              </w:rPr>
              <w:t>3</w:t>
            </w:r>
          </w:p>
        </w:tc>
        <w:tc>
          <w:tcPr>
            <w:tcW w:w="1001" w:type="dxa"/>
          </w:tcPr>
          <w:p w14:paraId="030FA077" w14:textId="658C6C53" w:rsidR="0403E30B" w:rsidRDefault="0403E30B" w:rsidP="0403E30B">
            <w:pPr>
              <w:jc w:val="center"/>
              <w:rPr>
                <w:color w:val="000000" w:themeColor="text1"/>
                <w:sz w:val="20"/>
                <w:szCs w:val="20"/>
              </w:rPr>
            </w:pPr>
            <w:r w:rsidRPr="7C324E05">
              <w:rPr>
                <w:color w:val="000000" w:themeColor="text1"/>
                <w:sz w:val="20"/>
                <w:szCs w:val="20"/>
              </w:rPr>
              <w:t>ICS-001 (D)</w:t>
            </w:r>
          </w:p>
        </w:tc>
        <w:tc>
          <w:tcPr>
            <w:tcW w:w="4890" w:type="dxa"/>
          </w:tcPr>
          <w:p w14:paraId="108E52AD" w14:textId="7126A2E3" w:rsidR="0403E30B" w:rsidRDefault="0403E30B" w:rsidP="0403E30B">
            <w:pPr>
              <w:jc w:val="center"/>
              <w:rPr>
                <w:color w:val="000000" w:themeColor="text1"/>
                <w:sz w:val="20"/>
                <w:szCs w:val="20"/>
              </w:rPr>
            </w:pPr>
            <w:r w:rsidRPr="7C324E05">
              <w:rPr>
                <w:color w:val="000000" w:themeColor="text1"/>
                <w:sz w:val="20"/>
                <w:szCs w:val="20"/>
              </w:rPr>
              <w:t xml:space="preserve">The onboard camera shall have sufficient resolution to reliably capture QR codes of different sizes at a range of distances </w:t>
            </w:r>
          </w:p>
        </w:tc>
        <w:tc>
          <w:tcPr>
            <w:tcW w:w="1227" w:type="dxa"/>
          </w:tcPr>
          <w:p w14:paraId="44236E12" w14:textId="2E4D98B3" w:rsidR="0403E30B" w:rsidRDefault="0403E30B" w:rsidP="0403E30B">
            <w:pPr>
              <w:jc w:val="center"/>
              <w:rPr>
                <w:color w:val="000000" w:themeColor="text1"/>
                <w:sz w:val="20"/>
                <w:szCs w:val="20"/>
              </w:rPr>
            </w:pPr>
            <w:r w:rsidRPr="7C324E05">
              <w:rPr>
                <w:color w:val="000000" w:themeColor="text1"/>
                <w:sz w:val="20"/>
                <w:szCs w:val="20"/>
              </w:rPr>
              <w:t>Electrical</w:t>
            </w:r>
          </w:p>
        </w:tc>
        <w:tc>
          <w:tcPr>
            <w:tcW w:w="1416" w:type="dxa"/>
          </w:tcPr>
          <w:p w14:paraId="32A506EC" w14:textId="40310B2E"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1E703A03" w14:textId="77777777" w:rsidTr="0403E30B">
        <w:trPr>
          <w:trHeight w:val="735"/>
        </w:trPr>
        <w:tc>
          <w:tcPr>
            <w:tcW w:w="600" w:type="dxa"/>
          </w:tcPr>
          <w:p w14:paraId="0942BADA" w14:textId="36952EAA" w:rsidR="0403E30B" w:rsidRDefault="0403E30B" w:rsidP="0403E30B">
            <w:pPr>
              <w:jc w:val="center"/>
              <w:rPr>
                <w:color w:val="000000" w:themeColor="text1"/>
                <w:sz w:val="20"/>
                <w:szCs w:val="20"/>
              </w:rPr>
            </w:pPr>
            <w:r w:rsidRPr="7C324E05">
              <w:rPr>
                <w:color w:val="000000" w:themeColor="text1"/>
                <w:sz w:val="20"/>
                <w:szCs w:val="20"/>
              </w:rPr>
              <w:t>4</w:t>
            </w:r>
          </w:p>
        </w:tc>
        <w:tc>
          <w:tcPr>
            <w:tcW w:w="1001" w:type="dxa"/>
          </w:tcPr>
          <w:p w14:paraId="72B899E8" w14:textId="51139442" w:rsidR="0403E30B" w:rsidRDefault="0403E30B" w:rsidP="0403E30B">
            <w:pPr>
              <w:jc w:val="center"/>
              <w:rPr>
                <w:color w:val="000000" w:themeColor="text1"/>
                <w:sz w:val="20"/>
                <w:szCs w:val="20"/>
              </w:rPr>
            </w:pPr>
            <w:r w:rsidRPr="7C324E05">
              <w:rPr>
                <w:color w:val="000000" w:themeColor="text1"/>
                <w:sz w:val="20"/>
                <w:szCs w:val="20"/>
              </w:rPr>
              <w:t xml:space="preserve">ICS-002 (D) </w:t>
            </w:r>
          </w:p>
        </w:tc>
        <w:tc>
          <w:tcPr>
            <w:tcW w:w="4890" w:type="dxa"/>
          </w:tcPr>
          <w:p w14:paraId="386E8506" w14:textId="59C97D74" w:rsidR="0403E30B" w:rsidRDefault="0403E30B" w:rsidP="0403E30B">
            <w:pPr>
              <w:jc w:val="center"/>
              <w:rPr>
                <w:color w:val="000000" w:themeColor="text1"/>
                <w:sz w:val="20"/>
                <w:szCs w:val="20"/>
              </w:rPr>
            </w:pPr>
            <w:r w:rsidRPr="7C324E05">
              <w:rPr>
                <w:color w:val="000000" w:themeColor="text1"/>
                <w:sz w:val="20"/>
                <w:szCs w:val="20"/>
              </w:rPr>
              <w:t xml:space="preserve">The camera will have the ability to autofocus to ensure QR codes are visible from different distances in different lighting conditions. </w:t>
            </w:r>
          </w:p>
        </w:tc>
        <w:tc>
          <w:tcPr>
            <w:tcW w:w="1227" w:type="dxa"/>
          </w:tcPr>
          <w:p w14:paraId="3D74381B" w14:textId="4DF86B6A" w:rsidR="0403E30B" w:rsidRDefault="0403E30B" w:rsidP="0403E30B">
            <w:pPr>
              <w:jc w:val="center"/>
              <w:rPr>
                <w:color w:val="000000" w:themeColor="text1"/>
                <w:sz w:val="20"/>
                <w:szCs w:val="20"/>
              </w:rPr>
            </w:pPr>
            <w:r w:rsidRPr="7C324E05">
              <w:rPr>
                <w:color w:val="000000" w:themeColor="text1"/>
                <w:sz w:val="20"/>
                <w:szCs w:val="20"/>
              </w:rPr>
              <w:t>Electrical</w:t>
            </w:r>
          </w:p>
        </w:tc>
        <w:tc>
          <w:tcPr>
            <w:tcW w:w="1416" w:type="dxa"/>
          </w:tcPr>
          <w:p w14:paraId="4DA6FBD1" w14:textId="05F99659" w:rsidR="0403E30B" w:rsidRDefault="0403E30B" w:rsidP="0403E30B">
            <w:pPr>
              <w:jc w:val="center"/>
              <w:rPr>
                <w:color w:val="000000" w:themeColor="text1"/>
                <w:sz w:val="20"/>
                <w:szCs w:val="20"/>
              </w:rPr>
            </w:pPr>
            <w:r w:rsidRPr="7C324E05">
              <w:rPr>
                <w:color w:val="000000" w:themeColor="text1"/>
                <w:sz w:val="20"/>
                <w:szCs w:val="20"/>
              </w:rPr>
              <w:t>SHOULD</w:t>
            </w:r>
          </w:p>
        </w:tc>
      </w:tr>
      <w:tr w:rsidR="0403E30B" w14:paraId="378021C1" w14:textId="77777777" w:rsidTr="0403E30B">
        <w:trPr>
          <w:trHeight w:val="765"/>
        </w:trPr>
        <w:tc>
          <w:tcPr>
            <w:tcW w:w="600" w:type="dxa"/>
          </w:tcPr>
          <w:p w14:paraId="1BB2EB33" w14:textId="2D73E059" w:rsidR="0403E30B" w:rsidRDefault="0403E30B" w:rsidP="0403E30B">
            <w:pPr>
              <w:jc w:val="center"/>
              <w:rPr>
                <w:color w:val="000000" w:themeColor="text1"/>
                <w:sz w:val="20"/>
                <w:szCs w:val="20"/>
              </w:rPr>
            </w:pPr>
            <w:r w:rsidRPr="7C324E05">
              <w:rPr>
                <w:color w:val="000000" w:themeColor="text1"/>
                <w:sz w:val="20"/>
                <w:szCs w:val="20"/>
              </w:rPr>
              <w:t>5</w:t>
            </w:r>
          </w:p>
        </w:tc>
        <w:tc>
          <w:tcPr>
            <w:tcW w:w="1001" w:type="dxa"/>
          </w:tcPr>
          <w:p w14:paraId="46F05B29" w14:textId="6D11B840" w:rsidR="0403E30B" w:rsidRDefault="0403E30B" w:rsidP="0403E30B">
            <w:pPr>
              <w:jc w:val="center"/>
              <w:rPr>
                <w:color w:val="000000" w:themeColor="text1"/>
                <w:sz w:val="20"/>
                <w:szCs w:val="20"/>
              </w:rPr>
            </w:pPr>
            <w:r w:rsidRPr="7C324E05">
              <w:rPr>
                <w:color w:val="000000" w:themeColor="text1"/>
                <w:sz w:val="20"/>
                <w:szCs w:val="20"/>
              </w:rPr>
              <w:t xml:space="preserve">CC-001 (D) </w:t>
            </w:r>
          </w:p>
        </w:tc>
        <w:tc>
          <w:tcPr>
            <w:tcW w:w="4890" w:type="dxa"/>
          </w:tcPr>
          <w:p w14:paraId="01FC5CAC" w14:textId="6325DEBE" w:rsidR="0403E30B" w:rsidRDefault="0403E30B" w:rsidP="0403E30B">
            <w:pPr>
              <w:jc w:val="center"/>
              <w:rPr>
                <w:color w:val="000000" w:themeColor="text1"/>
                <w:sz w:val="20"/>
                <w:szCs w:val="20"/>
              </w:rPr>
            </w:pPr>
            <w:r w:rsidRPr="7C324E05">
              <w:rPr>
                <w:color w:val="000000" w:themeColor="text1"/>
                <w:sz w:val="20"/>
                <w:szCs w:val="20"/>
              </w:rPr>
              <w:t xml:space="preserve">The communication system shall maintain image transmission with a latency low enough to allow the rover to be effectively operated. </w:t>
            </w:r>
          </w:p>
        </w:tc>
        <w:tc>
          <w:tcPr>
            <w:tcW w:w="1227" w:type="dxa"/>
          </w:tcPr>
          <w:p w14:paraId="318B61CD" w14:textId="0D2709BF" w:rsidR="0403E30B" w:rsidRDefault="0403E30B" w:rsidP="0403E30B">
            <w:pPr>
              <w:jc w:val="center"/>
              <w:rPr>
                <w:color w:val="000000" w:themeColor="text1"/>
                <w:sz w:val="20"/>
                <w:szCs w:val="20"/>
              </w:rPr>
            </w:pPr>
            <w:r w:rsidRPr="7C324E05">
              <w:rPr>
                <w:color w:val="000000" w:themeColor="text1"/>
                <w:sz w:val="20"/>
                <w:szCs w:val="20"/>
              </w:rPr>
              <w:t>Electrical</w:t>
            </w:r>
          </w:p>
        </w:tc>
        <w:tc>
          <w:tcPr>
            <w:tcW w:w="1416" w:type="dxa"/>
          </w:tcPr>
          <w:p w14:paraId="5ED666F7" w14:textId="736D72B8"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54289835" w14:textId="77777777" w:rsidTr="0403E30B">
        <w:trPr>
          <w:trHeight w:val="780"/>
        </w:trPr>
        <w:tc>
          <w:tcPr>
            <w:tcW w:w="600" w:type="dxa"/>
          </w:tcPr>
          <w:p w14:paraId="34EB4195" w14:textId="0E95D00E" w:rsidR="0403E30B" w:rsidRDefault="0403E30B" w:rsidP="0403E30B">
            <w:pPr>
              <w:jc w:val="center"/>
              <w:rPr>
                <w:color w:val="000000" w:themeColor="text1"/>
                <w:sz w:val="20"/>
                <w:szCs w:val="20"/>
              </w:rPr>
            </w:pPr>
            <w:r w:rsidRPr="7C324E05">
              <w:rPr>
                <w:color w:val="000000" w:themeColor="text1"/>
                <w:sz w:val="20"/>
                <w:szCs w:val="20"/>
              </w:rPr>
              <w:t>6</w:t>
            </w:r>
          </w:p>
        </w:tc>
        <w:tc>
          <w:tcPr>
            <w:tcW w:w="1001" w:type="dxa"/>
          </w:tcPr>
          <w:p w14:paraId="79260EBE" w14:textId="5627E66C" w:rsidR="0403E30B" w:rsidRDefault="0403E30B" w:rsidP="0403E30B">
            <w:pPr>
              <w:jc w:val="center"/>
              <w:rPr>
                <w:color w:val="000000" w:themeColor="text1"/>
                <w:sz w:val="20"/>
                <w:szCs w:val="20"/>
              </w:rPr>
            </w:pPr>
            <w:r w:rsidRPr="7C324E05">
              <w:rPr>
                <w:color w:val="000000" w:themeColor="text1"/>
                <w:sz w:val="20"/>
                <w:szCs w:val="20"/>
              </w:rPr>
              <w:t xml:space="preserve">CC-002 (D) </w:t>
            </w:r>
          </w:p>
        </w:tc>
        <w:tc>
          <w:tcPr>
            <w:tcW w:w="4890" w:type="dxa"/>
          </w:tcPr>
          <w:p w14:paraId="3A3BF7F9" w14:textId="70C82023" w:rsidR="0403E30B" w:rsidRDefault="0403E30B" w:rsidP="0403E30B">
            <w:pPr>
              <w:jc w:val="center"/>
              <w:rPr>
                <w:color w:val="000000" w:themeColor="text1"/>
                <w:sz w:val="20"/>
                <w:szCs w:val="20"/>
              </w:rPr>
            </w:pPr>
            <w:r w:rsidRPr="7C324E05">
              <w:rPr>
                <w:color w:val="000000" w:themeColor="text1"/>
                <w:sz w:val="20"/>
                <w:szCs w:val="20"/>
              </w:rPr>
              <w:t xml:space="preserve">The rover shall include proximity sensors to detect obstacles and provide feedback to the operator. </w:t>
            </w:r>
          </w:p>
        </w:tc>
        <w:tc>
          <w:tcPr>
            <w:tcW w:w="1227" w:type="dxa"/>
          </w:tcPr>
          <w:p w14:paraId="17B99A74" w14:textId="70F83991" w:rsidR="0403E30B" w:rsidRDefault="0403E30B" w:rsidP="0403E30B">
            <w:pPr>
              <w:jc w:val="center"/>
              <w:rPr>
                <w:color w:val="000000" w:themeColor="text1"/>
                <w:sz w:val="20"/>
                <w:szCs w:val="20"/>
              </w:rPr>
            </w:pPr>
            <w:r w:rsidRPr="7C324E05">
              <w:rPr>
                <w:color w:val="000000" w:themeColor="text1"/>
                <w:sz w:val="20"/>
                <w:szCs w:val="20"/>
              </w:rPr>
              <w:t>Electrical</w:t>
            </w:r>
          </w:p>
        </w:tc>
        <w:tc>
          <w:tcPr>
            <w:tcW w:w="1416" w:type="dxa"/>
          </w:tcPr>
          <w:p w14:paraId="03A8F030" w14:textId="1C62819C"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748A8D01" w14:textId="77777777" w:rsidTr="0403E30B">
        <w:trPr>
          <w:trHeight w:val="570"/>
        </w:trPr>
        <w:tc>
          <w:tcPr>
            <w:tcW w:w="600" w:type="dxa"/>
          </w:tcPr>
          <w:p w14:paraId="2C3F35DA" w14:textId="3F684D4A" w:rsidR="0403E30B" w:rsidRDefault="0403E30B" w:rsidP="0403E30B">
            <w:pPr>
              <w:jc w:val="center"/>
              <w:rPr>
                <w:color w:val="000000" w:themeColor="text1"/>
                <w:sz w:val="20"/>
                <w:szCs w:val="20"/>
              </w:rPr>
            </w:pPr>
            <w:r w:rsidRPr="7C324E05">
              <w:rPr>
                <w:color w:val="000000" w:themeColor="text1"/>
                <w:sz w:val="20"/>
                <w:szCs w:val="20"/>
              </w:rPr>
              <w:t>7</w:t>
            </w:r>
          </w:p>
        </w:tc>
        <w:tc>
          <w:tcPr>
            <w:tcW w:w="1001" w:type="dxa"/>
          </w:tcPr>
          <w:p w14:paraId="3EA6DF8A" w14:textId="704B1A4E" w:rsidR="0403E30B" w:rsidRDefault="0403E30B" w:rsidP="0403E30B">
            <w:pPr>
              <w:jc w:val="center"/>
              <w:rPr>
                <w:color w:val="000000" w:themeColor="text1"/>
                <w:sz w:val="20"/>
                <w:szCs w:val="20"/>
              </w:rPr>
            </w:pPr>
            <w:r w:rsidRPr="7C324E05">
              <w:rPr>
                <w:color w:val="000000" w:themeColor="text1"/>
                <w:sz w:val="20"/>
                <w:szCs w:val="20"/>
              </w:rPr>
              <w:t xml:space="preserve">PP-001 (D) </w:t>
            </w:r>
          </w:p>
        </w:tc>
        <w:tc>
          <w:tcPr>
            <w:tcW w:w="4890" w:type="dxa"/>
          </w:tcPr>
          <w:p w14:paraId="2379C16F" w14:textId="28567583" w:rsidR="0403E30B" w:rsidRDefault="0403E30B" w:rsidP="0403E30B">
            <w:pPr>
              <w:jc w:val="center"/>
              <w:rPr>
                <w:color w:val="000000" w:themeColor="text1"/>
                <w:sz w:val="20"/>
                <w:szCs w:val="20"/>
              </w:rPr>
            </w:pPr>
            <w:r w:rsidRPr="7C324E05">
              <w:rPr>
                <w:color w:val="000000" w:themeColor="text1"/>
                <w:sz w:val="20"/>
                <w:szCs w:val="20"/>
              </w:rPr>
              <w:t xml:space="preserve">The system shall have enough power to continuously transmit data and images for the full mission duration (&gt; 30 mins), with an additional safety margin of 15 mins. </w:t>
            </w:r>
          </w:p>
        </w:tc>
        <w:tc>
          <w:tcPr>
            <w:tcW w:w="1227" w:type="dxa"/>
          </w:tcPr>
          <w:p w14:paraId="77CE28EA" w14:textId="43585367" w:rsidR="0403E30B" w:rsidRDefault="0403E30B" w:rsidP="0403E30B">
            <w:pPr>
              <w:jc w:val="center"/>
              <w:rPr>
                <w:color w:val="000000" w:themeColor="text1"/>
                <w:sz w:val="20"/>
                <w:szCs w:val="20"/>
              </w:rPr>
            </w:pPr>
            <w:r w:rsidRPr="7C324E05">
              <w:rPr>
                <w:color w:val="000000" w:themeColor="text1"/>
                <w:sz w:val="20"/>
                <w:szCs w:val="20"/>
              </w:rPr>
              <w:t>Electrical</w:t>
            </w:r>
          </w:p>
        </w:tc>
        <w:tc>
          <w:tcPr>
            <w:tcW w:w="1416" w:type="dxa"/>
          </w:tcPr>
          <w:p w14:paraId="12379654" w14:textId="08060202"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085D89A0" w14:textId="77777777" w:rsidTr="0403E30B">
        <w:trPr>
          <w:trHeight w:val="855"/>
        </w:trPr>
        <w:tc>
          <w:tcPr>
            <w:tcW w:w="600" w:type="dxa"/>
          </w:tcPr>
          <w:p w14:paraId="1E7FB2C4" w14:textId="6CA90BB6" w:rsidR="0403E30B" w:rsidRDefault="0403E30B" w:rsidP="0403E30B">
            <w:pPr>
              <w:jc w:val="center"/>
              <w:rPr>
                <w:color w:val="000000" w:themeColor="text1"/>
                <w:sz w:val="20"/>
                <w:szCs w:val="20"/>
              </w:rPr>
            </w:pPr>
            <w:r w:rsidRPr="7C324E05">
              <w:rPr>
                <w:color w:val="000000" w:themeColor="text1"/>
                <w:sz w:val="20"/>
                <w:szCs w:val="20"/>
              </w:rPr>
              <w:t>8</w:t>
            </w:r>
          </w:p>
        </w:tc>
        <w:tc>
          <w:tcPr>
            <w:tcW w:w="1001" w:type="dxa"/>
          </w:tcPr>
          <w:p w14:paraId="523AB303" w14:textId="042EF812" w:rsidR="0403E30B" w:rsidRDefault="0403E30B" w:rsidP="0403E30B">
            <w:pPr>
              <w:jc w:val="center"/>
              <w:rPr>
                <w:color w:val="000000" w:themeColor="text1"/>
                <w:sz w:val="20"/>
                <w:szCs w:val="20"/>
              </w:rPr>
            </w:pPr>
            <w:r w:rsidRPr="7C324E05">
              <w:rPr>
                <w:color w:val="000000" w:themeColor="text1"/>
                <w:sz w:val="20"/>
                <w:szCs w:val="20"/>
              </w:rPr>
              <w:t xml:space="preserve">S-001 (D) </w:t>
            </w:r>
          </w:p>
        </w:tc>
        <w:tc>
          <w:tcPr>
            <w:tcW w:w="4890" w:type="dxa"/>
          </w:tcPr>
          <w:p w14:paraId="26B91C77" w14:textId="72D44873" w:rsidR="0403E30B" w:rsidRDefault="0403E30B" w:rsidP="0403E30B">
            <w:pPr>
              <w:jc w:val="center"/>
              <w:rPr>
                <w:color w:val="000000" w:themeColor="text1"/>
                <w:sz w:val="20"/>
                <w:szCs w:val="20"/>
              </w:rPr>
            </w:pPr>
            <w:r w:rsidRPr="7C324E05">
              <w:rPr>
                <w:color w:val="000000" w:themeColor="text1"/>
                <w:sz w:val="20"/>
                <w:szCs w:val="20"/>
              </w:rPr>
              <w:t xml:space="preserve">Support autonomous operation by integrating wheel encoders, camera and proximity sensors to enable closed-loop motion control, obstacle detection and basic path planning without continuous manual input. </w:t>
            </w:r>
          </w:p>
        </w:tc>
        <w:tc>
          <w:tcPr>
            <w:tcW w:w="1227" w:type="dxa"/>
          </w:tcPr>
          <w:p w14:paraId="7DEEB2E8" w14:textId="035CC7BA" w:rsidR="0403E30B" w:rsidRDefault="0403E30B" w:rsidP="0403E30B">
            <w:pPr>
              <w:jc w:val="center"/>
              <w:rPr>
                <w:color w:val="000000" w:themeColor="text1"/>
                <w:sz w:val="20"/>
                <w:szCs w:val="20"/>
              </w:rPr>
            </w:pPr>
            <w:r w:rsidRPr="7C324E05">
              <w:rPr>
                <w:color w:val="000000" w:themeColor="text1"/>
                <w:sz w:val="20"/>
                <w:szCs w:val="20"/>
              </w:rPr>
              <w:t>Software</w:t>
            </w:r>
          </w:p>
        </w:tc>
        <w:tc>
          <w:tcPr>
            <w:tcW w:w="1416" w:type="dxa"/>
          </w:tcPr>
          <w:p w14:paraId="3888B80B" w14:textId="7A2D2461" w:rsidR="0403E30B" w:rsidRDefault="0403E30B" w:rsidP="0403E30B">
            <w:pPr>
              <w:jc w:val="center"/>
              <w:rPr>
                <w:color w:val="000000" w:themeColor="text1"/>
                <w:sz w:val="20"/>
                <w:szCs w:val="20"/>
              </w:rPr>
            </w:pPr>
            <w:r w:rsidRPr="7C324E05">
              <w:rPr>
                <w:color w:val="000000" w:themeColor="text1"/>
                <w:sz w:val="20"/>
                <w:szCs w:val="20"/>
              </w:rPr>
              <w:t>SHOULD</w:t>
            </w:r>
          </w:p>
        </w:tc>
      </w:tr>
      <w:tr w:rsidR="0403E30B" w14:paraId="008E01D6" w14:textId="77777777" w:rsidTr="0403E30B">
        <w:trPr>
          <w:trHeight w:val="570"/>
        </w:trPr>
        <w:tc>
          <w:tcPr>
            <w:tcW w:w="600" w:type="dxa"/>
          </w:tcPr>
          <w:p w14:paraId="13FBFA89" w14:textId="64EEFBD8" w:rsidR="0403E30B" w:rsidRDefault="0403E30B" w:rsidP="0403E30B">
            <w:pPr>
              <w:jc w:val="center"/>
              <w:rPr>
                <w:color w:val="000000" w:themeColor="text1"/>
                <w:sz w:val="20"/>
                <w:szCs w:val="20"/>
              </w:rPr>
            </w:pPr>
            <w:r w:rsidRPr="7C324E05">
              <w:rPr>
                <w:color w:val="000000" w:themeColor="text1"/>
                <w:sz w:val="20"/>
                <w:szCs w:val="20"/>
              </w:rPr>
              <w:t>9</w:t>
            </w:r>
          </w:p>
        </w:tc>
        <w:tc>
          <w:tcPr>
            <w:tcW w:w="1001" w:type="dxa"/>
          </w:tcPr>
          <w:p w14:paraId="05EE29F3" w14:textId="3BCBD4D4" w:rsidR="0403E30B" w:rsidRDefault="0403E30B" w:rsidP="0403E30B">
            <w:pPr>
              <w:jc w:val="center"/>
              <w:rPr>
                <w:color w:val="000000" w:themeColor="text1"/>
                <w:sz w:val="20"/>
                <w:szCs w:val="20"/>
              </w:rPr>
            </w:pPr>
            <w:r w:rsidRPr="7C324E05">
              <w:rPr>
                <w:color w:val="000000" w:themeColor="text1"/>
                <w:sz w:val="20"/>
                <w:szCs w:val="20"/>
              </w:rPr>
              <w:t xml:space="preserve">S-002 (D) </w:t>
            </w:r>
          </w:p>
        </w:tc>
        <w:tc>
          <w:tcPr>
            <w:tcW w:w="4890" w:type="dxa"/>
          </w:tcPr>
          <w:p w14:paraId="3C6F93B5" w14:textId="11D02F61" w:rsidR="0403E30B" w:rsidRDefault="0403E30B" w:rsidP="0403E30B">
            <w:pPr>
              <w:jc w:val="center"/>
              <w:rPr>
                <w:color w:val="000000" w:themeColor="text1"/>
                <w:sz w:val="20"/>
                <w:szCs w:val="20"/>
              </w:rPr>
            </w:pPr>
            <w:r w:rsidRPr="7C324E05">
              <w:rPr>
                <w:color w:val="000000" w:themeColor="text1"/>
                <w:sz w:val="20"/>
                <w:szCs w:val="20"/>
              </w:rPr>
              <w:t xml:space="preserve">Provide real-time camera handling and QR code detection at a frame rate sufficient for autonomous navigation and target detection in the ORT environment.  </w:t>
            </w:r>
          </w:p>
        </w:tc>
        <w:tc>
          <w:tcPr>
            <w:tcW w:w="1227" w:type="dxa"/>
          </w:tcPr>
          <w:p w14:paraId="5F1388BC" w14:textId="7CEA28A4" w:rsidR="0403E30B" w:rsidRDefault="0403E30B" w:rsidP="0403E30B">
            <w:pPr>
              <w:jc w:val="center"/>
              <w:rPr>
                <w:color w:val="000000" w:themeColor="text1"/>
                <w:sz w:val="20"/>
                <w:szCs w:val="20"/>
              </w:rPr>
            </w:pPr>
            <w:r w:rsidRPr="7C324E05">
              <w:rPr>
                <w:color w:val="000000" w:themeColor="text1"/>
                <w:sz w:val="20"/>
                <w:szCs w:val="20"/>
              </w:rPr>
              <w:t>Software</w:t>
            </w:r>
          </w:p>
        </w:tc>
        <w:tc>
          <w:tcPr>
            <w:tcW w:w="1416" w:type="dxa"/>
          </w:tcPr>
          <w:p w14:paraId="597E06C3" w14:textId="315C34EA" w:rsidR="0403E30B" w:rsidRDefault="0403E30B" w:rsidP="0403E30B">
            <w:pPr>
              <w:jc w:val="center"/>
              <w:rPr>
                <w:color w:val="000000" w:themeColor="text1"/>
                <w:sz w:val="20"/>
                <w:szCs w:val="20"/>
              </w:rPr>
            </w:pPr>
            <w:r w:rsidRPr="7C324E05">
              <w:rPr>
                <w:color w:val="000000" w:themeColor="text1"/>
                <w:sz w:val="20"/>
                <w:szCs w:val="20"/>
              </w:rPr>
              <w:t>SHOULD</w:t>
            </w:r>
          </w:p>
        </w:tc>
      </w:tr>
      <w:tr w:rsidR="0403E30B" w14:paraId="39675011" w14:textId="77777777" w:rsidTr="0403E30B">
        <w:trPr>
          <w:trHeight w:val="1140"/>
        </w:trPr>
        <w:tc>
          <w:tcPr>
            <w:tcW w:w="600" w:type="dxa"/>
          </w:tcPr>
          <w:p w14:paraId="3A0635B3" w14:textId="319E2AEF" w:rsidR="0403E30B" w:rsidRDefault="0403E30B" w:rsidP="0403E30B">
            <w:pPr>
              <w:jc w:val="center"/>
              <w:rPr>
                <w:color w:val="000000" w:themeColor="text1"/>
                <w:sz w:val="20"/>
                <w:szCs w:val="20"/>
              </w:rPr>
            </w:pPr>
            <w:r w:rsidRPr="7C324E05">
              <w:rPr>
                <w:color w:val="000000" w:themeColor="text1"/>
                <w:sz w:val="20"/>
                <w:szCs w:val="20"/>
              </w:rPr>
              <w:t>10</w:t>
            </w:r>
          </w:p>
        </w:tc>
        <w:tc>
          <w:tcPr>
            <w:tcW w:w="1001" w:type="dxa"/>
          </w:tcPr>
          <w:p w14:paraId="0ED79BDF" w14:textId="01C2FB9A" w:rsidR="0403E30B" w:rsidRDefault="0403E30B" w:rsidP="0403E30B">
            <w:pPr>
              <w:jc w:val="center"/>
              <w:rPr>
                <w:color w:val="000000" w:themeColor="text1"/>
                <w:sz w:val="20"/>
                <w:szCs w:val="20"/>
              </w:rPr>
            </w:pPr>
            <w:r w:rsidRPr="7C324E05">
              <w:rPr>
                <w:color w:val="000000" w:themeColor="text1"/>
                <w:sz w:val="20"/>
                <w:szCs w:val="20"/>
              </w:rPr>
              <w:t xml:space="preserve">S-003 (D) </w:t>
            </w:r>
          </w:p>
        </w:tc>
        <w:tc>
          <w:tcPr>
            <w:tcW w:w="4890" w:type="dxa"/>
          </w:tcPr>
          <w:p w14:paraId="7F3BDF8F" w14:textId="3FB67F6E" w:rsidR="0403E30B" w:rsidRDefault="0403E30B" w:rsidP="0403E30B">
            <w:pPr>
              <w:jc w:val="center"/>
              <w:rPr>
                <w:color w:val="000000" w:themeColor="text1"/>
                <w:sz w:val="20"/>
                <w:szCs w:val="20"/>
              </w:rPr>
            </w:pPr>
            <w:r w:rsidRPr="7C324E05">
              <w:rPr>
                <w:color w:val="000000" w:themeColor="text1"/>
                <w:sz w:val="20"/>
                <w:szCs w:val="20"/>
              </w:rPr>
              <w:t xml:space="preserve">Exchange commands and telemetry (including navigation status and decoded QR data) with the ground station over the chosen wireless link, allowing supervision, mode switching between teleoperated and autonomous modes, and logging for later analysis.  </w:t>
            </w:r>
          </w:p>
        </w:tc>
        <w:tc>
          <w:tcPr>
            <w:tcW w:w="1227" w:type="dxa"/>
          </w:tcPr>
          <w:p w14:paraId="73F536D2" w14:textId="6888071B" w:rsidR="0403E30B" w:rsidRDefault="0403E30B" w:rsidP="0403E30B">
            <w:pPr>
              <w:jc w:val="center"/>
              <w:rPr>
                <w:color w:val="000000" w:themeColor="text1"/>
                <w:sz w:val="20"/>
                <w:szCs w:val="20"/>
              </w:rPr>
            </w:pPr>
            <w:r w:rsidRPr="7C324E05">
              <w:rPr>
                <w:color w:val="000000" w:themeColor="text1"/>
                <w:sz w:val="20"/>
                <w:szCs w:val="20"/>
              </w:rPr>
              <w:t>Software</w:t>
            </w:r>
          </w:p>
        </w:tc>
        <w:tc>
          <w:tcPr>
            <w:tcW w:w="1416" w:type="dxa"/>
          </w:tcPr>
          <w:p w14:paraId="162A277D" w14:textId="050E6587" w:rsidR="0403E30B" w:rsidRDefault="0403E30B" w:rsidP="0403E30B">
            <w:pPr>
              <w:jc w:val="center"/>
              <w:rPr>
                <w:color w:val="000000" w:themeColor="text1"/>
                <w:sz w:val="20"/>
                <w:szCs w:val="20"/>
              </w:rPr>
            </w:pPr>
            <w:r w:rsidRPr="7C324E05">
              <w:rPr>
                <w:color w:val="000000" w:themeColor="text1"/>
                <w:sz w:val="20"/>
                <w:szCs w:val="20"/>
              </w:rPr>
              <w:t>MUST</w:t>
            </w:r>
          </w:p>
        </w:tc>
      </w:tr>
      <w:tr w:rsidR="0403E30B" w14:paraId="2706D88B" w14:textId="77777777" w:rsidTr="0403E30B">
        <w:trPr>
          <w:trHeight w:val="1365"/>
        </w:trPr>
        <w:tc>
          <w:tcPr>
            <w:tcW w:w="600" w:type="dxa"/>
          </w:tcPr>
          <w:p w14:paraId="74DC2660" w14:textId="53A72D15" w:rsidR="0403E30B" w:rsidRDefault="0403E30B" w:rsidP="0403E30B">
            <w:pPr>
              <w:jc w:val="center"/>
              <w:rPr>
                <w:color w:val="000000" w:themeColor="text1"/>
                <w:sz w:val="20"/>
                <w:szCs w:val="20"/>
              </w:rPr>
            </w:pPr>
            <w:r w:rsidRPr="7C324E05">
              <w:rPr>
                <w:color w:val="000000" w:themeColor="text1"/>
                <w:sz w:val="20"/>
                <w:szCs w:val="20"/>
              </w:rPr>
              <w:t>11</w:t>
            </w:r>
          </w:p>
        </w:tc>
        <w:tc>
          <w:tcPr>
            <w:tcW w:w="1001" w:type="dxa"/>
          </w:tcPr>
          <w:p w14:paraId="6ECB9127" w14:textId="19E6E604" w:rsidR="0403E30B" w:rsidRDefault="0403E30B" w:rsidP="0403E30B">
            <w:pPr>
              <w:jc w:val="center"/>
              <w:rPr>
                <w:color w:val="000000" w:themeColor="text1"/>
                <w:sz w:val="20"/>
                <w:szCs w:val="20"/>
              </w:rPr>
            </w:pPr>
            <w:r w:rsidRPr="7C324E05">
              <w:rPr>
                <w:color w:val="000000" w:themeColor="text1"/>
                <w:sz w:val="20"/>
                <w:szCs w:val="20"/>
              </w:rPr>
              <w:t xml:space="preserve">S-004 (D) </w:t>
            </w:r>
          </w:p>
        </w:tc>
        <w:tc>
          <w:tcPr>
            <w:tcW w:w="4890" w:type="dxa"/>
          </w:tcPr>
          <w:p w14:paraId="6D0C868F" w14:textId="752D908B" w:rsidR="0403E30B" w:rsidRDefault="0403E30B" w:rsidP="0403E30B">
            <w:pPr>
              <w:jc w:val="center"/>
              <w:rPr>
                <w:color w:val="000000" w:themeColor="text1"/>
                <w:sz w:val="20"/>
                <w:szCs w:val="20"/>
              </w:rPr>
            </w:pPr>
            <w:r w:rsidRPr="7C324E05">
              <w:rPr>
                <w:color w:val="000000" w:themeColor="text1"/>
                <w:sz w:val="20"/>
                <w:szCs w:val="20"/>
              </w:rPr>
              <w:t xml:space="preserve">Use a modular software structure (separate processes or modules for navigation, vision and communications) to simplify testing and allow multiple team members to work on different features in parallel. </w:t>
            </w:r>
          </w:p>
        </w:tc>
        <w:tc>
          <w:tcPr>
            <w:tcW w:w="1227" w:type="dxa"/>
          </w:tcPr>
          <w:p w14:paraId="4F1AAC07" w14:textId="091D7AA1" w:rsidR="0403E30B" w:rsidRDefault="0403E30B" w:rsidP="0403E30B">
            <w:pPr>
              <w:jc w:val="center"/>
              <w:rPr>
                <w:color w:val="000000" w:themeColor="text1"/>
                <w:sz w:val="20"/>
                <w:szCs w:val="20"/>
              </w:rPr>
            </w:pPr>
            <w:r w:rsidRPr="7C324E05">
              <w:rPr>
                <w:color w:val="000000" w:themeColor="text1"/>
                <w:sz w:val="20"/>
                <w:szCs w:val="20"/>
              </w:rPr>
              <w:t>Software</w:t>
            </w:r>
          </w:p>
        </w:tc>
        <w:tc>
          <w:tcPr>
            <w:tcW w:w="1416" w:type="dxa"/>
          </w:tcPr>
          <w:p w14:paraId="4EF43622" w14:textId="5F6B0E00" w:rsidR="0403E30B" w:rsidRDefault="0403E30B" w:rsidP="0403E30B">
            <w:pPr>
              <w:jc w:val="center"/>
              <w:rPr>
                <w:color w:val="000000" w:themeColor="text1"/>
                <w:sz w:val="20"/>
                <w:szCs w:val="20"/>
              </w:rPr>
            </w:pPr>
            <w:r w:rsidRPr="7C324E05">
              <w:rPr>
                <w:color w:val="000000" w:themeColor="text1"/>
                <w:sz w:val="20"/>
                <w:szCs w:val="20"/>
              </w:rPr>
              <w:t>SHOULD</w:t>
            </w:r>
          </w:p>
        </w:tc>
      </w:tr>
    </w:tbl>
    <w:p w14:paraId="2BA959CA" w14:textId="2DE12816" w:rsidR="0403E30B" w:rsidRDefault="0403E30B" w:rsidP="0403E30B">
      <w:pPr>
        <w:rPr>
          <w:sz w:val="22"/>
          <w:szCs w:val="22"/>
        </w:rPr>
      </w:pPr>
    </w:p>
    <w:p w14:paraId="296FEF7D" w14:textId="21563D2D" w:rsidR="001864C2" w:rsidRDefault="3FCEED80" w:rsidP="7C324E05">
      <w:pPr>
        <w:pStyle w:val="Heading2"/>
        <w:ind w:left="720"/>
        <w:jc w:val="left"/>
        <w:rPr>
          <w:rFonts w:ascii="Poppins" w:eastAsia="Poppins" w:hAnsi="Poppins" w:cs="Poppins"/>
          <w:b/>
          <w:sz w:val="22"/>
          <w:szCs w:val="22"/>
        </w:rPr>
      </w:pPr>
      <w:bookmarkStart w:id="46" w:name="_Toc223975985"/>
      <w:r w:rsidRPr="0E4BD36C">
        <w:rPr>
          <w:rFonts w:ascii="Poppins" w:eastAsia="Poppins" w:hAnsi="Poppins" w:cs="Poppins"/>
          <w:b/>
          <w:sz w:val="22"/>
          <w:szCs w:val="22"/>
        </w:rPr>
        <w:t xml:space="preserve">Appendix </w:t>
      </w:r>
      <w:r w:rsidR="0863F791" w:rsidRPr="0E4BD36C">
        <w:rPr>
          <w:rFonts w:ascii="Poppins" w:eastAsia="Poppins" w:hAnsi="Poppins" w:cs="Poppins"/>
          <w:b/>
          <w:sz w:val="22"/>
          <w:szCs w:val="22"/>
        </w:rPr>
        <w:t>D</w:t>
      </w:r>
      <w:r w:rsidRPr="0E4BD36C">
        <w:rPr>
          <w:rFonts w:ascii="Poppins" w:eastAsia="Poppins" w:hAnsi="Poppins" w:cs="Poppins"/>
          <w:b/>
          <w:sz w:val="22"/>
          <w:szCs w:val="22"/>
        </w:rPr>
        <w:t xml:space="preserve">: </w:t>
      </w:r>
      <w:r w:rsidR="00244F33" w:rsidRPr="0E4BD36C">
        <w:rPr>
          <w:rFonts w:ascii="Poppins" w:eastAsia="Poppins" w:hAnsi="Poppins" w:cs="Poppins"/>
          <w:b/>
          <w:sz w:val="22"/>
          <w:szCs w:val="22"/>
        </w:rPr>
        <w:t xml:space="preserve">Verification of </w:t>
      </w:r>
      <w:r w:rsidR="002D1EFF">
        <w:rPr>
          <w:rFonts w:ascii="Poppins" w:eastAsia="Poppins" w:hAnsi="Poppins" w:cs="Poppins"/>
          <w:b/>
          <w:sz w:val="22"/>
          <w:szCs w:val="22"/>
        </w:rPr>
        <w:t>S</w:t>
      </w:r>
      <w:r w:rsidR="00244F33" w:rsidRPr="0E4BD36C">
        <w:rPr>
          <w:rFonts w:ascii="Poppins" w:eastAsia="Poppins" w:hAnsi="Poppins" w:cs="Poppins"/>
          <w:b/>
          <w:sz w:val="22"/>
          <w:szCs w:val="22"/>
        </w:rPr>
        <w:t xml:space="preserve">ervo </w:t>
      </w:r>
      <w:r w:rsidR="002D1EFF">
        <w:rPr>
          <w:rFonts w:ascii="Poppins" w:eastAsia="Poppins" w:hAnsi="Poppins" w:cs="Poppins"/>
          <w:b/>
          <w:sz w:val="22"/>
          <w:szCs w:val="22"/>
        </w:rPr>
        <w:t>T</w:t>
      </w:r>
      <w:r w:rsidR="00244F33" w:rsidRPr="0E4BD36C">
        <w:rPr>
          <w:rFonts w:ascii="Poppins" w:eastAsia="Poppins" w:hAnsi="Poppins" w:cs="Poppins"/>
          <w:b/>
          <w:sz w:val="22"/>
          <w:szCs w:val="22"/>
        </w:rPr>
        <w:t xml:space="preserve">orque for </w:t>
      </w:r>
      <w:r w:rsidR="002D1EFF">
        <w:rPr>
          <w:rFonts w:ascii="Poppins" w:eastAsia="Poppins" w:hAnsi="Poppins" w:cs="Poppins"/>
          <w:b/>
          <w:sz w:val="22"/>
          <w:szCs w:val="22"/>
        </w:rPr>
        <w:t>C</w:t>
      </w:r>
      <w:r w:rsidR="00244F33" w:rsidRPr="0E4BD36C">
        <w:rPr>
          <w:rFonts w:ascii="Poppins" w:eastAsia="Poppins" w:hAnsi="Poppins" w:cs="Poppins"/>
          <w:b/>
          <w:sz w:val="22"/>
          <w:szCs w:val="22"/>
        </w:rPr>
        <w:t>amera</w:t>
      </w:r>
      <w:r w:rsidR="002D1EFF">
        <w:rPr>
          <w:rFonts w:ascii="Poppins" w:eastAsia="Poppins" w:hAnsi="Poppins" w:cs="Poppins"/>
          <w:b/>
          <w:sz w:val="22"/>
          <w:szCs w:val="22"/>
        </w:rPr>
        <w:t xml:space="preserve"> Mount</w:t>
      </w:r>
      <w:bookmarkEnd w:id="46"/>
    </w:p>
    <w:p w14:paraId="31ECE3CC" w14:textId="2F0A43DF" w:rsidR="00065C2E" w:rsidRDefault="00867B3D">
      <w:pPr>
        <w:tabs>
          <w:tab w:val="left" w:pos="8264"/>
        </w:tabs>
        <w:rPr>
          <w:sz w:val="22"/>
          <w:szCs w:val="22"/>
        </w:rPr>
      </w:pPr>
      <w:r>
        <w:rPr>
          <w:b/>
          <w:bCs/>
          <w:noProof/>
          <w:sz w:val="28"/>
          <w:szCs w:val="28"/>
        </w:rPr>
        <w:drawing>
          <wp:anchor distT="0" distB="0" distL="114300" distR="114300" simplePos="0" relativeHeight="251658266" behindDoc="0" locked="0" layoutInCell="1" allowOverlap="1" wp14:anchorId="52A1C071" wp14:editId="7A75932B">
            <wp:simplePos x="0" y="0"/>
            <wp:positionH relativeFrom="column">
              <wp:posOffset>-8255</wp:posOffset>
            </wp:positionH>
            <wp:positionV relativeFrom="paragraph">
              <wp:posOffset>85090</wp:posOffset>
            </wp:positionV>
            <wp:extent cx="5718810" cy="3061970"/>
            <wp:effectExtent l="0" t="0" r="0" b="5080"/>
            <wp:wrapNone/>
            <wp:docPr id="38956383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18810" cy="3061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F17B32" w14:textId="2A669BE8" w:rsidR="00244F33" w:rsidRDefault="00244F33">
      <w:pPr>
        <w:tabs>
          <w:tab w:val="left" w:pos="8264"/>
        </w:tabs>
        <w:rPr>
          <w:sz w:val="22"/>
          <w:szCs w:val="22"/>
        </w:rPr>
      </w:pPr>
    </w:p>
    <w:p w14:paraId="2688A0FC" w14:textId="2ABB83FE" w:rsidR="00244F33" w:rsidRDefault="00244F33">
      <w:pPr>
        <w:tabs>
          <w:tab w:val="left" w:pos="8264"/>
        </w:tabs>
        <w:rPr>
          <w:b/>
        </w:rPr>
      </w:pPr>
    </w:p>
    <w:p w14:paraId="5BED7E4C" w14:textId="77777777" w:rsidR="00065C2E" w:rsidRDefault="00065C2E">
      <w:pPr>
        <w:tabs>
          <w:tab w:val="left" w:pos="8264"/>
        </w:tabs>
        <w:rPr>
          <w:b/>
        </w:rPr>
      </w:pPr>
    </w:p>
    <w:p w14:paraId="145DC316" w14:textId="77777777" w:rsidR="00065C2E" w:rsidRDefault="00065C2E">
      <w:pPr>
        <w:tabs>
          <w:tab w:val="left" w:pos="8264"/>
        </w:tabs>
        <w:rPr>
          <w:b/>
        </w:rPr>
      </w:pPr>
    </w:p>
    <w:p w14:paraId="04EFF92A" w14:textId="77777777" w:rsidR="00065C2E" w:rsidRDefault="00065C2E">
      <w:pPr>
        <w:tabs>
          <w:tab w:val="left" w:pos="8264"/>
        </w:tabs>
        <w:rPr>
          <w:b/>
        </w:rPr>
      </w:pPr>
    </w:p>
    <w:p w14:paraId="14BDC813" w14:textId="77777777" w:rsidR="00065C2E" w:rsidRDefault="00065C2E">
      <w:pPr>
        <w:tabs>
          <w:tab w:val="left" w:pos="8264"/>
        </w:tabs>
        <w:rPr>
          <w:b/>
        </w:rPr>
      </w:pPr>
    </w:p>
    <w:p w14:paraId="5F74D967" w14:textId="77777777" w:rsidR="00065C2E" w:rsidRDefault="00065C2E">
      <w:pPr>
        <w:tabs>
          <w:tab w:val="left" w:pos="8264"/>
        </w:tabs>
        <w:rPr>
          <w:b/>
        </w:rPr>
      </w:pPr>
    </w:p>
    <w:p w14:paraId="49F4E44C" w14:textId="77777777" w:rsidR="00065C2E" w:rsidRDefault="00065C2E">
      <w:pPr>
        <w:tabs>
          <w:tab w:val="left" w:pos="8264"/>
        </w:tabs>
        <w:rPr>
          <w:b/>
        </w:rPr>
      </w:pPr>
    </w:p>
    <w:p w14:paraId="05A679AD" w14:textId="77777777" w:rsidR="00065C2E" w:rsidRDefault="00065C2E">
      <w:pPr>
        <w:tabs>
          <w:tab w:val="left" w:pos="8264"/>
        </w:tabs>
        <w:rPr>
          <w:b/>
          <w:sz w:val="22"/>
          <w:szCs w:val="22"/>
        </w:rPr>
      </w:pPr>
    </w:p>
    <w:p w14:paraId="379E0B5B" w14:textId="77777777" w:rsidR="00867B3D" w:rsidRDefault="00867B3D">
      <w:pPr>
        <w:tabs>
          <w:tab w:val="left" w:pos="8264"/>
        </w:tabs>
        <w:rPr>
          <w:b/>
          <w:sz w:val="22"/>
          <w:szCs w:val="22"/>
        </w:rPr>
      </w:pPr>
    </w:p>
    <w:p w14:paraId="49112F82" w14:textId="55A5D91A" w:rsidR="002F1B7A" w:rsidRPr="009F6550" w:rsidRDefault="002F1B7A" w:rsidP="002F1B7A">
      <w:pPr>
        <w:tabs>
          <w:tab w:val="left" w:pos="8264"/>
        </w:tabs>
        <w:rPr>
          <w:sz w:val="22"/>
          <w:szCs w:val="22"/>
        </w:rPr>
      </w:pPr>
      <w:r>
        <w:t xml:space="preserve">                                            </w:t>
      </w:r>
      <m:oMath>
        <m:r>
          <m:rPr>
            <m:sty m:val="p"/>
          </m:rPr>
          <w:rPr>
            <w:rFonts w:ascii="Cambria Math" w:hAnsi="Cambria Math"/>
          </w:rPr>
          <m:t>τ</m:t>
        </m:r>
        <m:r>
          <w:rPr>
            <w:rFonts w:ascii="Cambria Math" w:hAnsi="Cambria Math"/>
          </w:rPr>
          <m:t>=n[[I</m:t>
        </m:r>
        <m:r>
          <m:rPr>
            <m:sty m:val="p"/>
          </m:rPr>
          <w:rPr>
            <w:rFonts w:ascii="Cambria Math" w:hAnsi="Cambria Math"/>
          </w:rPr>
          <m:t>α](3)+m</m:t>
        </m:r>
        <m:d>
          <m:dPr>
            <m:ctrlPr>
              <w:rPr>
                <w:rFonts w:ascii="Cambria Math" w:hAnsi="Cambria Math"/>
              </w:rPr>
            </m:ctrlPr>
          </m:dPr>
          <m:e>
            <m:r>
              <m:rPr>
                <m:sty m:val="b"/>
              </m:rPr>
              <w:rPr>
                <w:rFonts w:ascii="Cambria Math" w:hAnsi="Cambria Math"/>
              </w:rPr>
              <m:t>r</m:t>
            </m:r>
            <m:r>
              <m:rPr>
                <m:sty m:val="p"/>
              </m:rPr>
              <w:rPr>
                <w:rFonts w:ascii="Cambria Math" w:hAnsi="Cambria Math"/>
              </w:rPr>
              <m:t>×</m:t>
            </m:r>
            <m:r>
              <m:rPr>
                <m:sty m:val="b"/>
              </m:rPr>
              <w:rPr>
                <w:rFonts w:ascii="Cambria Math" w:hAnsi="Cambria Math"/>
              </w:rPr>
              <m:t>g</m:t>
            </m:r>
          </m:e>
        </m:d>
        <m:r>
          <m:rPr>
            <m:sty m:val="p"/>
          </m:rPr>
          <w:rPr>
            <w:rFonts w:ascii="Cambria Math" w:hAnsi="Cambria Math"/>
          </w:rPr>
          <m:t>⋅</m:t>
        </m:r>
        <m:r>
          <m:rPr>
            <m:sty m:val="bi"/>
          </m:rPr>
          <w:rPr>
            <w:rFonts w:ascii="Cambria Math" w:hAnsi="Cambria Math"/>
          </w:rPr>
          <m:t>a</m:t>
        </m:r>
        <m:r>
          <w:rPr>
            <w:rFonts w:ascii="Cambria Math" w:hAnsi="Cambria Math"/>
          </w:rPr>
          <m:t>]</m:t>
        </m:r>
      </m:oMath>
      <w:r w:rsidRPr="7C324E05">
        <w:rPr>
          <w:sz w:val="22"/>
          <w:szCs w:val="22"/>
        </w:rPr>
        <w:t xml:space="preserve">  </w:t>
      </w:r>
      <w:r>
        <w:rPr>
          <w:sz w:val="22"/>
          <w:szCs w:val="22"/>
        </w:rPr>
        <w:t xml:space="preserve">                                                          </w:t>
      </w:r>
      <w:r w:rsidRPr="7C324E05">
        <w:rPr>
          <w:sz w:val="22"/>
          <w:szCs w:val="22"/>
        </w:rPr>
        <w:t>(1)</w:t>
      </w:r>
    </w:p>
    <w:p w14:paraId="335873AE" w14:textId="77777777" w:rsidR="002F1B7A" w:rsidRPr="00DF290F" w:rsidRDefault="002F1B7A" w:rsidP="002F1B7A">
      <w:pPr>
        <w:tabs>
          <w:tab w:val="left" w:pos="8264"/>
        </w:tabs>
        <w:rPr>
          <w:sz w:val="22"/>
          <w:szCs w:val="22"/>
        </w:rPr>
      </w:pPr>
      <w:r w:rsidRPr="7C324E05">
        <w:rPr>
          <w:sz w:val="22"/>
          <w:szCs w:val="22"/>
        </w:rPr>
        <w:t xml:space="preserve">Where n, I and \alpha are the safety factor on the torque requirement, </w:t>
      </w:r>
      <w:r>
        <w:rPr>
          <w:sz w:val="22"/>
          <w:szCs w:val="22"/>
        </w:rPr>
        <w:t xml:space="preserve">matrix </w:t>
      </w:r>
      <w:r w:rsidRPr="7C324E05">
        <w:rPr>
          <w:sz w:val="22"/>
          <w:szCs w:val="22"/>
        </w:rPr>
        <w:t>moment of inertia of the camera and camera mount about the servo rotation axis (pitch axis) and the angular acceleration of the camera and camera mount</w:t>
      </w:r>
      <w:r>
        <w:rPr>
          <w:sz w:val="22"/>
          <w:szCs w:val="22"/>
        </w:rPr>
        <w:t xml:space="preserve">; </w:t>
      </w:r>
      <m:oMath>
        <m:r>
          <m:rPr>
            <m:sty m:val="b"/>
          </m:rPr>
          <w:rPr>
            <w:rFonts w:ascii="Cambria Math" w:hAnsi="Cambria Math"/>
          </w:rPr>
          <m:t>r</m:t>
        </m:r>
      </m:oMath>
      <w:r w:rsidRPr="00DF290F">
        <w:t>,</w:t>
      </w:r>
      <w:r>
        <w:rPr>
          <w:b/>
          <w:bCs/>
        </w:rPr>
        <w:t xml:space="preserve"> </w:t>
      </w:r>
      <m:oMath>
        <m:r>
          <m:rPr>
            <m:sty m:val="b"/>
          </m:rPr>
          <w:rPr>
            <w:rFonts w:ascii="Cambria Math" w:hAnsi="Cambria Math"/>
          </w:rPr>
          <m:t>g</m:t>
        </m:r>
      </m:oMath>
      <w:r>
        <w:rPr>
          <w:b/>
          <w:bCs/>
        </w:rPr>
        <w:t xml:space="preserve"> </w:t>
      </w:r>
      <w:r w:rsidRPr="00DF290F">
        <w:t xml:space="preserve">and </w:t>
      </w:r>
      <m:oMath>
        <m:r>
          <m:rPr>
            <m:sty m:val="bi"/>
          </m:rPr>
          <w:rPr>
            <w:rFonts w:ascii="Cambria Math" w:hAnsi="Cambria Math"/>
          </w:rPr>
          <m:t>a</m:t>
        </m:r>
      </m:oMath>
      <w:r w:rsidRPr="00DF290F">
        <w:t xml:space="preserve"> a</w:t>
      </w:r>
      <w:r>
        <w:t xml:space="preserve">re the position vector to the centre of mass of the subsystem assembly from the servo attachment point, gravity vector and the axis of rotation, respectively. </w:t>
      </w:r>
    </w:p>
    <w:p w14:paraId="635AB1CD" w14:textId="77777777" w:rsidR="005B65E4" w:rsidRDefault="002F1B7A" w:rsidP="002F1B7A">
      <w:pPr>
        <w:tabs>
          <w:tab w:val="left" w:pos="8264"/>
        </w:tabs>
        <w:rPr>
          <w:sz w:val="22"/>
          <w:szCs w:val="22"/>
        </w:rPr>
      </w:pPr>
      <w:r w:rsidRPr="7C324E05">
        <w:rPr>
          <w:sz w:val="22"/>
          <w:szCs w:val="22"/>
        </w:rPr>
        <w:t xml:space="preserve">Setting </w:t>
      </w:r>
    </w:p>
    <w:p w14:paraId="2963EC47" w14:textId="490981DF" w:rsidR="002F1B7A" w:rsidRDefault="002F1B7A" w:rsidP="002F1B7A">
      <w:pPr>
        <w:tabs>
          <w:tab w:val="left" w:pos="8264"/>
        </w:tabs>
        <w:rPr>
          <w:sz w:val="22"/>
          <w:szCs w:val="22"/>
        </w:rPr>
      </w:pPr>
      <w:r>
        <w:t xml:space="preserve">                                                                  </w:t>
      </w:r>
      <m:oMath>
        <m:r>
          <m:rPr>
            <m:sty m:val="b"/>
          </m:rPr>
          <w:rPr>
            <w:rFonts w:ascii="Cambria Math" w:hAnsi="Cambria Math"/>
          </w:rPr>
          <m:t xml:space="preserve">α = </m:t>
        </m:r>
        <m:d>
          <m:dPr>
            <m:begChr m:val="["/>
            <m:endChr m:val="]"/>
            <m:ctrlPr>
              <w:rPr>
                <w:rFonts w:ascii="Cambria Math" w:hAnsi="Cambria Math"/>
                <w:b/>
                <w:bCs/>
              </w:rPr>
            </m:ctrlPr>
          </m:dPr>
          <m:e>
            <m:m>
              <m:mPr>
                <m:mcs>
                  <m:mc>
                    <m:mcPr>
                      <m:count m:val="1"/>
                      <m:mcJc m:val="center"/>
                    </m:mcPr>
                  </m:mc>
                </m:mcs>
                <m:ctrlPr>
                  <w:rPr>
                    <w:rFonts w:ascii="Cambria Math" w:hAnsi="Cambria Math"/>
                    <w:b/>
                    <w:bCs/>
                    <w:i/>
                  </w:rPr>
                </m:ctrlPr>
              </m:mPr>
              <m:mr>
                <m:e>
                  <m:r>
                    <m:rPr>
                      <m:sty m:val="bi"/>
                    </m:rPr>
                    <w:rPr>
                      <w:rFonts w:ascii="Cambria Math" w:hAnsi="Cambria Math"/>
                    </w:rPr>
                    <m:t>0</m:t>
                  </m:r>
                </m:e>
              </m:mr>
              <m:mr>
                <m:e>
                  <m:f>
                    <m:fPr>
                      <m:ctrlPr>
                        <w:rPr>
                          <w:rFonts w:ascii="Cambria Math" w:hAnsi="Cambria Math"/>
                          <w:b/>
                          <w:bCs/>
                        </w:rPr>
                      </m:ctrlPr>
                    </m:fPr>
                    <m:num>
                      <m:r>
                        <m:rPr>
                          <m:sty m:val="b"/>
                        </m:rPr>
                        <w:rPr>
                          <w:rFonts w:ascii="Cambria Math" w:hAnsi="Cambria Math"/>
                        </w:rPr>
                        <m:t>π</m:t>
                      </m:r>
                      <m:ctrlPr>
                        <w:rPr>
                          <w:rFonts w:ascii="Cambria Math" w:hAnsi="Cambria Math"/>
                          <w:b/>
                          <w:bCs/>
                          <w:i/>
                        </w:rPr>
                      </m:ctrlPr>
                    </m:num>
                    <m:den>
                      <m:r>
                        <m:rPr>
                          <m:sty m:val="bi"/>
                        </m:rPr>
                        <w:rPr>
                          <w:rFonts w:ascii="Cambria Math" w:hAnsi="Cambria Math"/>
                        </w:rPr>
                        <m:t>2</m:t>
                      </m:r>
                      <m:ctrlPr>
                        <w:rPr>
                          <w:rFonts w:ascii="Cambria Math" w:hAnsi="Cambria Math"/>
                          <w:b/>
                          <w:bCs/>
                          <w:i/>
                        </w:rPr>
                      </m:ctrlPr>
                    </m:den>
                  </m:f>
                </m:e>
              </m:mr>
              <m:mr>
                <m:e>
                  <m:r>
                    <m:rPr>
                      <m:sty m:val="bi"/>
                    </m:rPr>
                    <w:rPr>
                      <w:rFonts w:ascii="Cambria Math" w:hAnsi="Cambria Math"/>
                    </w:rPr>
                    <m:t>0</m:t>
                  </m:r>
                </m:e>
              </m:mr>
            </m:m>
          </m:e>
        </m:d>
      </m:oMath>
      <w:r w:rsidRPr="00287578">
        <w:rPr>
          <w:b/>
          <w:bCs/>
          <w:sz w:val="22"/>
          <w:szCs w:val="22"/>
        </w:rPr>
        <w:t xml:space="preserve">                                                         </w:t>
      </w:r>
      <w:r w:rsidR="00287578">
        <w:rPr>
          <w:b/>
          <w:bCs/>
          <w:sz w:val="22"/>
          <w:szCs w:val="22"/>
        </w:rPr>
        <w:t xml:space="preserve">      </w:t>
      </w:r>
      <w:r w:rsidRPr="00287578">
        <w:rPr>
          <w:b/>
          <w:bCs/>
          <w:sz w:val="22"/>
          <w:szCs w:val="22"/>
        </w:rPr>
        <w:t xml:space="preserve">             </w:t>
      </w:r>
      <w:r>
        <w:rPr>
          <w:sz w:val="22"/>
          <w:szCs w:val="22"/>
        </w:rPr>
        <w:t>(</w:t>
      </w:r>
      <w:r w:rsidR="005B65E4">
        <w:rPr>
          <w:sz w:val="22"/>
          <w:szCs w:val="22"/>
        </w:rPr>
        <w:t>3</w:t>
      </w:r>
      <w:r>
        <w:rPr>
          <w:sz w:val="22"/>
          <w:szCs w:val="22"/>
        </w:rPr>
        <w:t>)</w:t>
      </w:r>
    </w:p>
    <w:p w14:paraId="796C1B5C" w14:textId="35B7BA68" w:rsidR="00E7769E" w:rsidRDefault="005B65E4" w:rsidP="002F1B7A">
      <w:pPr>
        <w:tabs>
          <w:tab w:val="left" w:pos="8264"/>
        </w:tabs>
      </w:pPr>
      <w:r>
        <w:rPr>
          <w:b/>
          <w:bCs/>
        </w:rPr>
        <w:t xml:space="preserve">                                                                            </w:t>
      </w:r>
      <m:oMath>
        <m:r>
          <m:rPr>
            <m:sty m:val="b"/>
          </m:rPr>
          <w:rPr>
            <w:rFonts w:ascii="Cambria Math" w:hAnsi="Cambria Math"/>
          </w:rPr>
          <m:t>g</m:t>
        </m:r>
        <m:r>
          <m:rPr>
            <m:sty m:val="b"/>
          </m:rPr>
          <w:rPr>
            <w:rFonts w:ascii="Cambria Math" w:hAnsi="Cambria Math"/>
          </w:rPr>
          <m:t xml:space="preserve"> = </m:t>
        </m:r>
        <m:d>
          <m:dPr>
            <m:begChr m:val="["/>
            <m:endChr m:val="]"/>
            <m:ctrlPr>
              <w:rPr>
                <w:rFonts w:ascii="Cambria Math" w:hAnsi="Cambria Math"/>
                <w:b/>
                <w:bCs/>
              </w:rPr>
            </m:ctrlPr>
          </m:dPr>
          <m:e>
            <m:m>
              <m:mPr>
                <m:mcs>
                  <m:mc>
                    <m:mcPr>
                      <m:count m:val="1"/>
                      <m:mcJc m:val="center"/>
                    </m:mcPr>
                  </m:mc>
                </m:mcs>
                <m:ctrlPr>
                  <w:rPr>
                    <w:rFonts w:ascii="Cambria Math" w:hAnsi="Cambria Math"/>
                    <w:b/>
                    <w:bCs/>
                    <w:i/>
                  </w:rPr>
                </m:ctrlPr>
              </m:mPr>
              <m:mr>
                <m:e>
                  <m:r>
                    <m:rPr>
                      <m:sty m:val="bi"/>
                    </m:rPr>
                    <w:rPr>
                      <w:rFonts w:ascii="Cambria Math" w:hAnsi="Cambria Math"/>
                    </w:rPr>
                    <m:t>0</m:t>
                  </m:r>
                </m:e>
              </m:mr>
              <m:mr>
                <m:e>
                  <m:r>
                    <m:rPr>
                      <m:sty m:val="bi"/>
                    </m:rPr>
                    <w:rPr>
                      <w:rFonts w:ascii="Cambria Math" w:hAnsi="Cambria Math"/>
                    </w:rPr>
                    <m:t>-9.81</m:t>
                  </m:r>
                </m:e>
              </m:mr>
              <m:mr>
                <m:e>
                  <m:r>
                    <m:rPr>
                      <m:sty m:val="bi"/>
                    </m:rPr>
                    <w:rPr>
                      <w:rFonts w:ascii="Cambria Math" w:hAnsi="Cambria Math"/>
                    </w:rPr>
                    <m:t>0</m:t>
                  </m:r>
                </m:e>
              </m:mr>
            </m:m>
          </m:e>
        </m:d>
      </m:oMath>
      <w:r>
        <w:rPr>
          <w:b/>
          <w:bCs/>
        </w:rPr>
        <w:t xml:space="preserve">                                                                       </w:t>
      </w:r>
      <w:r w:rsidRPr="005B65E4">
        <w:t>(4)</w:t>
      </w:r>
    </w:p>
    <w:p w14:paraId="102B5321" w14:textId="2AEBC598" w:rsidR="001F1391" w:rsidRDefault="00A905E2" w:rsidP="002F1B7A">
      <w:pPr>
        <w:tabs>
          <w:tab w:val="left" w:pos="8264"/>
        </w:tabs>
      </w:pPr>
      <w:r>
        <w:rPr>
          <w:b/>
          <w:bCs/>
        </w:rPr>
        <w:t xml:space="preserve">                                                                                 </w:t>
      </w:r>
      <m:oMath>
        <m:r>
          <m:rPr>
            <m:sty m:val="b"/>
          </m:rPr>
          <w:rPr>
            <w:rFonts w:ascii="Cambria Math" w:hAnsi="Cambria Math"/>
          </w:rPr>
          <m:t>a</m:t>
        </m:r>
        <m:r>
          <m:rPr>
            <m:sty m:val="b"/>
          </m:rPr>
          <w:rPr>
            <w:rFonts w:ascii="Cambria Math" w:hAnsi="Cambria Math"/>
          </w:rPr>
          <m:t xml:space="preserve"> = </m:t>
        </m:r>
        <m:d>
          <m:dPr>
            <m:begChr m:val="["/>
            <m:endChr m:val="]"/>
            <m:ctrlPr>
              <w:rPr>
                <w:rFonts w:ascii="Cambria Math" w:hAnsi="Cambria Math"/>
                <w:b/>
                <w:bCs/>
              </w:rPr>
            </m:ctrlPr>
          </m:dPr>
          <m:e>
            <m:m>
              <m:mPr>
                <m:mcs>
                  <m:mc>
                    <m:mcPr>
                      <m:count m:val="1"/>
                      <m:mcJc m:val="center"/>
                    </m:mcPr>
                  </m:mc>
                </m:mcs>
                <m:ctrlPr>
                  <w:rPr>
                    <w:rFonts w:ascii="Cambria Math" w:hAnsi="Cambria Math"/>
                    <w:b/>
                    <w:bCs/>
                    <w:i/>
                  </w:rPr>
                </m:ctrlPr>
              </m:mPr>
              <m:mr>
                <m:e>
                  <m:r>
                    <m:rPr>
                      <m:sty m:val="bi"/>
                    </m:rPr>
                    <w:rPr>
                      <w:rFonts w:ascii="Cambria Math" w:hAnsi="Cambria Math"/>
                    </w:rPr>
                    <m:t>0</m:t>
                  </m:r>
                </m:e>
              </m:mr>
              <m:mr>
                <m:e>
                  <m:r>
                    <m:rPr>
                      <m:sty m:val="bi"/>
                    </m:rPr>
                    <w:rPr>
                      <w:rFonts w:ascii="Cambria Math" w:hAnsi="Cambria Math"/>
                    </w:rPr>
                    <m:t>0</m:t>
                  </m:r>
                </m:e>
              </m:mr>
              <m:mr>
                <m:e>
                  <m:r>
                    <m:rPr>
                      <m:sty m:val="bi"/>
                    </m:rPr>
                    <w:rPr>
                      <w:rFonts w:ascii="Cambria Math" w:hAnsi="Cambria Math"/>
                    </w:rPr>
                    <m:t>1</m:t>
                  </m:r>
                </m:e>
              </m:mr>
            </m:m>
          </m:e>
        </m:d>
      </m:oMath>
      <w:r w:rsidR="001F1391">
        <w:rPr>
          <w:b/>
          <w:bCs/>
        </w:rPr>
        <w:t xml:space="preserve">                                                                  </w:t>
      </w:r>
      <w:r>
        <w:rPr>
          <w:b/>
          <w:bCs/>
        </w:rPr>
        <w:t xml:space="preserve">   </w:t>
      </w:r>
      <w:r w:rsidR="001F1391">
        <w:rPr>
          <w:b/>
          <w:bCs/>
        </w:rPr>
        <w:t xml:space="preserve">     </w:t>
      </w:r>
      <w:r w:rsidR="001F1391" w:rsidRPr="005B65E4">
        <w:t>(</w:t>
      </w:r>
      <w:r>
        <w:t>5</w:t>
      </w:r>
      <w:r w:rsidR="001F1391" w:rsidRPr="005B65E4">
        <w:t>)</w:t>
      </w:r>
    </w:p>
    <w:p w14:paraId="09C69B55" w14:textId="77777777" w:rsidR="001F1391" w:rsidRDefault="005B65E4" w:rsidP="005B65E4">
      <w:pPr>
        <w:tabs>
          <w:tab w:val="left" w:pos="8264"/>
        </w:tabs>
        <w:rPr>
          <w:b/>
          <w:bCs/>
        </w:rPr>
      </w:pPr>
      <w:r>
        <w:rPr>
          <w:b/>
          <w:bCs/>
        </w:rPr>
        <w:t xml:space="preserve">                                                                                  </w:t>
      </w:r>
    </w:p>
    <w:p w14:paraId="4C8E4BB5" w14:textId="7D9C5C12" w:rsidR="005B65E4" w:rsidRDefault="005B65E4" w:rsidP="005B65E4">
      <w:pPr>
        <w:tabs>
          <w:tab w:val="left" w:pos="8264"/>
        </w:tabs>
      </w:pPr>
      <w:r w:rsidRPr="00287578">
        <w:rPr>
          <w:bCs/>
        </w:rPr>
        <w:t xml:space="preserve">  </w:t>
      </w:r>
      <w:r w:rsidR="00A905E2" w:rsidRPr="00287578">
        <w:rPr>
          <w:bCs/>
        </w:rPr>
        <w:t xml:space="preserve">                                                               </w:t>
      </w:r>
      <w:r w:rsidRPr="00287578">
        <w:rPr>
          <w:bCs/>
        </w:rPr>
        <w:t xml:space="preserve">  </w:t>
      </w:r>
      <m:oMath>
        <m:r>
          <w:rPr>
            <w:rFonts w:ascii="Cambria Math" w:hAnsi="Cambria Math"/>
          </w:rPr>
          <m:t>n = 2</m:t>
        </m:r>
      </m:oMath>
      <w:r w:rsidRPr="00287578">
        <w:rPr>
          <w:bCs/>
        </w:rPr>
        <w:t xml:space="preserve">                                                                       </w:t>
      </w:r>
      <w:r w:rsidRPr="005B65E4">
        <w:t>(</w:t>
      </w:r>
      <w:r w:rsidR="00A905E2">
        <w:t>6</w:t>
      </w:r>
      <w:r w:rsidRPr="005B65E4">
        <w:t>)</w:t>
      </w:r>
    </w:p>
    <w:p w14:paraId="016E3C27" w14:textId="1F0F7169" w:rsidR="00705DB4" w:rsidRDefault="00705DB4" w:rsidP="005B65E4">
      <w:pPr>
        <w:tabs>
          <w:tab w:val="left" w:pos="8264"/>
        </w:tabs>
      </w:pPr>
      <w:r>
        <w:t>yields:</w:t>
      </w:r>
    </w:p>
    <w:p w14:paraId="497943A7" w14:textId="7610F473" w:rsidR="00705DB4" w:rsidRDefault="00705DB4" w:rsidP="005B65E4">
      <w:pPr>
        <w:tabs>
          <w:tab w:val="left" w:pos="8264"/>
        </w:tabs>
      </w:pPr>
      <w:ins w:id="47" w:author="Microsoft Word" w:date="2026-03-09T13:16:00Z" w16du:dateUtc="2026-03-09T20:16:00Z">
        <w:r>
          <w:rPr>
            <w:b/>
            <w:bCs/>
          </w:rPr>
          <w:t xml:space="preserve">                                                                            </w:t>
        </w:r>
        <w:r w:rsidR="000914EB">
          <w:rPr>
            <w:b/>
            <w:bCs/>
          </w:rPr>
          <w:t xml:space="preserve"> </w:t>
        </w:r>
        <w:r>
          <w:rPr>
            <w:b/>
            <w:bCs/>
          </w:rPr>
          <w:t xml:space="preserve">   </w:t>
        </w:r>
      </w:ins>
      <m:oMath>
        <m:r>
          <w:ins w:id="48" w:author="Microsoft Word" w:date="2026-03-09T13:16:00Z" w16du:dateUtc="2026-03-09T20:16:00Z">
            <m:rPr>
              <m:sty m:val="p"/>
            </m:rPr>
            <w:rPr>
              <w:rFonts w:ascii="Cambria Math" w:hAnsi="Cambria Math"/>
            </w:rPr>
            <m:t>τ</m:t>
          </w:ins>
        </m:r>
        <m:r>
          <w:ins w:id="49" w:author="Microsoft Word" w:date="2026-03-09T13:16:00Z" w16du:dateUtc="2026-03-09T20:16:00Z">
            <m:rPr>
              <m:sty m:val="bi"/>
            </m:rPr>
            <w:rPr>
              <w:rFonts w:ascii="Cambria Math" w:hAnsi="Cambria Math"/>
            </w:rPr>
            <m:t xml:space="preserve"> = </m:t>
          </w:ins>
        </m:r>
        <m:r>
          <w:ins w:id="50" w:author="Microsoft Word" w:date="2026-03-09T13:16:00Z" w16du:dateUtc="2026-03-09T20:16:00Z">
            <m:rPr>
              <m:sty m:val="bi"/>
            </m:rPr>
            <w:rPr>
              <w:rFonts w:ascii="Cambria Math" w:hAnsi="Cambria Math"/>
            </w:rPr>
            <m:t>7</m:t>
          </w:ins>
        </m:r>
        <m:r>
          <w:ins w:id="51" w:author="Microsoft Word" w:date="2026-03-09T13:16:00Z" w16du:dateUtc="2026-03-09T20:16:00Z">
            <m:rPr>
              <m:sty m:val="bi"/>
            </m:rPr>
            <w:rPr>
              <w:rFonts w:ascii="Cambria Math" w:hAnsi="Cambria Math"/>
            </w:rPr>
            <m:t>e-4 Nm</m:t>
          </w:ins>
        </m:r>
      </m:oMath>
      <w:ins w:id="52" w:author="Microsoft Word" w:date="2026-03-09T13:16:00Z" w16du:dateUtc="2026-03-09T20:16:00Z">
        <w:r>
          <w:rPr>
            <w:b/>
            <w:bCs/>
          </w:rPr>
          <w:t xml:space="preserve">                                                </w:t>
        </w:r>
        <w:r w:rsidR="00287578">
          <w:rPr>
            <w:b/>
            <w:bCs/>
          </w:rPr>
          <w:t xml:space="preserve">     </w:t>
        </w:r>
        <w:r>
          <w:rPr>
            <w:b/>
            <w:bCs/>
          </w:rPr>
          <w:t xml:space="preserve">                      </w:t>
        </w:r>
        <w:r w:rsidRPr="005B65E4">
          <w:t>(</w:t>
        </w:r>
        <w:r w:rsidR="00A905E2">
          <w:t>7</w:t>
        </w:r>
        <w:r w:rsidRPr="005B65E4">
          <w:t>)</w:t>
        </w:r>
      </w:ins>
      <w:r>
        <w:rPr>
          <w:b/>
          <w:bCs/>
        </w:rPr>
        <w:t xml:space="preserve">                                                                            </w:t>
      </w:r>
      <w:r w:rsidR="000914EB">
        <w:rPr>
          <w:b/>
          <w:bCs/>
        </w:rPr>
        <w:t xml:space="preserve"> </w:t>
      </w:r>
      <w:r>
        <w:rPr>
          <w:b/>
          <w:bCs/>
        </w:rPr>
        <w:t xml:space="preserve">   </w:t>
      </w:r>
      <w:r w:rsidR="003B484D">
        <w:rPr>
          <w:b/>
          <w:bCs/>
        </w:rPr>
        <w:t xml:space="preserve"> </w:t>
      </w:r>
      <m:oMath>
        <m:r>
          <m:rPr>
            <m:sty m:val="p"/>
          </m:rPr>
          <w:rPr>
            <w:rFonts w:ascii="Cambria Math" w:hAnsi="Cambria Math"/>
          </w:rPr>
          <m:t>τ</m:t>
        </m:r>
        <m:r>
          <m:rPr>
            <m:sty m:val="bi"/>
          </m:rPr>
          <w:rPr>
            <w:rFonts w:ascii="Cambria Math" w:hAnsi="Cambria Math"/>
          </w:rPr>
          <m:t xml:space="preserve"> = </m:t>
        </m:r>
        <m:r>
          <m:rPr>
            <m:sty m:val="bi"/>
          </m:rPr>
          <w:rPr>
            <w:rFonts w:ascii="Cambria Math" w:hAnsi="Cambria Math"/>
          </w:rPr>
          <m:t>7</m:t>
        </m:r>
        <m:r>
          <m:rPr>
            <m:sty m:val="bi"/>
          </m:rPr>
          <w:rPr>
            <w:rFonts w:ascii="Cambria Math" w:hAnsi="Cambria Math"/>
          </w:rPr>
          <m:t>e-4 Nm</m:t>
        </m:r>
      </m:oMath>
      <w:r>
        <w:rPr>
          <w:b/>
          <w:bCs/>
        </w:rPr>
        <w:t xml:space="preserve">                                                </w:t>
      </w:r>
      <w:r w:rsidR="00287578">
        <w:rPr>
          <w:b/>
          <w:bCs/>
        </w:rPr>
        <w:t xml:space="preserve">     </w:t>
      </w:r>
      <w:r>
        <w:rPr>
          <w:b/>
          <w:bCs/>
        </w:rPr>
        <w:t xml:space="preserve">                      </w:t>
      </w:r>
      <w:r w:rsidRPr="005B65E4">
        <w:t>(</w:t>
      </w:r>
      <w:r w:rsidR="00A905E2">
        <w:t>7</w:t>
      </w:r>
      <w:r w:rsidRPr="005B65E4">
        <w:t>)</w:t>
      </w:r>
    </w:p>
    <w:p w14:paraId="7148D922" w14:textId="0BD9BEF7" w:rsidR="002F1B7A" w:rsidRPr="00D9759F" w:rsidRDefault="002F1B7A" w:rsidP="002F1B7A">
      <w:pPr>
        <w:tabs>
          <w:tab w:val="left" w:pos="8264"/>
        </w:tabs>
        <w:rPr>
          <w:sz w:val="22"/>
          <w:szCs w:val="22"/>
        </w:rPr>
      </w:pPr>
      <w:r>
        <w:t xml:space="preserve">The MG92B </w:t>
      </w:r>
      <m:oMath>
        <m:sSup>
          <m:sSupPr>
            <m:ctrlPr>
              <w:rPr>
                <w:rFonts w:ascii="Cambria Math" w:hAnsi="Cambria Math"/>
                <w:i/>
              </w:rPr>
            </m:ctrlPr>
          </m:sSupPr>
          <m:e>
            <m:r>
              <w:rPr>
                <w:rFonts w:ascii="Cambria Math" w:hAnsi="Cambria Math"/>
              </w:rPr>
              <m:t>360</m:t>
            </m:r>
          </m:e>
          <m:sup>
            <m:r>
              <w:rPr>
                <w:rFonts w:ascii="Cambria Math" w:hAnsi="Cambria Math"/>
              </w:rPr>
              <m:t>0</m:t>
            </m:r>
          </m:sup>
        </m:sSup>
      </m:oMath>
      <w:r>
        <w:t xml:space="preserve"> servo has a stall torque at 5V of 0.304Nm </w:t>
      </w:r>
      <w:sdt>
        <w:sdtPr>
          <w:rPr>
            <w:lang w:val="en-US"/>
          </w:rPr>
          <w:id w:val="1837116088"/>
          <w:citation/>
        </w:sdtPr>
        <w:sdtContent>
          <w:r>
            <w:fldChar w:fldCharType="begin"/>
          </w:r>
          <w:r>
            <w:rPr>
              <w:lang w:val="en-US"/>
            </w:rPr>
            <w:instrText xml:space="preserve"> CITATION The26 \l 1033 </w:instrText>
          </w:r>
          <w:r>
            <w:fldChar w:fldCharType="separate"/>
          </w:r>
          <w:r>
            <w:rPr>
              <w:noProof/>
              <w:lang w:val="en-US"/>
            </w:rPr>
            <w:t>(The PiHut, 2026)</w:t>
          </w:r>
          <w:r>
            <w:fldChar w:fldCharType="end"/>
          </w:r>
        </w:sdtContent>
      </w:sdt>
      <w:r w:rsidR="00D20D4A">
        <w:t>, therefore this servo is suitable for the pitch control</w:t>
      </w:r>
      <w:r w:rsidR="000914EB">
        <w:t xml:space="preserve"> of the camera and its mount.</w:t>
      </w:r>
    </w:p>
    <w:p w14:paraId="4898A798" w14:textId="26E28CF9" w:rsidR="00A71701" w:rsidRDefault="00A71701">
      <w:pPr>
        <w:tabs>
          <w:tab w:val="left" w:pos="8264"/>
        </w:tabs>
        <w:rPr>
          <w:sz w:val="22"/>
          <w:szCs w:val="22"/>
        </w:rPr>
      </w:pPr>
    </w:p>
    <w:p w14:paraId="69B1C112" w14:textId="40D73004" w:rsidR="007C50D8" w:rsidRPr="00761231" w:rsidRDefault="007C50D8" w:rsidP="007C50D8">
      <w:pPr>
        <w:pStyle w:val="Heading2"/>
        <w:rPr>
          <w:rFonts w:ascii="Poppins" w:eastAsia="Poppins" w:hAnsi="Poppins" w:cs="Poppins"/>
          <w:sz w:val="22"/>
          <w:szCs w:val="22"/>
        </w:rPr>
      </w:pPr>
      <w:bookmarkStart w:id="53" w:name="_Toc223975986"/>
      <w:r>
        <w:t xml:space="preserve">Appendix </w:t>
      </w:r>
      <w:r w:rsidR="5F9121DC">
        <w:t>E</w:t>
      </w:r>
      <w:r>
        <w:t>: Engineering Drawings</w:t>
      </w:r>
      <w:bookmarkEnd w:id="53"/>
    </w:p>
    <w:p w14:paraId="6348AE79" w14:textId="77777777" w:rsidR="007C50D8" w:rsidRDefault="007C50D8" w:rsidP="48858401">
      <w:pPr>
        <w:jc w:val="center"/>
        <w:rPr>
          <w:b/>
          <w:sz w:val="22"/>
          <w:szCs w:val="22"/>
        </w:rPr>
      </w:pPr>
      <w:r>
        <w:rPr>
          <w:noProof/>
        </w:rPr>
        <w:drawing>
          <wp:inline distT="0" distB="0" distL="0" distR="0" wp14:anchorId="1224A05C" wp14:editId="553EAC7A">
            <wp:extent cx="4737618" cy="3695700"/>
            <wp:effectExtent l="0" t="0" r="0" b="0"/>
            <wp:docPr id="1925573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73070" name=""/>
                    <pic:cNvPicPr/>
                  </pic:nvPicPr>
                  <pic:blipFill>
                    <a:blip r:embed="rId94">
                      <a:extLst>
                        <a:ext uri="{28A0092B-C50C-407E-A947-70E740481C1C}">
                          <a14:useLocalDpi xmlns:a14="http://schemas.microsoft.com/office/drawing/2010/main"/>
                        </a:ext>
                      </a:extLst>
                    </a:blip>
                    <a:srcRect r="3623" b="10171"/>
                    <a:stretch>
                      <a:fillRect/>
                    </a:stretch>
                  </pic:blipFill>
                  <pic:spPr>
                    <a:xfrm>
                      <a:off x="0" y="0"/>
                      <a:ext cx="4754467" cy="3708843"/>
                    </a:xfrm>
                    <a:prstGeom prst="rect">
                      <a:avLst/>
                    </a:prstGeom>
                  </pic:spPr>
                </pic:pic>
              </a:graphicData>
            </a:graphic>
          </wp:inline>
        </w:drawing>
      </w:r>
    </w:p>
    <w:p w14:paraId="5C25F327" w14:textId="62398EF0" w:rsidR="3A8CC53F" w:rsidRDefault="3A8CC53F" w:rsidP="48858401">
      <w:pPr>
        <w:jc w:val="center"/>
        <w:rPr>
          <w:b/>
          <w:sz w:val="22"/>
          <w:szCs w:val="22"/>
        </w:rPr>
      </w:pPr>
      <w:r w:rsidRPr="7C324E05">
        <w:rPr>
          <w:b/>
          <w:sz w:val="22"/>
          <w:szCs w:val="22"/>
        </w:rPr>
        <w:t>Figure E1: Chassis Engineering Drawing</w:t>
      </w:r>
    </w:p>
    <w:p w14:paraId="765A371D" w14:textId="77777777" w:rsidR="007C50D8" w:rsidRDefault="007C50D8" w:rsidP="48858401">
      <w:pPr>
        <w:jc w:val="center"/>
        <w:rPr>
          <w:b/>
          <w:sz w:val="22"/>
          <w:szCs w:val="22"/>
        </w:rPr>
      </w:pPr>
      <w:r>
        <w:rPr>
          <w:noProof/>
        </w:rPr>
        <w:drawing>
          <wp:inline distT="0" distB="0" distL="0" distR="0" wp14:anchorId="0E650F35" wp14:editId="788F8C74">
            <wp:extent cx="2980602" cy="2914650"/>
            <wp:effectExtent l="0" t="0" r="4445" b="0"/>
            <wp:docPr id="296342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42741" name=""/>
                    <pic:cNvPicPr/>
                  </pic:nvPicPr>
                  <pic:blipFill>
                    <a:blip r:embed="rId95">
                      <a:extLst>
                        <a:ext uri="{28A0092B-C50C-407E-A947-70E740481C1C}">
                          <a14:useLocalDpi xmlns:a14="http://schemas.microsoft.com/office/drawing/2010/main"/>
                        </a:ext>
                      </a:extLst>
                    </a:blip>
                    <a:srcRect t="2425" r="7200" b="5660"/>
                    <a:stretch>
                      <a:fillRect/>
                    </a:stretch>
                  </pic:blipFill>
                  <pic:spPr>
                    <a:xfrm>
                      <a:off x="0" y="0"/>
                      <a:ext cx="3000681" cy="2934284"/>
                    </a:xfrm>
                    <a:prstGeom prst="rect">
                      <a:avLst/>
                    </a:prstGeom>
                  </pic:spPr>
                </pic:pic>
              </a:graphicData>
            </a:graphic>
          </wp:inline>
        </w:drawing>
      </w:r>
    </w:p>
    <w:p w14:paraId="5BEA4378" w14:textId="2603A9C2" w:rsidR="2A8BBB1A" w:rsidRDefault="2A8BBB1A" w:rsidP="48858401">
      <w:pPr>
        <w:jc w:val="center"/>
        <w:rPr>
          <w:b/>
          <w:sz w:val="22"/>
          <w:szCs w:val="22"/>
        </w:rPr>
      </w:pPr>
      <w:r w:rsidRPr="7C324E05">
        <w:rPr>
          <w:b/>
          <w:sz w:val="22"/>
          <w:szCs w:val="22"/>
        </w:rPr>
        <w:t>Figure E2: Chassis Lid Engineering Drawing</w:t>
      </w:r>
    </w:p>
    <w:p w14:paraId="7E014798" w14:textId="77777777" w:rsidR="007C50D8" w:rsidRDefault="007C50D8" w:rsidP="28A6E40B">
      <w:pPr>
        <w:jc w:val="center"/>
        <w:rPr>
          <w:b/>
          <w:sz w:val="22"/>
          <w:szCs w:val="22"/>
        </w:rPr>
      </w:pPr>
      <w:r>
        <w:rPr>
          <w:noProof/>
        </w:rPr>
        <w:drawing>
          <wp:inline distT="0" distB="0" distL="0" distR="0" wp14:anchorId="1EC217B5" wp14:editId="562A622D">
            <wp:extent cx="3014309" cy="3242263"/>
            <wp:effectExtent l="0" t="0" r="0" b="0"/>
            <wp:docPr id="2095367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67283" name=""/>
                    <pic:cNvPicPr/>
                  </pic:nvPicPr>
                  <pic:blipFill>
                    <a:blip r:embed="rId96">
                      <a:extLst>
                        <a:ext uri="{28A0092B-C50C-407E-A947-70E740481C1C}">
                          <a14:useLocalDpi xmlns:a14="http://schemas.microsoft.com/office/drawing/2010/main"/>
                        </a:ext>
                      </a:extLst>
                    </a:blip>
                    <a:srcRect t="7695" r="6567"/>
                    <a:stretch>
                      <a:fillRect/>
                    </a:stretch>
                  </pic:blipFill>
                  <pic:spPr>
                    <a:xfrm>
                      <a:off x="0" y="0"/>
                      <a:ext cx="3032889" cy="3262248"/>
                    </a:xfrm>
                    <a:prstGeom prst="rect">
                      <a:avLst/>
                    </a:prstGeom>
                  </pic:spPr>
                </pic:pic>
              </a:graphicData>
            </a:graphic>
          </wp:inline>
        </w:drawing>
      </w:r>
    </w:p>
    <w:p w14:paraId="345E1DF1" w14:textId="4E92E0A5" w:rsidR="585E11C2" w:rsidRPr="007E3F5B" w:rsidRDefault="65B20E71" w:rsidP="007E3F5B">
      <w:pPr>
        <w:jc w:val="center"/>
        <w:rPr>
          <w:b/>
          <w:bCs/>
          <w:sz w:val="22"/>
          <w:szCs w:val="22"/>
        </w:rPr>
      </w:pPr>
      <w:r w:rsidRPr="5B5CEE92">
        <w:rPr>
          <w:b/>
          <w:bCs/>
          <w:sz w:val="22"/>
          <w:szCs w:val="22"/>
        </w:rPr>
        <w:t>Figure E3: Wheels Engineering</w:t>
      </w:r>
      <w:r w:rsidRPr="4D1C9D8D">
        <w:rPr>
          <w:b/>
          <w:bCs/>
          <w:sz w:val="22"/>
          <w:szCs w:val="22"/>
        </w:rPr>
        <w:t xml:space="preserve"> Drawing</w:t>
      </w:r>
    </w:p>
    <w:p w14:paraId="046C5100" w14:textId="77777777" w:rsidR="004B1276" w:rsidRDefault="004B1276">
      <w:pPr>
        <w:tabs>
          <w:tab w:val="left" w:pos="8264"/>
        </w:tabs>
        <w:rPr>
          <w:sz w:val="22"/>
          <w:szCs w:val="22"/>
        </w:rPr>
      </w:pPr>
    </w:p>
    <w:p w14:paraId="2FA56F5D" w14:textId="190BE464" w:rsidR="004B0821" w:rsidRDefault="004C1D1B" w:rsidP="004B0821">
      <w:pPr>
        <w:tabs>
          <w:tab w:val="left" w:pos="8264"/>
        </w:tabs>
        <w:rPr>
          <w:b/>
          <w:bCs/>
          <w:sz w:val="22"/>
          <w:szCs w:val="22"/>
        </w:rPr>
      </w:pPr>
      <w:r>
        <w:rPr>
          <w:b/>
          <w:bCs/>
          <w:sz w:val="22"/>
          <w:szCs w:val="22"/>
        </w:rPr>
        <w:t>A</w:t>
      </w:r>
      <w:r w:rsidR="009E49BC">
        <w:rPr>
          <w:b/>
          <w:bCs/>
          <w:sz w:val="22"/>
          <w:szCs w:val="22"/>
        </w:rPr>
        <w:t>ppendix F – Vibration analysis</w:t>
      </w:r>
    </w:p>
    <w:p w14:paraId="51F02E19" w14:textId="77777777" w:rsidR="009E49BC" w:rsidRDefault="009E49BC" w:rsidP="004B0821">
      <w:pPr>
        <w:tabs>
          <w:tab w:val="left" w:pos="8264"/>
        </w:tabs>
        <w:rPr>
          <w:b/>
          <w:bCs/>
          <w:sz w:val="22"/>
          <w:szCs w:val="22"/>
        </w:rPr>
      </w:pPr>
    </w:p>
    <w:p w14:paraId="5F3AB1F3" w14:textId="2269BE1A" w:rsidR="009E49BC" w:rsidRDefault="009E49BC" w:rsidP="004B0821">
      <w:pPr>
        <w:tabs>
          <w:tab w:val="left" w:pos="8264"/>
        </w:tabs>
        <w:rPr>
          <w:sz w:val="22"/>
          <w:szCs w:val="22"/>
        </w:rPr>
      </w:pPr>
      <w:r>
        <w:rPr>
          <w:b/>
          <w:bCs/>
          <w:sz w:val="22"/>
          <w:szCs w:val="22"/>
        </w:rPr>
        <w:t>F.1.0 – Modal Analysis</w:t>
      </w:r>
    </w:p>
    <w:p w14:paraId="78AE1487" w14:textId="785B8B66" w:rsidR="004B0821" w:rsidRDefault="009E49BC" w:rsidP="004B0821">
      <w:pPr>
        <w:tabs>
          <w:tab w:val="left" w:pos="8264"/>
        </w:tabs>
        <w:rPr>
          <w:sz w:val="22"/>
          <w:szCs w:val="22"/>
        </w:rPr>
      </w:pPr>
      <w:r>
        <w:rPr>
          <w:noProof/>
          <w:sz w:val="22"/>
          <w:szCs w:val="22"/>
        </w:rPr>
        <w:drawing>
          <wp:anchor distT="0" distB="0" distL="114300" distR="114300" simplePos="0" relativeHeight="251658283" behindDoc="0" locked="0" layoutInCell="1" allowOverlap="1" wp14:anchorId="5AAA8B80" wp14:editId="587B8D51">
            <wp:simplePos x="0" y="0"/>
            <wp:positionH relativeFrom="column">
              <wp:posOffset>571500</wp:posOffset>
            </wp:positionH>
            <wp:positionV relativeFrom="paragraph">
              <wp:posOffset>83820</wp:posOffset>
            </wp:positionV>
            <wp:extent cx="4457700" cy="3324031"/>
            <wp:effectExtent l="0" t="0" r="0" b="0"/>
            <wp:wrapNone/>
            <wp:docPr id="210269414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457700" cy="33240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5685C4" w14:textId="77777777" w:rsidR="004B0821" w:rsidRDefault="004B0821" w:rsidP="004B0821">
      <w:pPr>
        <w:tabs>
          <w:tab w:val="left" w:pos="8264"/>
        </w:tabs>
        <w:rPr>
          <w:sz w:val="22"/>
          <w:szCs w:val="22"/>
        </w:rPr>
      </w:pPr>
    </w:p>
    <w:p w14:paraId="17567A76" w14:textId="77777777" w:rsidR="004B0821" w:rsidRDefault="004B0821" w:rsidP="004B0821">
      <w:pPr>
        <w:tabs>
          <w:tab w:val="left" w:pos="8264"/>
        </w:tabs>
        <w:rPr>
          <w:sz w:val="22"/>
          <w:szCs w:val="22"/>
        </w:rPr>
      </w:pPr>
    </w:p>
    <w:p w14:paraId="6BA4B491" w14:textId="77777777" w:rsidR="004B0821" w:rsidRDefault="004B0821" w:rsidP="004B0821">
      <w:pPr>
        <w:tabs>
          <w:tab w:val="left" w:pos="8264"/>
        </w:tabs>
        <w:rPr>
          <w:sz w:val="22"/>
          <w:szCs w:val="22"/>
        </w:rPr>
      </w:pPr>
    </w:p>
    <w:p w14:paraId="28B00541" w14:textId="77777777" w:rsidR="004B0821" w:rsidRDefault="004B0821" w:rsidP="004B0821">
      <w:pPr>
        <w:tabs>
          <w:tab w:val="left" w:pos="8264"/>
        </w:tabs>
        <w:rPr>
          <w:sz w:val="22"/>
          <w:szCs w:val="22"/>
        </w:rPr>
      </w:pPr>
    </w:p>
    <w:p w14:paraId="03C65BB8" w14:textId="77777777" w:rsidR="004B0821" w:rsidRDefault="004B0821" w:rsidP="004B0821">
      <w:pPr>
        <w:tabs>
          <w:tab w:val="left" w:pos="8264"/>
        </w:tabs>
        <w:rPr>
          <w:sz w:val="22"/>
          <w:szCs w:val="22"/>
        </w:rPr>
      </w:pPr>
    </w:p>
    <w:p w14:paraId="6BB951CC" w14:textId="77777777" w:rsidR="004B0821" w:rsidRDefault="004B0821" w:rsidP="004B0821">
      <w:pPr>
        <w:tabs>
          <w:tab w:val="left" w:pos="8264"/>
        </w:tabs>
        <w:rPr>
          <w:sz w:val="22"/>
          <w:szCs w:val="22"/>
        </w:rPr>
      </w:pPr>
    </w:p>
    <w:p w14:paraId="3F83E28A" w14:textId="77777777" w:rsidR="004B0821" w:rsidRDefault="004B0821" w:rsidP="004B0821">
      <w:pPr>
        <w:tabs>
          <w:tab w:val="left" w:pos="8264"/>
        </w:tabs>
        <w:rPr>
          <w:sz w:val="22"/>
          <w:szCs w:val="22"/>
        </w:rPr>
      </w:pPr>
    </w:p>
    <w:p w14:paraId="4196A378" w14:textId="77777777" w:rsidR="004B0821" w:rsidRDefault="004B0821" w:rsidP="004B0821">
      <w:pPr>
        <w:tabs>
          <w:tab w:val="left" w:pos="8264"/>
        </w:tabs>
        <w:rPr>
          <w:sz w:val="22"/>
          <w:szCs w:val="22"/>
        </w:rPr>
      </w:pPr>
    </w:p>
    <w:p w14:paraId="4B0A1C8B" w14:textId="77777777" w:rsidR="004B0821" w:rsidRDefault="004B0821" w:rsidP="004B0821">
      <w:pPr>
        <w:tabs>
          <w:tab w:val="left" w:pos="8264"/>
        </w:tabs>
        <w:rPr>
          <w:sz w:val="22"/>
          <w:szCs w:val="22"/>
        </w:rPr>
      </w:pPr>
    </w:p>
    <w:p w14:paraId="5DF5D431" w14:textId="77777777" w:rsidR="004B0821" w:rsidRDefault="004B0821" w:rsidP="004B0821">
      <w:pPr>
        <w:tabs>
          <w:tab w:val="left" w:pos="8264"/>
        </w:tabs>
        <w:rPr>
          <w:sz w:val="22"/>
          <w:szCs w:val="22"/>
        </w:rPr>
      </w:pPr>
    </w:p>
    <w:p w14:paraId="3ADA3185" w14:textId="77777777" w:rsidR="004B0821" w:rsidRDefault="004B0821" w:rsidP="004B0821">
      <w:pPr>
        <w:tabs>
          <w:tab w:val="left" w:pos="8264"/>
        </w:tabs>
        <w:rPr>
          <w:sz w:val="22"/>
          <w:szCs w:val="22"/>
        </w:rPr>
      </w:pPr>
    </w:p>
    <w:p w14:paraId="5FAA8D5C" w14:textId="0C41E6BF" w:rsidR="004B0821" w:rsidRPr="00A71701" w:rsidRDefault="004B0821" w:rsidP="004B0821">
      <w:pPr>
        <w:tabs>
          <w:tab w:val="left" w:pos="8264"/>
        </w:tabs>
        <w:jc w:val="center"/>
        <w:rPr>
          <w:b/>
          <w:bCs/>
          <w:sz w:val="22"/>
          <w:szCs w:val="22"/>
        </w:rPr>
      </w:pPr>
      <w:r w:rsidRPr="00A71701">
        <w:rPr>
          <w:b/>
          <w:bCs/>
          <w:sz w:val="22"/>
          <w:szCs w:val="22"/>
        </w:rPr>
        <w:t xml:space="preserve">Figure </w:t>
      </w:r>
      <w:r w:rsidR="009E49BC">
        <w:rPr>
          <w:b/>
          <w:bCs/>
          <w:sz w:val="22"/>
          <w:szCs w:val="22"/>
        </w:rPr>
        <w:t>F</w:t>
      </w:r>
      <w:r w:rsidRPr="00A71701">
        <w:rPr>
          <w:b/>
          <w:bCs/>
          <w:sz w:val="22"/>
          <w:szCs w:val="22"/>
        </w:rPr>
        <w:t>1: Rover mesh, elements :235551, nodes: 441711</w:t>
      </w:r>
    </w:p>
    <w:p w14:paraId="2CFDFEA8" w14:textId="77777777" w:rsidR="004B0821" w:rsidRPr="00761231" w:rsidRDefault="004B0821" w:rsidP="004B0821">
      <w:pPr>
        <w:tabs>
          <w:tab w:val="left" w:pos="8264"/>
        </w:tabs>
        <w:spacing w:after="0"/>
        <w:rPr>
          <w:sz w:val="22"/>
          <w:szCs w:val="22"/>
        </w:rPr>
      </w:pPr>
    </w:p>
    <w:p w14:paraId="271F2CA7" w14:textId="77777777" w:rsidR="004B0821" w:rsidRDefault="004B0821" w:rsidP="004B0821">
      <w:pPr>
        <w:tabs>
          <w:tab w:val="left" w:pos="8264"/>
        </w:tabs>
        <w:rPr>
          <w:sz w:val="22"/>
          <w:szCs w:val="22"/>
        </w:rPr>
      </w:pPr>
      <w:r w:rsidRPr="00761231">
        <w:rPr>
          <w:sz w:val="22"/>
          <w:szCs w:val="22"/>
        </w:rPr>
        <w:t xml:space="preserve">Due to the high number of small bodes embedded within the electrical component CAD, to save computational resources and time, the mass of all of the electrical components were distributed across two batteries </w:t>
      </w:r>
      <w:r w:rsidRPr="00F66372">
        <w:rPr>
          <w:sz w:val="22"/>
          <w:szCs w:val="22"/>
        </w:rPr>
        <w:t>within the chassis and the material of the battery set to PE with a custom set density of 3261</w:t>
      </w:r>
      <w:r>
        <w:rPr>
          <w:sz w:val="22"/>
          <w:szCs w:val="22"/>
        </w:rPr>
        <w:t xml:space="preserve"> kg m</w:t>
      </w:r>
      <w:r w:rsidRPr="00F66372">
        <w:rPr>
          <w:sz w:val="22"/>
          <w:szCs w:val="22"/>
          <w:vertAlign w:val="superscript"/>
        </w:rPr>
        <w:t>-3</w:t>
      </w:r>
      <w:r w:rsidRPr="00761231">
        <w:rPr>
          <w:sz w:val="22"/>
          <w:szCs w:val="22"/>
        </w:rPr>
        <w:t xml:space="preserve"> to account for the mass of the components.</w:t>
      </w:r>
      <w:r>
        <w:rPr>
          <w:sz w:val="22"/>
          <w:szCs w:val="22"/>
        </w:rPr>
        <w:t xml:space="preserve"> </w:t>
      </w:r>
      <w:r w:rsidRPr="00761231">
        <w:rPr>
          <w:sz w:val="22"/>
          <w:szCs w:val="22"/>
        </w:rPr>
        <w:t xml:space="preserve">The motors, motor hub – motor shaft interface mounts and motor – motor mount interface were approximated using cylinders with assigned material being stainless steel. The purpose of which was to simulate the </w:t>
      </w:r>
      <w:r>
        <w:rPr>
          <w:sz w:val="22"/>
          <w:szCs w:val="22"/>
        </w:rPr>
        <w:t xml:space="preserve">function of </w:t>
      </w:r>
      <w:r w:rsidRPr="00761231">
        <w:rPr>
          <w:sz w:val="22"/>
          <w:szCs w:val="22"/>
        </w:rPr>
        <w:t xml:space="preserve">screws and bolts </w:t>
      </w:r>
      <w:r>
        <w:rPr>
          <w:sz w:val="22"/>
          <w:szCs w:val="22"/>
        </w:rPr>
        <w:t xml:space="preserve">within the assembly </w:t>
      </w:r>
      <w:r w:rsidRPr="00761231">
        <w:rPr>
          <w:sz w:val="22"/>
          <w:szCs w:val="22"/>
        </w:rPr>
        <w:t>which had no publicly available cad files.</w:t>
      </w:r>
    </w:p>
    <w:p w14:paraId="7200D04A" w14:textId="42C3E403" w:rsidR="004B0821" w:rsidRDefault="00D062BB" w:rsidP="004B0821">
      <w:pPr>
        <w:tabs>
          <w:tab w:val="left" w:pos="8264"/>
        </w:tabs>
        <w:rPr>
          <w:sz w:val="22"/>
          <w:szCs w:val="22"/>
        </w:rPr>
      </w:pPr>
      <w:r w:rsidRPr="00761231">
        <w:rPr>
          <w:noProof/>
          <w:sz w:val="22"/>
          <w:szCs w:val="22"/>
        </w:rPr>
        <w:drawing>
          <wp:anchor distT="0" distB="0" distL="114300" distR="114300" simplePos="0" relativeHeight="251658277" behindDoc="0" locked="0" layoutInCell="1" allowOverlap="1" wp14:anchorId="073EA614" wp14:editId="20091D2F">
            <wp:simplePos x="0" y="0"/>
            <wp:positionH relativeFrom="column">
              <wp:posOffset>1371600</wp:posOffset>
            </wp:positionH>
            <wp:positionV relativeFrom="paragraph">
              <wp:posOffset>26670</wp:posOffset>
            </wp:positionV>
            <wp:extent cx="2628704" cy="3498337"/>
            <wp:effectExtent l="0" t="0" r="635" b="6985"/>
            <wp:wrapNone/>
            <wp:docPr id="8014272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628704" cy="34983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43ADFB" w14:textId="5EB46BFA" w:rsidR="004B0821" w:rsidRDefault="004B0821" w:rsidP="004B0821">
      <w:pPr>
        <w:tabs>
          <w:tab w:val="left" w:pos="8264"/>
        </w:tabs>
        <w:rPr>
          <w:sz w:val="22"/>
          <w:szCs w:val="22"/>
        </w:rPr>
      </w:pPr>
    </w:p>
    <w:p w14:paraId="53763CD7" w14:textId="17E09DAA" w:rsidR="004B0821" w:rsidRDefault="004B0821" w:rsidP="004B0821">
      <w:pPr>
        <w:tabs>
          <w:tab w:val="left" w:pos="8264"/>
        </w:tabs>
        <w:rPr>
          <w:sz w:val="22"/>
          <w:szCs w:val="22"/>
        </w:rPr>
      </w:pPr>
    </w:p>
    <w:p w14:paraId="7A08E8F5" w14:textId="77777777" w:rsidR="004B0821" w:rsidRDefault="004B0821" w:rsidP="004B0821">
      <w:pPr>
        <w:tabs>
          <w:tab w:val="left" w:pos="8264"/>
        </w:tabs>
        <w:rPr>
          <w:sz w:val="22"/>
          <w:szCs w:val="22"/>
        </w:rPr>
      </w:pPr>
    </w:p>
    <w:p w14:paraId="42DDEB93" w14:textId="1BDF942A" w:rsidR="004B0821" w:rsidRDefault="004B0821" w:rsidP="004B0821">
      <w:pPr>
        <w:tabs>
          <w:tab w:val="left" w:pos="8264"/>
        </w:tabs>
        <w:rPr>
          <w:sz w:val="22"/>
          <w:szCs w:val="22"/>
        </w:rPr>
      </w:pPr>
    </w:p>
    <w:p w14:paraId="56A347E2" w14:textId="77777777" w:rsidR="004B0821" w:rsidRDefault="004B0821" w:rsidP="004B0821">
      <w:pPr>
        <w:tabs>
          <w:tab w:val="left" w:pos="8264"/>
        </w:tabs>
        <w:rPr>
          <w:sz w:val="22"/>
          <w:szCs w:val="22"/>
        </w:rPr>
      </w:pPr>
    </w:p>
    <w:p w14:paraId="51098F01" w14:textId="2F53F3FC" w:rsidR="004B0821" w:rsidRDefault="004B0821" w:rsidP="004B0821">
      <w:pPr>
        <w:tabs>
          <w:tab w:val="left" w:pos="8264"/>
        </w:tabs>
        <w:rPr>
          <w:sz w:val="22"/>
          <w:szCs w:val="22"/>
        </w:rPr>
      </w:pPr>
    </w:p>
    <w:p w14:paraId="76BFF466" w14:textId="77777777" w:rsidR="004B0821" w:rsidRDefault="004B0821" w:rsidP="004B0821">
      <w:pPr>
        <w:tabs>
          <w:tab w:val="left" w:pos="8264"/>
        </w:tabs>
        <w:rPr>
          <w:sz w:val="22"/>
          <w:szCs w:val="22"/>
        </w:rPr>
      </w:pPr>
    </w:p>
    <w:p w14:paraId="3D0FE17E" w14:textId="77777777" w:rsidR="004B0821" w:rsidRDefault="004B0821" w:rsidP="004B0821">
      <w:pPr>
        <w:tabs>
          <w:tab w:val="left" w:pos="8264"/>
        </w:tabs>
        <w:rPr>
          <w:sz w:val="22"/>
          <w:szCs w:val="22"/>
        </w:rPr>
      </w:pPr>
    </w:p>
    <w:p w14:paraId="254A831B" w14:textId="77777777" w:rsidR="004B0821" w:rsidRDefault="004B0821" w:rsidP="004B0821">
      <w:pPr>
        <w:tabs>
          <w:tab w:val="left" w:pos="8264"/>
        </w:tabs>
        <w:rPr>
          <w:sz w:val="22"/>
          <w:szCs w:val="22"/>
        </w:rPr>
      </w:pPr>
    </w:p>
    <w:p w14:paraId="36945E9A" w14:textId="77777777" w:rsidR="004B0821" w:rsidRDefault="004B0821" w:rsidP="004B0821">
      <w:pPr>
        <w:tabs>
          <w:tab w:val="left" w:pos="8264"/>
        </w:tabs>
        <w:rPr>
          <w:sz w:val="22"/>
          <w:szCs w:val="22"/>
        </w:rPr>
      </w:pPr>
    </w:p>
    <w:p w14:paraId="74FE11D5" w14:textId="77777777" w:rsidR="004B0821" w:rsidRDefault="004B0821" w:rsidP="004B0821">
      <w:pPr>
        <w:tabs>
          <w:tab w:val="left" w:pos="8264"/>
        </w:tabs>
        <w:rPr>
          <w:sz w:val="22"/>
          <w:szCs w:val="22"/>
        </w:rPr>
      </w:pPr>
    </w:p>
    <w:p w14:paraId="51FF1B0E" w14:textId="77777777" w:rsidR="004B0821" w:rsidRDefault="004B0821" w:rsidP="004B0821">
      <w:pPr>
        <w:tabs>
          <w:tab w:val="left" w:pos="8264"/>
        </w:tabs>
        <w:rPr>
          <w:sz w:val="22"/>
          <w:szCs w:val="22"/>
        </w:rPr>
      </w:pPr>
    </w:p>
    <w:p w14:paraId="3DE0921B" w14:textId="77777777" w:rsidR="00D062BB" w:rsidRPr="002E6BB7" w:rsidRDefault="00D062BB" w:rsidP="00D062BB">
      <w:pPr>
        <w:tabs>
          <w:tab w:val="left" w:pos="8264"/>
        </w:tabs>
        <w:jc w:val="center"/>
        <w:rPr>
          <w:b/>
          <w:bCs/>
          <w:sz w:val="22"/>
          <w:szCs w:val="22"/>
        </w:rPr>
      </w:pPr>
      <w:r w:rsidRPr="002E6BB7">
        <w:rPr>
          <w:b/>
          <w:bCs/>
          <w:sz w:val="22"/>
          <w:szCs w:val="22"/>
        </w:rPr>
        <w:t xml:space="preserve">Figure </w:t>
      </w:r>
      <w:r>
        <w:rPr>
          <w:b/>
          <w:bCs/>
          <w:sz w:val="22"/>
          <w:szCs w:val="22"/>
        </w:rPr>
        <w:t>F</w:t>
      </w:r>
      <w:r w:rsidRPr="002E6BB7">
        <w:rPr>
          <w:b/>
          <w:bCs/>
          <w:sz w:val="22"/>
          <w:szCs w:val="22"/>
        </w:rPr>
        <w:t>2: Stainless steel material assignment</w:t>
      </w:r>
    </w:p>
    <w:p w14:paraId="42BDB988" w14:textId="77777777" w:rsidR="004B0821" w:rsidRDefault="004B0821" w:rsidP="004B0821">
      <w:pPr>
        <w:tabs>
          <w:tab w:val="left" w:pos="8264"/>
        </w:tabs>
        <w:rPr>
          <w:sz w:val="22"/>
          <w:szCs w:val="22"/>
        </w:rPr>
      </w:pPr>
    </w:p>
    <w:p w14:paraId="03838142" w14:textId="77777777" w:rsidR="004B0821" w:rsidRDefault="004B0821" w:rsidP="004B0821">
      <w:pPr>
        <w:tabs>
          <w:tab w:val="left" w:pos="8264"/>
        </w:tabs>
        <w:rPr>
          <w:sz w:val="22"/>
          <w:szCs w:val="22"/>
        </w:rPr>
      </w:pPr>
    </w:p>
    <w:p w14:paraId="67027533" w14:textId="77777777" w:rsidR="004B0821" w:rsidRDefault="004B0821" w:rsidP="004B0821">
      <w:pPr>
        <w:tabs>
          <w:tab w:val="left" w:pos="8264"/>
        </w:tabs>
        <w:rPr>
          <w:sz w:val="22"/>
          <w:szCs w:val="22"/>
        </w:rPr>
      </w:pPr>
    </w:p>
    <w:p w14:paraId="64571684" w14:textId="77777777" w:rsidR="004B0821" w:rsidRDefault="004B0821" w:rsidP="004B0821">
      <w:pPr>
        <w:tabs>
          <w:tab w:val="left" w:pos="8264"/>
        </w:tabs>
        <w:rPr>
          <w:sz w:val="22"/>
          <w:szCs w:val="22"/>
        </w:rPr>
      </w:pPr>
    </w:p>
    <w:p w14:paraId="7C07C2DB" w14:textId="77777777" w:rsidR="004B0821" w:rsidRDefault="004B0821" w:rsidP="004B0821">
      <w:pPr>
        <w:tabs>
          <w:tab w:val="left" w:pos="8264"/>
        </w:tabs>
        <w:rPr>
          <w:sz w:val="22"/>
          <w:szCs w:val="22"/>
        </w:rPr>
      </w:pPr>
    </w:p>
    <w:p w14:paraId="50CB43E5" w14:textId="77777777" w:rsidR="004B0821" w:rsidRDefault="004B0821" w:rsidP="004B0821">
      <w:pPr>
        <w:tabs>
          <w:tab w:val="left" w:pos="8264"/>
        </w:tabs>
        <w:rPr>
          <w:sz w:val="22"/>
          <w:szCs w:val="22"/>
        </w:rPr>
      </w:pPr>
    </w:p>
    <w:p w14:paraId="77035133" w14:textId="77777777" w:rsidR="004B0821" w:rsidRDefault="004B0821" w:rsidP="004B0821">
      <w:pPr>
        <w:tabs>
          <w:tab w:val="left" w:pos="8264"/>
        </w:tabs>
        <w:rPr>
          <w:sz w:val="22"/>
          <w:szCs w:val="22"/>
        </w:rPr>
      </w:pPr>
      <w:r>
        <w:rPr>
          <w:noProof/>
        </w:rPr>
        <w:drawing>
          <wp:anchor distT="0" distB="0" distL="114300" distR="114300" simplePos="0" relativeHeight="251658278" behindDoc="0" locked="0" layoutInCell="1" allowOverlap="1" wp14:anchorId="1068DACB" wp14:editId="219E489B">
            <wp:simplePos x="0" y="0"/>
            <wp:positionH relativeFrom="column">
              <wp:posOffset>0</wp:posOffset>
            </wp:positionH>
            <wp:positionV relativeFrom="paragraph">
              <wp:posOffset>125095</wp:posOffset>
            </wp:positionV>
            <wp:extent cx="5729605" cy="2698115"/>
            <wp:effectExtent l="0" t="0" r="4445" b="6985"/>
            <wp:wrapNone/>
            <wp:docPr id="18051403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29605" cy="26981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4EFCE6" w14:textId="77777777" w:rsidR="004B0821" w:rsidRDefault="004B0821" w:rsidP="004B0821">
      <w:pPr>
        <w:tabs>
          <w:tab w:val="left" w:pos="8264"/>
        </w:tabs>
        <w:rPr>
          <w:sz w:val="22"/>
          <w:szCs w:val="22"/>
        </w:rPr>
      </w:pPr>
    </w:p>
    <w:p w14:paraId="5248E8A2" w14:textId="77777777" w:rsidR="004B0821" w:rsidRDefault="004B0821" w:rsidP="004B0821">
      <w:pPr>
        <w:tabs>
          <w:tab w:val="left" w:pos="8264"/>
        </w:tabs>
        <w:rPr>
          <w:sz w:val="22"/>
          <w:szCs w:val="22"/>
        </w:rPr>
      </w:pPr>
    </w:p>
    <w:p w14:paraId="521169F7" w14:textId="77777777" w:rsidR="004B0821" w:rsidRDefault="004B0821" w:rsidP="004B0821">
      <w:pPr>
        <w:tabs>
          <w:tab w:val="left" w:pos="8264"/>
        </w:tabs>
        <w:rPr>
          <w:sz w:val="22"/>
          <w:szCs w:val="22"/>
        </w:rPr>
      </w:pPr>
    </w:p>
    <w:p w14:paraId="011AFDC7" w14:textId="77777777" w:rsidR="004B0821" w:rsidRDefault="004B0821" w:rsidP="004B0821">
      <w:pPr>
        <w:tabs>
          <w:tab w:val="left" w:pos="8264"/>
        </w:tabs>
        <w:rPr>
          <w:sz w:val="22"/>
          <w:szCs w:val="22"/>
        </w:rPr>
      </w:pPr>
    </w:p>
    <w:p w14:paraId="038674FE" w14:textId="77777777" w:rsidR="004B0821" w:rsidRDefault="004B0821" w:rsidP="004B0821">
      <w:pPr>
        <w:tabs>
          <w:tab w:val="left" w:pos="8264"/>
        </w:tabs>
        <w:rPr>
          <w:sz w:val="22"/>
          <w:szCs w:val="22"/>
        </w:rPr>
      </w:pPr>
    </w:p>
    <w:p w14:paraId="5842E281" w14:textId="77777777" w:rsidR="004B0821" w:rsidRDefault="004B0821" w:rsidP="004B0821">
      <w:pPr>
        <w:tabs>
          <w:tab w:val="left" w:pos="8264"/>
        </w:tabs>
        <w:rPr>
          <w:sz w:val="22"/>
          <w:szCs w:val="22"/>
        </w:rPr>
      </w:pPr>
    </w:p>
    <w:p w14:paraId="18F856F9" w14:textId="77777777" w:rsidR="004B0821" w:rsidRDefault="004B0821" w:rsidP="004B0821">
      <w:pPr>
        <w:tabs>
          <w:tab w:val="left" w:pos="8264"/>
        </w:tabs>
        <w:rPr>
          <w:sz w:val="22"/>
          <w:szCs w:val="22"/>
        </w:rPr>
      </w:pPr>
    </w:p>
    <w:p w14:paraId="0A2D5C76" w14:textId="77777777" w:rsidR="004B0821" w:rsidRDefault="004B0821" w:rsidP="004B0821">
      <w:pPr>
        <w:tabs>
          <w:tab w:val="left" w:pos="8264"/>
        </w:tabs>
        <w:rPr>
          <w:sz w:val="22"/>
          <w:szCs w:val="22"/>
        </w:rPr>
      </w:pPr>
    </w:p>
    <w:p w14:paraId="0940D1B8" w14:textId="77777777" w:rsidR="004B0821" w:rsidRDefault="004B0821" w:rsidP="004B0821">
      <w:pPr>
        <w:tabs>
          <w:tab w:val="left" w:pos="8264"/>
        </w:tabs>
        <w:rPr>
          <w:sz w:val="22"/>
          <w:szCs w:val="22"/>
        </w:rPr>
      </w:pPr>
    </w:p>
    <w:p w14:paraId="16BA31D3" w14:textId="05C4975E" w:rsidR="004B0821" w:rsidRPr="002E6BB7" w:rsidRDefault="004B0821" w:rsidP="004B0821">
      <w:pPr>
        <w:tabs>
          <w:tab w:val="left" w:pos="8264"/>
        </w:tabs>
        <w:jc w:val="center"/>
        <w:rPr>
          <w:b/>
          <w:bCs/>
        </w:rPr>
      </w:pPr>
      <w:r w:rsidRPr="002E6BB7">
        <w:rPr>
          <w:b/>
          <w:bCs/>
        </w:rPr>
        <w:t xml:space="preserve">Figure </w:t>
      </w:r>
      <w:r w:rsidR="009E49BC">
        <w:rPr>
          <w:b/>
          <w:bCs/>
        </w:rPr>
        <w:t>F</w:t>
      </w:r>
      <w:r w:rsidRPr="002E6BB7">
        <w:rPr>
          <w:b/>
          <w:bCs/>
        </w:rPr>
        <w:t>3: Modal analysis results with 20 modes evaluated</w:t>
      </w:r>
    </w:p>
    <w:p w14:paraId="0016250D" w14:textId="77777777" w:rsidR="004B0821" w:rsidRDefault="004B0821" w:rsidP="004B0821">
      <w:pPr>
        <w:tabs>
          <w:tab w:val="left" w:pos="8264"/>
        </w:tabs>
        <w:spacing w:after="0"/>
      </w:pPr>
    </w:p>
    <w:p w14:paraId="6C981C71" w14:textId="77777777" w:rsidR="004B0821" w:rsidRPr="00A71701" w:rsidRDefault="004B0821" w:rsidP="004B0821">
      <w:pPr>
        <w:tabs>
          <w:tab w:val="left" w:pos="8264"/>
        </w:tabs>
        <w:rPr>
          <w:sz w:val="22"/>
          <w:szCs w:val="22"/>
        </w:rPr>
      </w:pPr>
      <w:r w:rsidRPr="00A71701">
        <w:rPr>
          <w:sz w:val="22"/>
          <w:szCs w:val="22"/>
        </w:rPr>
        <w:t>Based on the modal analysis, the x-direction (refer to Figure X) will be specified as the vibration axis as the this has the lowest overall modal mass participation ratio (MMPR). The highest x-axis MMPR occurs at mode 5.</w:t>
      </w:r>
    </w:p>
    <w:p w14:paraId="22880826" w14:textId="77777777" w:rsidR="004B0821" w:rsidRDefault="004B0821" w:rsidP="004B0821">
      <w:pPr>
        <w:tabs>
          <w:tab w:val="left" w:pos="8264"/>
        </w:tabs>
      </w:pPr>
      <w:r>
        <w:rPr>
          <w:noProof/>
        </w:rPr>
        <w:drawing>
          <wp:anchor distT="0" distB="0" distL="114300" distR="114300" simplePos="0" relativeHeight="251658279" behindDoc="0" locked="0" layoutInCell="1" allowOverlap="1" wp14:anchorId="50543840" wp14:editId="49FED634">
            <wp:simplePos x="0" y="0"/>
            <wp:positionH relativeFrom="column">
              <wp:posOffset>0</wp:posOffset>
            </wp:positionH>
            <wp:positionV relativeFrom="paragraph">
              <wp:posOffset>-635</wp:posOffset>
            </wp:positionV>
            <wp:extent cx="5720715" cy="2238375"/>
            <wp:effectExtent l="0" t="0" r="0" b="9525"/>
            <wp:wrapNone/>
            <wp:docPr id="19196766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720715" cy="2238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AD6D0D" w14:textId="77777777" w:rsidR="004B0821" w:rsidRDefault="004B0821" w:rsidP="004B0821">
      <w:pPr>
        <w:tabs>
          <w:tab w:val="left" w:pos="8264"/>
        </w:tabs>
        <w:rPr>
          <w:sz w:val="22"/>
          <w:szCs w:val="22"/>
        </w:rPr>
      </w:pPr>
    </w:p>
    <w:p w14:paraId="333D5DFF" w14:textId="77777777" w:rsidR="004B0821" w:rsidRDefault="004B0821" w:rsidP="004B0821">
      <w:pPr>
        <w:tabs>
          <w:tab w:val="left" w:pos="8264"/>
        </w:tabs>
        <w:rPr>
          <w:sz w:val="22"/>
          <w:szCs w:val="22"/>
        </w:rPr>
      </w:pPr>
    </w:p>
    <w:p w14:paraId="544BC40C" w14:textId="77777777" w:rsidR="004B0821" w:rsidRDefault="004B0821" w:rsidP="004B0821">
      <w:pPr>
        <w:tabs>
          <w:tab w:val="left" w:pos="8264"/>
        </w:tabs>
        <w:rPr>
          <w:sz w:val="22"/>
          <w:szCs w:val="22"/>
        </w:rPr>
      </w:pPr>
    </w:p>
    <w:p w14:paraId="79ACD3FA" w14:textId="77777777" w:rsidR="004B0821" w:rsidRDefault="004B0821" w:rsidP="004B0821">
      <w:pPr>
        <w:tabs>
          <w:tab w:val="left" w:pos="8264"/>
        </w:tabs>
        <w:rPr>
          <w:sz w:val="22"/>
          <w:szCs w:val="22"/>
        </w:rPr>
      </w:pPr>
    </w:p>
    <w:p w14:paraId="764D12EE" w14:textId="77777777" w:rsidR="004B0821" w:rsidRDefault="004B0821" w:rsidP="004B0821">
      <w:pPr>
        <w:tabs>
          <w:tab w:val="left" w:pos="8264"/>
        </w:tabs>
        <w:rPr>
          <w:sz w:val="22"/>
          <w:szCs w:val="22"/>
        </w:rPr>
      </w:pPr>
    </w:p>
    <w:p w14:paraId="05DC3112" w14:textId="77777777" w:rsidR="004B0821" w:rsidRDefault="004B0821" w:rsidP="004B0821">
      <w:pPr>
        <w:tabs>
          <w:tab w:val="left" w:pos="8264"/>
        </w:tabs>
        <w:rPr>
          <w:sz w:val="22"/>
          <w:szCs w:val="22"/>
        </w:rPr>
      </w:pPr>
    </w:p>
    <w:p w14:paraId="6B5335B6" w14:textId="77777777" w:rsidR="004B0821" w:rsidRDefault="004B0821" w:rsidP="004B0821">
      <w:pPr>
        <w:tabs>
          <w:tab w:val="left" w:pos="8264"/>
        </w:tabs>
        <w:rPr>
          <w:sz w:val="22"/>
          <w:szCs w:val="22"/>
        </w:rPr>
      </w:pPr>
    </w:p>
    <w:p w14:paraId="72406D77" w14:textId="4382692A" w:rsidR="004B0821" w:rsidRDefault="004B0821" w:rsidP="004B0821">
      <w:pPr>
        <w:tabs>
          <w:tab w:val="left" w:pos="8264"/>
        </w:tabs>
        <w:jc w:val="center"/>
        <w:rPr>
          <w:b/>
          <w:bCs/>
          <w:sz w:val="22"/>
          <w:szCs w:val="22"/>
        </w:rPr>
      </w:pPr>
      <w:r w:rsidRPr="00A71701">
        <w:rPr>
          <w:b/>
          <w:bCs/>
          <w:sz w:val="22"/>
          <w:szCs w:val="22"/>
        </w:rPr>
        <w:t xml:space="preserve">Figure </w:t>
      </w:r>
      <w:r w:rsidR="009E49BC">
        <w:rPr>
          <w:b/>
          <w:bCs/>
          <w:sz w:val="22"/>
          <w:szCs w:val="22"/>
        </w:rPr>
        <w:t>F</w:t>
      </w:r>
      <w:r w:rsidRPr="00A71701">
        <w:rPr>
          <w:b/>
          <w:bCs/>
          <w:sz w:val="22"/>
          <w:szCs w:val="22"/>
        </w:rPr>
        <w:t>4: Zero displacement of rover in fifth mode oscillation cycle</w:t>
      </w:r>
    </w:p>
    <w:p w14:paraId="2CB4733B" w14:textId="12D8E6BB" w:rsidR="004B0821" w:rsidRPr="00A71701" w:rsidRDefault="004B0821" w:rsidP="004B0821">
      <w:pPr>
        <w:tabs>
          <w:tab w:val="left" w:pos="8264"/>
        </w:tabs>
        <w:jc w:val="center"/>
        <w:rPr>
          <w:b/>
          <w:bCs/>
          <w:sz w:val="22"/>
          <w:szCs w:val="22"/>
        </w:rPr>
      </w:pPr>
    </w:p>
    <w:p w14:paraId="21B561CC" w14:textId="26185293" w:rsidR="004B0821" w:rsidRDefault="004C1D1B" w:rsidP="004B0821">
      <w:pPr>
        <w:tabs>
          <w:tab w:val="left" w:pos="8264"/>
        </w:tabs>
        <w:rPr>
          <w:sz w:val="22"/>
          <w:szCs w:val="22"/>
        </w:rPr>
      </w:pPr>
      <w:r w:rsidRPr="00A71701">
        <w:rPr>
          <w:b/>
          <w:bCs/>
          <w:noProof/>
        </w:rPr>
        <w:drawing>
          <wp:anchor distT="0" distB="0" distL="114300" distR="114300" simplePos="0" relativeHeight="251658280" behindDoc="0" locked="0" layoutInCell="1" allowOverlap="1" wp14:anchorId="506C5265" wp14:editId="5C2F286F">
            <wp:simplePos x="0" y="0"/>
            <wp:positionH relativeFrom="column">
              <wp:posOffset>115570</wp:posOffset>
            </wp:positionH>
            <wp:positionV relativeFrom="paragraph">
              <wp:posOffset>-146685</wp:posOffset>
            </wp:positionV>
            <wp:extent cx="5732780" cy="2400300"/>
            <wp:effectExtent l="0" t="0" r="1270" b="0"/>
            <wp:wrapNone/>
            <wp:docPr id="128182374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32780" cy="2400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758DE6" w14:textId="77777777" w:rsidR="004B0821" w:rsidRDefault="004B0821" w:rsidP="004B0821">
      <w:pPr>
        <w:tabs>
          <w:tab w:val="left" w:pos="8264"/>
        </w:tabs>
        <w:rPr>
          <w:sz w:val="22"/>
          <w:szCs w:val="22"/>
        </w:rPr>
      </w:pPr>
    </w:p>
    <w:p w14:paraId="26D192A3" w14:textId="77777777" w:rsidR="004B0821" w:rsidRDefault="004B0821" w:rsidP="004B0821">
      <w:pPr>
        <w:tabs>
          <w:tab w:val="left" w:pos="8264"/>
        </w:tabs>
        <w:rPr>
          <w:sz w:val="22"/>
          <w:szCs w:val="22"/>
        </w:rPr>
      </w:pPr>
    </w:p>
    <w:p w14:paraId="50F34823" w14:textId="77777777" w:rsidR="004B0821" w:rsidRDefault="004B0821" w:rsidP="004B0821">
      <w:pPr>
        <w:tabs>
          <w:tab w:val="left" w:pos="8264"/>
        </w:tabs>
        <w:rPr>
          <w:sz w:val="22"/>
          <w:szCs w:val="22"/>
        </w:rPr>
      </w:pPr>
    </w:p>
    <w:p w14:paraId="20234726" w14:textId="77777777" w:rsidR="004B0821" w:rsidRPr="00761231" w:rsidRDefault="004B0821" w:rsidP="004B0821">
      <w:pPr>
        <w:tabs>
          <w:tab w:val="left" w:pos="8264"/>
        </w:tabs>
        <w:rPr>
          <w:sz w:val="22"/>
          <w:szCs w:val="22"/>
        </w:rPr>
      </w:pPr>
    </w:p>
    <w:p w14:paraId="046D4DE2" w14:textId="77777777" w:rsidR="004B0821" w:rsidRDefault="004B0821" w:rsidP="004B0821">
      <w:pPr>
        <w:tabs>
          <w:tab w:val="left" w:pos="8264"/>
        </w:tabs>
      </w:pPr>
    </w:p>
    <w:p w14:paraId="705178BE" w14:textId="77777777" w:rsidR="004B0821" w:rsidRDefault="004B0821" w:rsidP="004B0821">
      <w:pPr>
        <w:tabs>
          <w:tab w:val="left" w:pos="8264"/>
        </w:tabs>
      </w:pPr>
    </w:p>
    <w:p w14:paraId="1EE3DBBE" w14:textId="77777777" w:rsidR="004C1D1B" w:rsidRDefault="004C1D1B" w:rsidP="004B0821">
      <w:pPr>
        <w:tabs>
          <w:tab w:val="left" w:pos="8264"/>
        </w:tabs>
        <w:jc w:val="center"/>
        <w:rPr>
          <w:b/>
          <w:bCs/>
          <w:sz w:val="22"/>
          <w:szCs w:val="22"/>
        </w:rPr>
      </w:pPr>
    </w:p>
    <w:p w14:paraId="7C1F2D19" w14:textId="78458A9F" w:rsidR="004B0821" w:rsidRDefault="004B0821" w:rsidP="004B0821">
      <w:pPr>
        <w:tabs>
          <w:tab w:val="left" w:pos="8264"/>
        </w:tabs>
        <w:jc w:val="center"/>
        <w:rPr>
          <w:b/>
          <w:bCs/>
          <w:sz w:val="22"/>
          <w:szCs w:val="22"/>
        </w:rPr>
      </w:pPr>
      <w:r w:rsidRPr="00A71701">
        <w:rPr>
          <w:b/>
          <w:bCs/>
          <w:sz w:val="22"/>
          <w:szCs w:val="22"/>
        </w:rPr>
        <w:t xml:space="preserve">Figure </w:t>
      </w:r>
      <w:r w:rsidR="009E49BC">
        <w:rPr>
          <w:b/>
          <w:bCs/>
          <w:sz w:val="22"/>
          <w:szCs w:val="22"/>
        </w:rPr>
        <w:t>F</w:t>
      </w:r>
      <w:r w:rsidRPr="00A71701">
        <w:rPr>
          <w:b/>
          <w:bCs/>
          <w:sz w:val="22"/>
          <w:szCs w:val="22"/>
        </w:rPr>
        <w:t>5: Max displacement of rover in fifth mode oscillation cycle</w:t>
      </w:r>
    </w:p>
    <w:p w14:paraId="5312003C" w14:textId="77777777" w:rsidR="004B0821" w:rsidRDefault="004B0821" w:rsidP="004B0821">
      <w:pPr>
        <w:tabs>
          <w:tab w:val="left" w:pos="8264"/>
        </w:tabs>
        <w:jc w:val="center"/>
        <w:rPr>
          <w:b/>
          <w:bCs/>
          <w:sz w:val="22"/>
          <w:szCs w:val="22"/>
        </w:rPr>
      </w:pPr>
    </w:p>
    <w:p w14:paraId="749FCF3E" w14:textId="77777777" w:rsidR="004B0821" w:rsidRDefault="004B0821" w:rsidP="004B0821">
      <w:pPr>
        <w:tabs>
          <w:tab w:val="left" w:pos="8264"/>
        </w:tabs>
        <w:jc w:val="center"/>
        <w:rPr>
          <w:b/>
          <w:bCs/>
          <w:sz w:val="22"/>
          <w:szCs w:val="22"/>
        </w:rPr>
      </w:pPr>
    </w:p>
    <w:p w14:paraId="31DE685F" w14:textId="77777777" w:rsidR="004B0821" w:rsidRDefault="004B0821" w:rsidP="004B0821">
      <w:pPr>
        <w:tabs>
          <w:tab w:val="left" w:pos="8264"/>
        </w:tabs>
        <w:jc w:val="center"/>
        <w:rPr>
          <w:b/>
          <w:bCs/>
          <w:sz w:val="22"/>
          <w:szCs w:val="22"/>
        </w:rPr>
      </w:pPr>
    </w:p>
    <w:p w14:paraId="3C56DF40" w14:textId="77777777" w:rsidR="004B0821" w:rsidRDefault="004B0821" w:rsidP="004B0821">
      <w:pPr>
        <w:tabs>
          <w:tab w:val="left" w:pos="8264"/>
        </w:tabs>
        <w:jc w:val="center"/>
        <w:rPr>
          <w:b/>
          <w:bCs/>
          <w:sz w:val="22"/>
          <w:szCs w:val="22"/>
        </w:rPr>
      </w:pPr>
    </w:p>
    <w:p w14:paraId="0E83047A" w14:textId="77777777" w:rsidR="004B0821" w:rsidRDefault="004B0821" w:rsidP="004B0821">
      <w:pPr>
        <w:tabs>
          <w:tab w:val="left" w:pos="8264"/>
        </w:tabs>
        <w:jc w:val="center"/>
        <w:rPr>
          <w:b/>
          <w:bCs/>
          <w:sz w:val="22"/>
          <w:szCs w:val="22"/>
        </w:rPr>
      </w:pPr>
    </w:p>
    <w:p w14:paraId="534F7318" w14:textId="77777777" w:rsidR="004B0821" w:rsidRPr="00A71701" w:rsidRDefault="004B0821" w:rsidP="004B0821">
      <w:pPr>
        <w:tabs>
          <w:tab w:val="left" w:pos="8264"/>
        </w:tabs>
        <w:jc w:val="center"/>
        <w:rPr>
          <w:b/>
          <w:bCs/>
          <w:sz w:val="22"/>
          <w:szCs w:val="22"/>
        </w:rPr>
      </w:pPr>
    </w:p>
    <w:p w14:paraId="29FF3118" w14:textId="4700614F" w:rsidR="004B0821" w:rsidRPr="002E6BB7" w:rsidRDefault="009E49BC" w:rsidP="004B0821">
      <w:pPr>
        <w:rPr>
          <w:b/>
          <w:bCs/>
        </w:rPr>
      </w:pPr>
      <w:r>
        <w:rPr>
          <w:b/>
          <w:bCs/>
        </w:rPr>
        <w:t>F.1.1</w:t>
      </w:r>
      <w:r w:rsidR="004B0821" w:rsidRPr="002E6BB7">
        <w:rPr>
          <w:b/>
          <w:bCs/>
        </w:rPr>
        <w:t>– Harmonic Response</w:t>
      </w:r>
    </w:p>
    <w:p w14:paraId="3E0B233C" w14:textId="77777777" w:rsidR="004B0821" w:rsidRPr="00A71701" w:rsidRDefault="004B0821" w:rsidP="004B0821">
      <w:pPr>
        <w:rPr>
          <w:b/>
          <w:bCs/>
        </w:rPr>
      </w:pPr>
      <w:r>
        <w:rPr>
          <w:noProof/>
        </w:rPr>
        <w:drawing>
          <wp:anchor distT="0" distB="0" distL="114300" distR="114300" simplePos="0" relativeHeight="251658281" behindDoc="0" locked="0" layoutInCell="1" allowOverlap="1" wp14:anchorId="6860F488" wp14:editId="6A91F50C">
            <wp:simplePos x="0" y="0"/>
            <wp:positionH relativeFrom="column">
              <wp:posOffset>8890</wp:posOffset>
            </wp:positionH>
            <wp:positionV relativeFrom="paragraph">
              <wp:posOffset>135255</wp:posOffset>
            </wp:positionV>
            <wp:extent cx="5720715" cy="2910840"/>
            <wp:effectExtent l="0" t="0" r="0" b="0"/>
            <wp:wrapNone/>
            <wp:docPr id="20302415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20715" cy="2910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539381" w14:textId="77777777" w:rsidR="004B0821" w:rsidRDefault="004B0821" w:rsidP="004B0821"/>
    <w:p w14:paraId="3D4EAC7B" w14:textId="77777777" w:rsidR="004B0821" w:rsidRDefault="004B0821" w:rsidP="004B0821"/>
    <w:p w14:paraId="0E3BC4C0" w14:textId="77777777" w:rsidR="004B0821" w:rsidRDefault="004B0821" w:rsidP="004B0821"/>
    <w:p w14:paraId="25F7B9F7" w14:textId="77777777" w:rsidR="004B0821" w:rsidRDefault="004B0821" w:rsidP="004B0821"/>
    <w:p w14:paraId="2BA605C2" w14:textId="77777777" w:rsidR="004B0821" w:rsidRDefault="004B0821" w:rsidP="004B0821"/>
    <w:p w14:paraId="1B37B2D4" w14:textId="77777777" w:rsidR="004B0821" w:rsidRDefault="004B0821" w:rsidP="004B0821"/>
    <w:p w14:paraId="42D43034" w14:textId="77777777" w:rsidR="004B0821" w:rsidRDefault="004B0821" w:rsidP="004B0821"/>
    <w:p w14:paraId="614A15C7" w14:textId="77777777" w:rsidR="004B0821" w:rsidRDefault="004B0821" w:rsidP="004B0821"/>
    <w:p w14:paraId="723259CB" w14:textId="77777777" w:rsidR="004B0821" w:rsidRDefault="004B0821" w:rsidP="004B0821"/>
    <w:p w14:paraId="10ABAD2C" w14:textId="049E07BD" w:rsidR="004B0821" w:rsidRPr="00A71701" w:rsidRDefault="004B0821" w:rsidP="004B0821">
      <w:pPr>
        <w:jc w:val="center"/>
        <w:rPr>
          <w:b/>
          <w:bCs/>
        </w:rPr>
      </w:pPr>
      <w:r w:rsidRPr="00A71701">
        <w:rPr>
          <w:b/>
          <w:bCs/>
        </w:rPr>
        <w:t xml:space="preserve">Figure </w:t>
      </w:r>
      <w:r w:rsidR="009E49BC">
        <w:rPr>
          <w:b/>
          <w:bCs/>
        </w:rPr>
        <w:t>F</w:t>
      </w:r>
      <w:r w:rsidRPr="00A71701">
        <w:rPr>
          <w:b/>
          <w:bCs/>
        </w:rPr>
        <w:t>6: 7.7-100Hz harmonic response 3g amplitude x-direction stress analysis</w:t>
      </w:r>
    </w:p>
    <w:p w14:paraId="251F1E2B" w14:textId="77777777" w:rsidR="004B0821" w:rsidRDefault="004B0821" w:rsidP="004B0821">
      <w:r>
        <w:rPr>
          <w:noProof/>
        </w:rPr>
        <w:drawing>
          <wp:anchor distT="0" distB="0" distL="114300" distR="114300" simplePos="0" relativeHeight="251658282" behindDoc="0" locked="0" layoutInCell="1" allowOverlap="1" wp14:anchorId="7C72BFEC" wp14:editId="5939B685">
            <wp:simplePos x="0" y="0"/>
            <wp:positionH relativeFrom="column">
              <wp:posOffset>32385</wp:posOffset>
            </wp:positionH>
            <wp:positionV relativeFrom="paragraph">
              <wp:posOffset>91440</wp:posOffset>
            </wp:positionV>
            <wp:extent cx="5718810" cy="2850515"/>
            <wp:effectExtent l="0" t="0" r="0" b="6985"/>
            <wp:wrapNone/>
            <wp:docPr id="198369965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18810" cy="2850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D51F67" w14:textId="77777777" w:rsidR="004B0821" w:rsidRDefault="004B0821" w:rsidP="004B0821"/>
    <w:p w14:paraId="4C228CB5" w14:textId="77777777" w:rsidR="004B0821" w:rsidRDefault="004B0821" w:rsidP="004B0821"/>
    <w:p w14:paraId="647CD0DF" w14:textId="77777777" w:rsidR="004B0821" w:rsidRDefault="004B0821" w:rsidP="004B0821"/>
    <w:p w14:paraId="2365E20A" w14:textId="77777777" w:rsidR="004B0821" w:rsidRDefault="004B0821" w:rsidP="004B0821"/>
    <w:p w14:paraId="169D6A1C" w14:textId="77777777" w:rsidR="004B0821" w:rsidRDefault="004B0821" w:rsidP="004B0821"/>
    <w:p w14:paraId="2FFC6ACC" w14:textId="77777777" w:rsidR="004B0821" w:rsidRDefault="004B0821" w:rsidP="004B0821"/>
    <w:p w14:paraId="0199D78D" w14:textId="77777777" w:rsidR="004B0821" w:rsidRDefault="004B0821" w:rsidP="004B0821"/>
    <w:p w14:paraId="05EEDB9F" w14:textId="77777777" w:rsidR="004B0821" w:rsidRDefault="004B0821" w:rsidP="004B0821"/>
    <w:p w14:paraId="376C1A5C" w14:textId="77777777" w:rsidR="004B0821" w:rsidRDefault="004B0821" w:rsidP="004B0821"/>
    <w:p w14:paraId="493C1837" w14:textId="1307C9CE" w:rsidR="004B0821" w:rsidRPr="00A71701" w:rsidRDefault="004B0821" w:rsidP="004B0821">
      <w:pPr>
        <w:rPr>
          <w:b/>
          <w:bCs/>
        </w:rPr>
      </w:pPr>
      <w:r w:rsidRPr="00A71701">
        <w:rPr>
          <w:b/>
          <w:bCs/>
        </w:rPr>
        <w:t xml:space="preserve">Figure </w:t>
      </w:r>
      <w:r w:rsidR="009E49BC">
        <w:rPr>
          <w:b/>
          <w:bCs/>
        </w:rPr>
        <w:t>F</w:t>
      </w:r>
      <w:r w:rsidRPr="00A71701">
        <w:rPr>
          <w:b/>
          <w:bCs/>
        </w:rPr>
        <w:t>7: A section including the camera mount stress analysis of the 7.7-100Hz harmonic response 3g acceleration vibration simulation.</w:t>
      </w:r>
    </w:p>
    <w:p w14:paraId="2179D9F0" w14:textId="77777777" w:rsidR="004B0821" w:rsidRPr="00246C3D" w:rsidRDefault="004B0821" w:rsidP="004B0821">
      <w:pPr>
        <w:spacing w:after="240"/>
      </w:pPr>
      <w:r>
        <w:t xml:space="preserve">Note that the graphic quality of the stress contours is poor due to the relatively low number of elements run due to insufficient compute power and that the stress in Figure E7 is concentrated in the structural components which will be bolted and superglued to the chassis. </w:t>
      </w:r>
    </w:p>
    <w:p w14:paraId="31CD727E" w14:textId="77777777" w:rsidR="004B1276" w:rsidRDefault="004B1276">
      <w:pPr>
        <w:tabs>
          <w:tab w:val="left" w:pos="8264"/>
        </w:tabs>
        <w:rPr>
          <w:sz w:val="22"/>
          <w:szCs w:val="22"/>
        </w:rPr>
      </w:pPr>
    </w:p>
    <w:p w14:paraId="21544297" w14:textId="77777777" w:rsidR="00A91D2E" w:rsidRDefault="00A91D2E">
      <w:pPr>
        <w:tabs>
          <w:tab w:val="left" w:pos="8264"/>
        </w:tabs>
        <w:rPr>
          <w:sz w:val="22"/>
          <w:szCs w:val="22"/>
        </w:rPr>
      </w:pPr>
    </w:p>
    <w:p w14:paraId="5878E8CD" w14:textId="77777777" w:rsidR="00A91D2E" w:rsidRDefault="00A91D2E">
      <w:pPr>
        <w:tabs>
          <w:tab w:val="left" w:pos="8264"/>
        </w:tabs>
        <w:rPr>
          <w:sz w:val="22"/>
          <w:szCs w:val="22"/>
        </w:rPr>
      </w:pPr>
    </w:p>
    <w:p w14:paraId="56B46591" w14:textId="77777777" w:rsidR="00A91D2E" w:rsidRDefault="00A91D2E">
      <w:pPr>
        <w:tabs>
          <w:tab w:val="left" w:pos="8264"/>
        </w:tabs>
        <w:rPr>
          <w:sz w:val="22"/>
          <w:szCs w:val="22"/>
        </w:rPr>
      </w:pPr>
    </w:p>
    <w:p w14:paraId="08E90F88" w14:textId="77777777" w:rsidR="00DC364A" w:rsidRPr="00776863" w:rsidRDefault="00DC364A">
      <w:pPr>
        <w:tabs>
          <w:tab w:val="left" w:pos="8264"/>
        </w:tabs>
        <w:rPr>
          <w:sz w:val="22"/>
          <w:szCs w:val="22"/>
        </w:rPr>
      </w:pPr>
    </w:p>
    <w:sectPr w:rsidR="00DC364A" w:rsidRPr="00776863">
      <w:pgSz w:w="11909" w:h="16834"/>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5F865" w14:textId="77777777" w:rsidR="00DC511A" w:rsidRDefault="00DC511A">
      <w:pPr>
        <w:spacing w:after="0"/>
      </w:pPr>
      <w:r>
        <w:separator/>
      </w:r>
    </w:p>
  </w:endnote>
  <w:endnote w:type="continuationSeparator" w:id="0">
    <w:p w14:paraId="06BE17BD" w14:textId="77777777" w:rsidR="00DC511A" w:rsidRDefault="00DC51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embedRegular r:id="rId1" w:fontKey="{FF812C40-5BAD-4BBD-8E4F-913BEEDBFD01}"/>
    <w:embedBold r:id="rId2" w:fontKey="{319BCDA3-E291-4653-8F00-5A42DBD598EA}"/>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oppins">
    <w:charset w:val="00"/>
    <w:family w:val="auto"/>
    <w:pitch w:val="variable"/>
    <w:sig w:usb0="00008007" w:usb1="00000000" w:usb2="00000000" w:usb3="00000000" w:csb0="00000093" w:csb1="00000000"/>
    <w:embedRegular r:id="rId3" w:fontKey="{314DE882-64B1-4C66-A0F6-04BC7BDAFC8D}"/>
    <w:embedBold r:id="rId4" w:fontKey="{6EBA4D30-B2FD-46F1-9D24-E6134D944088}"/>
    <w:embedItalic r:id="rId5" w:fontKey="{28ABE352-0F81-4937-826D-7E5686E6C242}"/>
    <w:embedBoldItalic r:id="rId6" w:fontKey="{B3106A91-D26B-49A6-8A04-9673124F9710}"/>
  </w:font>
  <w:font w:name="Poppins SemiBold">
    <w:charset w:val="00"/>
    <w:family w:val="auto"/>
    <w:pitch w:val="variable"/>
    <w:sig w:usb0="00008007" w:usb1="00000000" w:usb2="00000000" w:usb3="00000000" w:csb0="00000093" w:csb1="00000000"/>
    <w:embedRegular r:id="rId7" w:fontKey="{B1C34E2B-9F8F-4057-B3D8-1DB368969FFE}"/>
  </w:font>
  <w:font w:name="Calibri">
    <w:panose1 w:val="020F0502020204030204"/>
    <w:charset w:val="00"/>
    <w:family w:val="swiss"/>
    <w:pitch w:val="variable"/>
    <w:sig w:usb0="E4002EFF" w:usb1="C200247B" w:usb2="00000009" w:usb3="00000000" w:csb0="000001FF" w:csb1="00000000"/>
    <w:embedRegular r:id="rId8" w:fontKey="{6E3D355E-BCED-40CC-9FCF-A8216080C097}"/>
    <w:embedBold r:id="rId9" w:fontKey="{69F33EFB-E1E8-4FE6-9BC8-A8CB2813DAA9}"/>
    <w:embedItalic r:id="rId10" w:fontKey="{D349ECAC-BDE9-4485-8776-238306FBF391}"/>
    <w:embedBoldItalic r:id="rId11" w:fontKey="{2FCB3AFA-B040-4AB1-986A-9DA1D7F5DFE8}"/>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2" w:fontKey="{C3A9924C-44DB-45E1-BDFA-32483C66F0CF}"/>
    <w:embedBold r:id="rId13" w:fontKey="{44A6F1EC-94AA-4643-BA21-0110E6074BD2}"/>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embedRegular r:id="rId14" w:fontKey="{25827519-5014-443A-8C44-36E57E164A9A}"/>
    <w:embedBold r:id="rId15" w:fontKey="{CBC7622E-09ED-4A61-A73B-5D59621F9F07}"/>
  </w:font>
  <w:font w:name="Poppins Medium">
    <w:charset w:val="00"/>
    <w:family w:val="auto"/>
    <w:pitch w:val="variable"/>
    <w:sig w:usb0="00008007" w:usb1="00000000" w:usb2="00000000" w:usb3="00000000" w:csb0="00000093" w:csb1="00000000"/>
    <w:embedRegular r:id="rId16" w:fontKey="{A73EE7CF-4E26-4B51-B0EE-CE5276D82492}"/>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embedRegular r:id="rId17" w:fontKey="{6CE60F51-7C25-4CE2-998B-18F04C9C00CB}"/>
    <w:embedBold r:id="rId18" w:fontKey="{7CEB514B-A9F8-4EAB-AE84-E67437A96DA3}"/>
    <w:embedItalic r:id="rId19" w:fontKey="{7C1651AE-E7F5-4412-BDF0-74F92E156931}"/>
    <w:embedBoldItalic r:id="rId20" w:fontKey="{43384698-DBB7-45ED-9F47-D979E64B96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4E440EA5" w:rsidR="001864C2" w:rsidRDefault="002C2718">
    <w:pPr>
      <w:jc w:val="right"/>
      <w:rPr>
        <w:rFonts w:ascii="Poppins Medium" w:eastAsia="Poppins Medium" w:hAnsi="Poppins Medium" w:cs="Poppins Medium"/>
      </w:rPr>
    </w:pPr>
    <w:r>
      <w:rPr>
        <w:rFonts w:ascii="Poppins Medium" w:eastAsia="Poppins Medium" w:hAnsi="Poppins Medium" w:cs="Poppins Medium"/>
      </w:rPr>
      <w:fldChar w:fldCharType="begin"/>
    </w:r>
    <w:r>
      <w:rPr>
        <w:rFonts w:ascii="Poppins Medium" w:eastAsia="Poppins Medium" w:hAnsi="Poppins Medium" w:cs="Poppins Medium"/>
      </w:rPr>
      <w:instrText>PAGE</w:instrText>
    </w:r>
    <w:r>
      <w:rPr>
        <w:rFonts w:ascii="Poppins Medium" w:eastAsia="Poppins Medium" w:hAnsi="Poppins Medium" w:cs="Poppins Medium"/>
      </w:rPr>
      <w:fldChar w:fldCharType="separate"/>
    </w:r>
    <w:r w:rsidR="00D64B7D">
      <w:rPr>
        <w:rFonts w:ascii="Poppins Medium" w:eastAsia="Poppins Medium" w:hAnsi="Poppins Medium" w:cs="Poppins Medium"/>
        <w:noProof/>
      </w:rPr>
      <w:t>1</w:t>
    </w:r>
    <w:r>
      <w:rPr>
        <w:rFonts w:ascii="Poppins Medium" w:eastAsia="Poppins Medium" w:hAnsi="Poppins Medium" w:cs="Poppins Medium"/>
      </w:rPr>
      <w:fldChar w:fldCharType="end"/>
    </w:r>
  </w:p>
  <w:p w14:paraId="769D0D3C" w14:textId="77777777" w:rsidR="001864C2" w:rsidRDefault="001864C2">
    <w:pPr>
      <w:widowControl w:val="0"/>
      <w:pBdr>
        <w:top w:val="nil"/>
        <w:left w:val="nil"/>
        <w:bottom w:val="nil"/>
        <w:right w:val="nil"/>
        <w:between w:val="nil"/>
      </w:pBdr>
      <w:rPr>
        <w:rFonts w:ascii="Poppins Medium" w:eastAsia="Poppins Medium" w:hAnsi="Poppins Medium" w:cs="Poppins Medi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6563C" w14:textId="77777777" w:rsidR="00DC511A" w:rsidRDefault="00DC511A">
      <w:pPr>
        <w:spacing w:after="0"/>
      </w:pPr>
      <w:r>
        <w:separator/>
      </w:r>
    </w:p>
  </w:footnote>
  <w:footnote w:type="continuationSeparator" w:id="0">
    <w:p w14:paraId="504EF7A0" w14:textId="77777777" w:rsidR="00DC511A" w:rsidRDefault="00DC511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DDD3" w14:textId="77777777" w:rsidR="001864C2" w:rsidRDefault="002C2718">
    <w:pPr>
      <w:rPr>
        <w:b/>
        <w:bCs/>
        <w:color w:val="FFFFFF"/>
        <w:sz w:val="28"/>
        <w:szCs w:val="28"/>
      </w:rPr>
    </w:pPr>
    <w:r>
      <w:rPr>
        <w:b/>
        <w:bCs/>
        <w:color w:val="FFFFFF"/>
        <w:sz w:val="28"/>
        <w:szCs w:val="28"/>
      </w:rPr>
      <w:t>UKSEDS OLYMPUS ROVER TRIALS 25-26</w:t>
    </w:r>
  </w:p>
  <w:p w14:paraId="40F989B8" w14:textId="77777777" w:rsidR="001864C2" w:rsidRDefault="002C2718">
    <w:pPr>
      <w:rPr>
        <w:rFonts w:ascii="Poppins Medium" w:eastAsia="Poppins Medium" w:hAnsi="Poppins Medium" w:cs="Poppins Medium"/>
        <w:color w:val="FFFFFF"/>
      </w:rPr>
    </w:pPr>
    <w:r>
      <w:rPr>
        <w:rFonts w:ascii="Poppins Medium" w:eastAsia="Poppins Medium" w:hAnsi="Poppins Medium" w:cs="Poppins Medium"/>
        <w:color w:val="FFFFFF"/>
      </w:rPr>
      <w:t>Critical Design Review</w:t>
    </w:r>
  </w:p>
  <w:p w14:paraId="46ECB558" w14:textId="77777777" w:rsidR="001864C2" w:rsidRDefault="002C2718">
    <w:r>
      <w:rPr>
        <w:noProof/>
      </w:rPr>
      <w:drawing>
        <wp:anchor distT="0" distB="0" distL="0" distR="0" simplePos="0" relativeHeight="251658240" behindDoc="1" locked="0" layoutInCell="1" hidden="0" allowOverlap="1" wp14:anchorId="7E631B03" wp14:editId="07777777">
          <wp:simplePos x="0" y="0"/>
          <wp:positionH relativeFrom="page">
            <wp:posOffset>0</wp:posOffset>
          </wp:positionH>
          <wp:positionV relativeFrom="page">
            <wp:posOffset>0</wp:posOffset>
          </wp:positionV>
          <wp:extent cx="7581600" cy="1195200"/>
          <wp:effectExtent l="0" t="0" r="0" b="0"/>
          <wp:wrapNone/>
          <wp:docPr id="1271985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81600" cy="11952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5241"/>
    <w:multiLevelType w:val="hybridMultilevel"/>
    <w:tmpl w:val="FFFFFFFF"/>
    <w:lvl w:ilvl="0" w:tplc="F9E094AE">
      <w:start w:val="6"/>
      <w:numFmt w:val="decimal"/>
      <w:lvlText w:val="%1."/>
      <w:lvlJc w:val="left"/>
      <w:pPr>
        <w:ind w:left="720" w:hanging="360"/>
      </w:pPr>
    </w:lvl>
    <w:lvl w:ilvl="1" w:tplc="7FBE0612">
      <w:start w:val="1"/>
      <w:numFmt w:val="lowerLetter"/>
      <w:lvlText w:val="%2."/>
      <w:lvlJc w:val="left"/>
      <w:pPr>
        <w:ind w:left="1440" w:hanging="360"/>
      </w:pPr>
    </w:lvl>
    <w:lvl w:ilvl="2" w:tplc="5350922C">
      <w:start w:val="1"/>
      <w:numFmt w:val="lowerRoman"/>
      <w:lvlText w:val="%3."/>
      <w:lvlJc w:val="right"/>
      <w:pPr>
        <w:ind w:left="2160" w:hanging="180"/>
      </w:pPr>
    </w:lvl>
    <w:lvl w:ilvl="3" w:tplc="2696B090">
      <w:start w:val="1"/>
      <w:numFmt w:val="decimal"/>
      <w:lvlText w:val="%4."/>
      <w:lvlJc w:val="left"/>
      <w:pPr>
        <w:ind w:left="2880" w:hanging="360"/>
      </w:pPr>
    </w:lvl>
    <w:lvl w:ilvl="4" w:tplc="F8C4F990">
      <w:start w:val="1"/>
      <w:numFmt w:val="lowerLetter"/>
      <w:lvlText w:val="%5."/>
      <w:lvlJc w:val="left"/>
      <w:pPr>
        <w:ind w:left="3600" w:hanging="360"/>
      </w:pPr>
    </w:lvl>
    <w:lvl w:ilvl="5" w:tplc="BA70FC98">
      <w:start w:val="1"/>
      <w:numFmt w:val="lowerRoman"/>
      <w:lvlText w:val="%6."/>
      <w:lvlJc w:val="right"/>
      <w:pPr>
        <w:ind w:left="4320" w:hanging="180"/>
      </w:pPr>
    </w:lvl>
    <w:lvl w:ilvl="6" w:tplc="F7C4A624">
      <w:start w:val="1"/>
      <w:numFmt w:val="decimal"/>
      <w:lvlText w:val="%7."/>
      <w:lvlJc w:val="left"/>
      <w:pPr>
        <w:ind w:left="5040" w:hanging="360"/>
      </w:pPr>
    </w:lvl>
    <w:lvl w:ilvl="7" w:tplc="2F1E16F6">
      <w:start w:val="1"/>
      <w:numFmt w:val="lowerLetter"/>
      <w:lvlText w:val="%8."/>
      <w:lvlJc w:val="left"/>
      <w:pPr>
        <w:ind w:left="5760" w:hanging="360"/>
      </w:pPr>
    </w:lvl>
    <w:lvl w:ilvl="8" w:tplc="4934A0CA">
      <w:start w:val="1"/>
      <w:numFmt w:val="lowerRoman"/>
      <w:lvlText w:val="%9."/>
      <w:lvlJc w:val="right"/>
      <w:pPr>
        <w:ind w:left="6480" w:hanging="180"/>
      </w:pPr>
    </w:lvl>
  </w:abstractNum>
  <w:abstractNum w:abstractNumId="1" w15:restartNumberingAfterBreak="0">
    <w:nsid w:val="01B00468"/>
    <w:multiLevelType w:val="hybridMultilevel"/>
    <w:tmpl w:val="0FA8EBF2"/>
    <w:lvl w:ilvl="0" w:tplc="570034D0">
      <w:start w:val="1"/>
      <w:numFmt w:val="bullet"/>
      <w:lvlText w:val="-"/>
      <w:lvlJc w:val="left"/>
      <w:pPr>
        <w:ind w:left="360" w:hanging="360"/>
      </w:pPr>
      <w:rPr>
        <w:rFonts w:ascii="Aptos" w:hAnsi="Aptos" w:hint="default"/>
      </w:rPr>
    </w:lvl>
    <w:lvl w:ilvl="1" w:tplc="99A838F8">
      <w:start w:val="1"/>
      <w:numFmt w:val="bullet"/>
      <w:lvlText w:val="o"/>
      <w:lvlJc w:val="left"/>
      <w:pPr>
        <w:ind w:left="1440" w:hanging="360"/>
      </w:pPr>
      <w:rPr>
        <w:rFonts w:ascii="Courier New" w:hAnsi="Courier New" w:hint="default"/>
      </w:rPr>
    </w:lvl>
    <w:lvl w:ilvl="2" w:tplc="E6805542">
      <w:start w:val="1"/>
      <w:numFmt w:val="bullet"/>
      <w:lvlText w:val=""/>
      <w:lvlJc w:val="left"/>
      <w:pPr>
        <w:ind w:left="2160" w:hanging="360"/>
      </w:pPr>
      <w:rPr>
        <w:rFonts w:ascii="Wingdings" w:hAnsi="Wingdings" w:hint="default"/>
      </w:rPr>
    </w:lvl>
    <w:lvl w:ilvl="3" w:tplc="38021DD8">
      <w:start w:val="1"/>
      <w:numFmt w:val="bullet"/>
      <w:lvlText w:val=""/>
      <w:lvlJc w:val="left"/>
      <w:pPr>
        <w:ind w:left="2880" w:hanging="360"/>
      </w:pPr>
      <w:rPr>
        <w:rFonts w:ascii="Symbol" w:hAnsi="Symbol" w:hint="default"/>
      </w:rPr>
    </w:lvl>
    <w:lvl w:ilvl="4" w:tplc="6F7C5C14">
      <w:start w:val="1"/>
      <w:numFmt w:val="bullet"/>
      <w:lvlText w:val="o"/>
      <w:lvlJc w:val="left"/>
      <w:pPr>
        <w:ind w:left="3600" w:hanging="360"/>
      </w:pPr>
      <w:rPr>
        <w:rFonts w:ascii="Courier New" w:hAnsi="Courier New" w:hint="default"/>
      </w:rPr>
    </w:lvl>
    <w:lvl w:ilvl="5" w:tplc="E7148FF6">
      <w:start w:val="1"/>
      <w:numFmt w:val="bullet"/>
      <w:lvlText w:val=""/>
      <w:lvlJc w:val="left"/>
      <w:pPr>
        <w:ind w:left="4320" w:hanging="360"/>
      </w:pPr>
      <w:rPr>
        <w:rFonts w:ascii="Wingdings" w:hAnsi="Wingdings" w:hint="default"/>
      </w:rPr>
    </w:lvl>
    <w:lvl w:ilvl="6" w:tplc="7D163432">
      <w:start w:val="1"/>
      <w:numFmt w:val="bullet"/>
      <w:lvlText w:val=""/>
      <w:lvlJc w:val="left"/>
      <w:pPr>
        <w:ind w:left="5040" w:hanging="360"/>
      </w:pPr>
      <w:rPr>
        <w:rFonts w:ascii="Symbol" w:hAnsi="Symbol" w:hint="default"/>
      </w:rPr>
    </w:lvl>
    <w:lvl w:ilvl="7" w:tplc="F2E6E908">
      <w:start w:val="1"/>
      <w:numFmt w:val="bullet"/>
      <w:lvlText w:val="o"/>
      <w:lvlJc w:val="left"/>
      <w:pPr>
        <w:ind w:left="5760" w:hanging="360"/>
      </w:pPr>
      <w:rPr>
        <w:rFonts w:ascii="Courier New" w:hAnsi="Courier New" w:hint="default"/>
      </w:rPr>
    </w:lvl>
    <w:lvl w:ilvl="8" w:tplc="6EB6B30E">
      <w:start w:val="1"/>
      <w:numFmt w:val="bullet"/>
      <w:lvlText w:val=""/>
      <w:lvlJc w:val="left"/>
      <w:pPr>
        <w:ind w:left="6480" w:hanging="360"/>
      </w:pPr>
      <w:rPr>
        <w:rFonts w:ascii="Wingdings" w:hAnsi="Wingdings" w:hint="default"/>
      </w:rPr>
    </w:lvl>
  </w:abstractNum>
  <w:abstractNum w:abstractNumId="2" w15:restartNumberingAfterBreak="0">
    <w:nsid w:val="02BB0E8E"/>
    <w:multiLevelType w:val="hybridMultilevel"/>
    <w:tmpl w:val="FFFFFFFF"/>
    <w:lvl w:ilvl="0" w:tplc="92624182">
      <w:start w:val="1"/>
      <w:numFmt w:val="bullet"/>
      <w:lvlText w:val=""/>
      <w:lvlJc w:val="left"/>
      <w:pPr>
        <w:ind w:left="720" w:hanging="360"/>
      </w:pPr>
      <w:rPr>
        <w:rFonts w:ascii="Symbol" w:hAnsi="Symbol" w:hint="default"/>
      </w:rPr>
    </w:lvl>
    <w:lvl w:ilvl="1" w:tplc="7CFAE274">
      <w:start w:val="1"/>
      <w:numFmt w:val="bullet"/>
      <w:lvlText w:val="o"/>
      <w:lvlJc w:val="left"/>
      <w:pPr>
        <w:ind w:left="1440" w:hanging="360"/>
      </w:pPr>
      <w:rPr>
        <w:rFonts w:ascii="Courier New" w:hAnsi="Courier New" w:hint="default"/>
      </w:rPr>
    </w:lvl>
    <w:lvl w:ilvl="2" w:tplc="394C8CBE">
      <w:start w:val="1"/>
      <w:numFmt w:val="bullet"/>
      <w:lvlText w:val=""/>
      <w:lvlJc w:val="left"/>
      <w:pPr>
        <w:ind w:left="2160" w:hanging="360"/>
      </w:pPr>
      <w:rPr>
        <w:rFonts w:ascii="Wingdings" w:hAnsi="Wingdings" w:hint="default"/>
      </w:rPr>
    </w:lvl>
    <w:lvl w:ilvl="3" w:tplc="BFCC8D08">
      <w:start w:val="1"/>
      <w:numFmt w:val="bullet"/>
      <w:lvlText w:val=""/>
      <w:lvlJc w:val="left"/>
      <w:pPr>
        <w:ind w:left="2880" w:hanging="360"/>
      </w:pPr>
      <w:rPr>
        <w:rFonts w:ascii="Symbol" w:hAnsi="Symbol" w:hint="default"/>
      </w:rPr>
    </w:lvl>
    <w:lvl w:ilvl="4" w:tplc="D2187FE6">
      <w:start w:val="1"/>
      <w:numFmt w:val="bullet"/>
      <w:lvlText w:val="o"/>
      <w:lvlJc w:val="left"/>
      <w:pPr>
        <w:ind w:left="3600" w:hanging="360"/>
      </w:pPr>
      <w:rPr>
        <w:rFonts w:ascii="Courier New" w:hAnsi="Courier New" w:hint="default"/>
      </w:rPr>
    </w:lvl>
    <w:lvl w:ilvl="5" w:tplc="3D6CE550">
      <w:start w:val="1"/>
      <w:numFmt w:val="bullet"/>
      <w:lvlText w:val=""/>
      <w:lvlJc w:val="left"/>
      <w:pPr>
        <w:ind w:left="4320" w:hanging="360"/>
      </w:pPr>
      <w:rPr>
        <w:rFonts w:ascii="Wingdings" w:hAnsi="Wingdings" w:hint="default"/>
      </w:rPr>
    </w:lvl>
    <w:lvl w:ilvl="6" w:tplc="E87210A8">
      <w:start w:val="1"/>
      <w:numFmt w:val="bullet"/>
      <w:lvlText w:val=""/>
      <w:lvlJc w:val="left"/>
      <w:pPr>
        <w:ind w:left="5040" w:hanging="360"/>
      </w:pPr>
      <w:rPr>
        <w:rFonts w:ascii="Symbol" w:hAnsi="Symbol" w:hint="default"/>
      </w:rPr>
    </w:lvl>
    <w:lvl w:ilvl="7" w:tplc="4F90C8A2">
      <w:start w:val="1"/>
      <w:numFmt w:val="bullet"/>
      <w:lvlText w:val="o"/>
      <w:lvlJc w:val="left"/>
      <w:pPr>
        <w:ind w:left="5760" w:hanging="360"/>
      </w:pPr>
      <w:rPr>
        <w:rFonts w:ascii="Courier New" w:hAnsi="Courier New" w:hint="default"/>
      </w:rPr>
    </w:lvl>
    <w:lvl w:ilvl="8" w:tplc="99D88792">
      <w:start w:val="1"/>
      <w:numFmt w:val="bullet"/>
      <w:lvlText w:val=""/>
      <w:lvlJc w:val="left"/>
      <w:pPr>
        <w:ind w:left="6480" w:hanging="360"/>
      </w:pPr>
      <w:rPr>
        <w:rFonts w:ascii="Wingdings" w:hAnsi="Wingdings" w:hint="default"/>
      </w:rPr>
    </w:lvl>
  </w:abstractNum>
  <w:abstractNum w:abstractNumId="3" w15:restartNumberingAfterBreak="0">
    <w:nsid w:val="0A627CE3"/>
    <w:multiLevelType w:val="multilevel"/>
    <w:tmpl w:val="E0B88B0E"/>
    <w:lvl w:ilvl="0">
      <w:start w:val="3"/>
      <w:numFmt w:val="decimal"/>
      <w:lvlText w:val="%1"/>
      <w:lvlJc w:val="left"/>
      <w:pPr>
        <w:ind w:left="580" w:hanging="580"/>
      </w:pPr>
      <w:rPr>
        <w:rFonts w:hint="default"/>
      </w:rPr>
    </w:lvl>
    <w:lvl w:ilvl="1">
      <w:start w:val="4"/>
      <w:numFmt w:val="decimal"/>
      <w:lvlText w:val="%1.%2"/>
      <w:lvlJc w:val="left"/>
      <w:pPr>
        <w:ind w:left="1260" w:hanging="720"/>
      </w:pPr>
      <w:rPr>
        <w:rFonts w:hint="default"/>
      </w:rPr>
    </w:lvl>
    <w:lvl w:ilvl="2">
      <w:start w:val="4"/>
      <w:numFmt w:val="decimal"/>
      <w:lvlText w:val="%1.%2.%3"/>
      <w:lvlJc w:val="left"/>
      <w:pPr>
        <w:ind w:left="2160" w:hanging="108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4" w15:restartNumberingAfterBreak="0">
    <w:nsid w:val="0AD522C3"/>
    <w:multiLevelType w:val="hybridMultilevel"/>
    <w:tmpl w:val="4322FE4A"/>
    <w:lvl w:ilvl="0" w:tplc="E1C255FA">
      <w:start w:val="1"/>
      <w:numFmt w:val="decimal"/>
      <w:lvlText w:val="%1."/>
      <w:lvlJc w:val="left"/>
      <w:pPr>
        <w:ind w:left="360" w:hanging="360"/>
      </w:pPr>
    </w:lvl>
    <w:lvl w:ilvl="1" w:tplc="C5141EF0">
      <w:start w:val="1"/>
      <w:numFmt w:val="lowerLetter"/>
      <w:lvlText w:val="%2."/>
      <w:lvlJc w:val="left"/>
      <w:pPr>
        <w:ind w:left="1080" w:hanging="360"/>
      </w:pPr>
    </w:lvl>
    <w:lvl w:ilvl="2" w:tplc="40D0F66A">
      <w:start w:val="1"/>
      <w:numFmt w:val="lowerRoman"/>
      <w:lvlText w:val="%3."/>
      <w:lvlJc w:val="right"/>
      <w:pPr>
        <w:ind w:left="1800" w:hanging="180"/>
      </w:pPr>
    </w:lvl>
    <w:lvl w:ilvl="3" w:tplc="EFF05960">
      <w:start w:val="1"/>
      <w:numFmt w:val="decimal"/>
      <w:lvlText w:val="%4."/>
      <w:lvlJc w:val="left"/>
      <w:pPr>
        <w:ind w:left="2520" w:hanging="360"/>
      </w:pPr>
    </w:lvl>
    <w:lvl w:ilvl="4" w:tplc="33280AD4">
      <w:start w:val="1"/>
      <w:numFmt w:val="lowerLetter"/>
      <w:lvlText w:val="%5."/>
      <w:lvlJc w:val="left"/>
      <w:pPr>
        <w:ind w:left="3240" w:hanging="360"/>
      </w:pPr>
    </w:lvl>
    <w:lvl w:ilvl="5" w:tplc="A8101CE6">
      <w:start w:val="1"/>
      <w:numFmt w:val="lowerRoman"/>
      <w:lvlText w:val="%6."/>
      <w:lvlJc w:val="right"/>
      <w:pPr>
        <w:ind w:left="3960" w:hanging="180"/>
      </w:pPr>
    </w:lvl>
    <w:lvl w:ilvl="6" w:tplc="01B00BE2">
      <w:start w:val="1"/>
      <w:numFmt w:val="decimal"/>
      <w:lvlText w:val="%7."/>
      <w:lvlJc w:val="left"/>
      <w:pPr>
        <w:ind w:left="4680" w:hanging="360"/>
      </w:pPr>
    </w:lvl>
    <w:lvl w:ilvl="7" w:tplc="3DB26170">
      <w:start w:val="1"/>
      <w:numFmt w:val="lowerLetter"/>
      <w:lvlText w:val="%8."/>
      <w:lvlJc w:val="left"/>
      <w:pPr>
        <w:ind w:left="5400" w:hanging="360"/>
      </w:pPr>
    </w:lvl>
    <w:lvl w:ilvl="8" w:tplc="9EE66A12">
      <w:start w:val="1"/>
      <w:numFmt w:val="lowerRoman"/>
      <w:lvlText w:val="%9."/>
      <w:lvlJc w:val="right"/>
      <w:pPr>
        <w:ind w:left="6120" w:hanging="180"/>
      </w:pPr>
    </w:lvl>
  </w:abstractNum>
  <w:abstractNum w:abstractNumId="5" w15:restartNumberingAfterBreak="0">
    <w:nsid w:val="0B4E5D80"/>
    <w:multiLevelType w:val="hybridMultilevel"/>
    <w:tmpl w:val="F6B4DD24"/>
    <w:lvl w:ilvl="0" w:tplc="44EC7AD2">
      <w:start w:val="1"/>
      <w:numFmt w:val="decimal"/>
      <w:lvlText w:val="%1."/>
      <w:lvlJc w:val="left"/>
      <w:pPr>
        <w:ind w:left="720" w:hanging="360"/>
      </w:pPr>
    </w:lvl>
    <w:lvl w:ilvl="1" w:tplc="375629EE">
      <w:start w:val="1"/>
      <w:numFmt w:val="lowerLetter"/>
      <w:lvlText w:val="%2."/>
      <w:lvlJc w:val="left"/>
      <w:pPr>
        <w:ind w:left="1440" w:hanging="360"/>
      </w:pPr>
    </w:lvl>
    <w:lvl w:ilvl="2" w:tplc="F1D63046">
      <w:start w:val="1"/>
      <w:numFmt w:val="lowerRoman"/>
      <w:lvlText w:val="%3."/>
      <w:lvlJc w:val="right"/>
      <w:pPr>
        <w:ind w:left="2160" w:hanging="180"/>
      </w:pPr>
    </w:lvl>
    <w:lvl w:ilvl="3" w:tplc="4740D0D8">
      <w:start w:val="1"/>
      <w:numFmt w:val="decimal"/>
      <w:lvlText w:val="%4."/>
      <w:lvlJc w:val="left"/>
      <w:pPr>
        <w:ind w:left="2880" w:hanging="360"/>
      </w:pPr>
    </w:lvl>
    <w:lvl w:ilvl="4" w:tplc="651EA840">
      <w:start w:val="1"/>
      <w:numFmt w:val="lowerLetter"/>
      <w:lvlText w:val="%5."/>
      <w:lvlJc w:val="left"/>
      <w:pPr>
        <w:ind w:left="3600" w:hanging="360"/>
      </w:pPr>
    </w:lvl>
    <w:lvl w:ilvl="5" w:tplc="44863BE6">
      <w:start w:val="1"/>
      <w:numFmt w:val="lowerRoman"/>
      <w:lvlText w:val="%6."/>
      <w:lvlJc w:val="right"/>
      <w:pPr>
        <w:ind w:left="4320" w:hanging="180"/>
      </w:pPr>
    </w:lvl>
    <w:lvl w:ilvl="6" w:tplc="48BCD9C8">
      <w:start w:val="1"/>
      <w:numFmt w:val="decimal"/>
      <w:lvlText w:val="%7."/>
      <w:lvlJc w:val="left"/>
      <w:pPr>
        <w:ind w:left="5040" w:hanging="360"/>
      </w:pPr>
    </w:lvl>
    <w:lvl w:ilvl="7" w:tplc="8AE29E82">
      <w:start w:val="1"/>
      <w:numFmt w:val="lowerLetter"/>
      <w:lvlText w:val="%8."/>
      <w:lvlJc w:val="left"/>
      <w:pPr>
        <w:ind w:left="5760" w:hanging="360"/>
      </w:pPr>
    </w:lvl>
    <w:lvl w:ilvl="8" w:tplc="738413BA">
      <w:start w:val="1"/>
      <w:numFmt w:val="lowerRoman"/>
      <w:lvlText w:val="%9."/>
      <w:lvlJc w:val="right"/>
      <w:pPr>
        <w:ind w:left="6480" w:hanging="180"/>
      </w:pPr>
    </w:lvl>
  </w:abstractNum>
  <w:abstractNum w:abstractNumId="6" w15:restartNumberingAfterBreak="0">
    <w:nsid w:val="0C79F167"/>
    <w:multiLevelType w:val="hybridMultilevel"/>
    <w:tmpl w:val="FFFFFFFF"/>
    <w:lvl w:ilvl="0" w:tplc="FE801C60">
      <w:start w:val="1"/>
      <w:numFmt w:val="bullet"/>
      <w:lvlText w:val=""/>
      <w:lvlJc w:val="left"/>
      <w:pPr>
        <w:ind w:left="720" w:hanging="360"/>
      </w:pPr>
      <w:rPr>
        <w:rFonts w:ascii="Symbol" w:hAnsi="Symbol" w:hint="default"/>
      </w:rPr>
    </w:lvl>
    <w:lvl w:ilvl="1" w:tplc="DD94F120">
      <w:start w:val="1"/>
      <w:numFmt w:val="bullet"/>
      <w:lvlText w:val="o"/>
      <w:lvlJc w:val="left"/>
      <w:pPr>
        <w:ind w:left="1440" w:hanging="360"/>
      </w:pPr>
      <w:rPr>
        <w:rFonts w:ascii="Courier New" w:hAnsi="Courier New" w:hint="default"/>
      </w:rPr>
    </w:lvl>
    <w:lvl w:ilvl="2" w:tplc="21DEBD5A">
      <w:start w:val="1"/>
      <w:numFmt w:val="bullet"/>
      <w:lvlText w:val=""/>
      <w:lvlJc w:val="left"/>
      <w:pPr>
        <w:ind w:left="2160" w:hanging="360"/>
      </w:pPr>
      <w:rPr>
        <w:rFonts w:ascii="Wingdings" w:hAnsi="Wingdings" w:hint="default"/>
      </w:rPr>
    </w:lvl>
    <w:lvl w:ilvl="3" w:tplc="B424376E">
      <w:start w:val="1"/>
      <w:numFmt w:val="bullet"/>
      <w:lvlText w:val=""/>
      <w:lvlJc w:val="left"/>
      <w:pPr>
        <w:ind w:left="2880" w:hanging="360"/>
      </w:pPr>
      <w:rPr>
        <w:rFonts w:ascii="Symbol" w:hAnsi="Symbol" w:hint="default"/>
      </w:rPr>
    </w:lvl>
    <w:lvl w:ilvl="4" w:tplc="CD141FA0">
      <w:start w:val="1"/>
      <w:numFmt w:val="bullet"/>
      <w:lvlText w:val="o"/>
      <w:lvlJc w:val="left"/>
      <w:pPr>
        <w:ind w:left="3600" w:hanging="360"/>
      </w:pPr>
      <w:rPr>
        <w:rFonts w:ascii="Courier New" w:hAnsi="Courier New" w:hint="default"/>
      </w:rPr>
    </w:lvl>
    <w:lvl w:ilvl="5" w:tplc="8B1AD992">
      <w:start w:val="1"/>
      <w:numFmt w:val="bullet"/>
      <w:lvlText w:val=""/>
      <w:lvlJc w:val="left"/>
      <w:pPr>
        <w:ind w:left="4320" w:hanging="360"/>
      </w:pPr>
      <w:rPr>
        <w:rFonts w:ascii="Wingdings" w:hAnsi="Wingdings" w:hint="default"/>
      </w:rPr>
    </w:lvl>
    <w:lvl w:ilvl="6" w:tplc="6CE40570">
      <w:start w:val="1"/>
      <w:numFmt w:val="bullet"/>
      <w:lvlText w:val=""/>
      <w:lvlJc w:val="left"/>
      <w:pPr>
        <w:ind w:left="5040" w:hanging="360"/>
      </w:pPr>
      <w:rPr>
        <w:rFonts w:ascii="Symbol" w:hAnsi="Symbol" w:hint="default"/>
      </w:rPr>
    </w:lvl>
    <w:lvl w:ilvl="7" w:tplc="081A39C2">
      <w:start w:val="1"/>
      <w:numFmt w:val="bullet"/>
      <w:lvlText w:val="o"/>
      <w:lvlJc w:val="left"/>
      <w:pPr>
        <w:ind w:left="5760" w:hanging="360"/>
      </w:pPr>
      <w:rPr>
        <w:rFonts w:ascii="Courier New" w:hAnsi="Courier New" w:hint="default"/>
      </w:rPr>
    </w:lvl>
    <w:lvl w:ilvl="8" w:tplc="4DAC3FF4">
      <w:start w:val="1"/>
      <w:numFmt w:val="bullet"/>
      <w:lvlText w:val=""/>
      <w:lvlJc w:val="left"/>
      <w:pPr>
        <w:ind w:left="6480" w:hanging="360"/>
      </w:pPr>
      <w:rPr>
        <w:rFonts w:ascii="Wingdings" w:hAnsi="Wingdings" w:hint="default"/>
      </w:rPr>
    </w:lvl>
  </w:abstractNum>
  <w:abstractNum w:abstractNumId="7" w15:restartNumberingAfterBreak="0">
    <w:nsid w:val="0FD82A14"/>
    <w:multiLevelType w:val="hybridMultilevel"/>
    <w:tmpl w:val="5204D0F0"/>
    <w:lvl w:ilvl="0" w:tplc="23EECF08">
      <w:start w:val="1"/>
      <w:numFmt w:val="bullet"/>
      <w:lvlText w:val="-"/>
      <w:lvlJc w:val="left"/>
      <w:pPr>
        <w:ind w:left="360" w:hanging="360"/>
      </w:pPr>
      <w:rPr>
        <w:rFonts w:ascii="Aptos" w:hAnsi="Aptos" w:hint="default"/>
      </w:rPr>
    </w:lvl>
    <w:lvl w:ilvl="1" w:tplc="DE40D788">
      <w:start w:val="1"/>
      <w:numFmt w:val="bullet"/>
      <w:lvlText w:val="o"/>
      <w:lvlJc w:val="left"/>
      <w:pPr>
        <w:ind w:left="1440" w:hanging="360"/>
      </w:pPr>
      <w:rPr>
        <w:rFonts w:ascii="Courier New" w:hAnsi="Courier New" w:hint="default"/>
      </w:rPr>
    </w:lvl>
    <w:lvl w:ilvl="2" w:tplc="00C0420C">
      <w:start w:val="1"/>
      <w:numFmt w:val="bullet"/>
      <w:lvlText w:val=""/>
      <w:lvlJc w:val="left"/>
      <w:pPr>
        <w:ind w:left="2160" w:hanging="360"/>
      </w:pPr>
      <w:rPr>
        <w:rFonts w:ascii="Wingdings" w:hAnsi="Wingdings" w:hint="default"/>
      </w:rPr>
    </w:lvl>
    <w:lvl w:ilvl="3" w:tplc="57D29550">
      <w:start w:val="1"/>
      <w:numFmt w:val="bullet"/>
      <w:lvlText w:val=""/>
      <w:lvlJc w:val="left"/>
      <w:pPr>
        <w:ind w:left="2880" w:hanging="360"/>
      </w:pPr>
      <w:rPr>
        <w:rFonts w:ascii="Symbol" w:hAnsi="Symbol" w:hint="default"/>
      </w:rPr>
    </w:lvl>
    <w:lvl w:ilvl="4" w:tplc="B7A6FCFC">
      <w:start w:val="1"/>
      <w:numFmt w:val="bullet"/>
      <w:lvlText w:val="o"/>
      <w:lvlJc w:val="left"/>
      <w:pPr>
        <w:ind w:left="3600" w:hanging="360"/>
      </w:pPr>
      <w:rPr>
        <w:rFonts w:ascii="Courier New" w:hAnsi="Courier New" w:hint="default"/>
      </w:rPr>
    </w:lvl>
    <w:lvl w:ilvl="5" w:tplc="E5080DF8">
      <w:start w:val="1"/>
      <w:numFmt w:val="bullet"/>
      <w:lvlText w:val=""/>
      <w:lvlJc w:val="left"/>
      <w:pPr>
        <w:ind w:left="4320" w:hanging="360"/>
      </w:pPr>
      <w:rPr>
        <w:rFonts w:ascii="Wingdings" w:hAnsi="Wingdings" w:hint="default"/>
      </w:rPr>
    </w:lvl>
    <w:lvl w:ilvl="6" w:tplc="624EA854">
      <w:start w:val="1"/>
      <w:numFmt w:val="bullet"/>
      <w:lvlText w:val=""/>
      <w:lvlJc w:val="left"/>
      <w:pPr>
        <w:ind w:left="5040" w:hanging="360"/>
      </w:pPr>
      <w:rPr>
        <w:rFonts w:ascii="Symbol" w:hAnsi="Symbol" w:hint="default"/>
      </w:rPr>
    </w:lvl>
    <w:lvl w:ilvl="7" w:tplc="15EC7504">
      <w:start w:val="1"/>
      <w:numFmt w:val="bullet"/>
      <w:lvlText w:val="o"/>
      <w:lvlJc w:val="left"/>
      <w:pPr>
        <w:ind w:left="5760" w:hanging="360"/>
      </w:pPr>
      <w:rPr>
        <w:rFonts w:ascii="Courier New" w:hAnsi="Courier New" w:hint="default"/>
      </w:rPr>
    </w:lvl>
    <w:lvl w:ilvl="8" w:tplc="B622EB1E">
      <w:start w:val="1"/>
      <w:numFmt w:val="bullet"/>
      <w:lvlText w:val=""/>
      <w:lvlJc w:val="left"/>
      <w:pPr>
        <w:ind w:left="6480" w:hanging="360"/>
      </w:pPr>
      <w:rPr>
        <w:rFonts w:ascii="Wingdings" w:hAnsi="Wingdings" w:hint="default"/>
      </w:rPr>
    </w:lvl>
  </w:abstractNum>
  <w:abstractNum w:abstractNumId="8" w15:restartNumberingAfterBreak="0">
    <w:nsid w:val="11E7FC66"/>
    <w:multiLevelType w:val="hybridMultilevel"/>
    <w:tmpl w:val="47D407DA"/>
    <w:lvl w:ilvl="0" w:tplc="ADAA04F8">
      <w:start w:val="1"/>
      <w:numFmt w:val="decimal"/>
      <w:lvlText w:val="%1."/>
      <w:lvlJc w:val="left"/>
      <w:pPr>
        <w:ind w:left="720" w:hanging="360"/>
      </w:pPr>
    </w:lvl>
    <w:lvl w:ilvl="1" w:tplc="D780D60C">
      <w:start w:val="1"/>
      <w:numFmt w:val="lowerLetter"/>
      <w:lvlText w:val="%2."/>
      <w:lvlJc w:val="left"/>
      <w:pPr>
        <w:ind w:left="1440" w:hanging="360"/>
      </w:pPr>
    </w:lvl>
    <w:lvl w:ilvl="2" w:tplc="092067B4">
      <w:start w:val="1"/>
      <w:numFmt w:val="lowerRoman"/>
      <w:lvlText w:val="%3."/>
      <w:lvlJc w:val="right"/>
      <w:pPr>
        <w:ind w:left="2160" w:hanging="180"/>
      </w:pPr>
    </w:lvl>
    <w:lvl w:ilvl="3" w:tplc="F1DADF2A">
      <w:start w:val="1"/>
      <w:numFmt w:val="decimal"/>
      <w:lvlText w:val="%4."/>
      <w:lvlJc w:val="left"/>
      <w:pPr>
        <w:ind w:left="2880" w:hanging="360"/>
      </w:pPr>
    </w:lvl>
    <w:lvl w:ilvl="4" w:tplc="13C02A70">
      <w:start w:val="1"/>
      <w:numFmt w:val="lowerLetter"/>
      <w:lvlText w:val="%5."/>
      <w:lvlJc w:val="left"/>
      <w:pPr>
        <w:ind w:left="3600" w:hanging="360"/>
      </w:pPr>
    </w:lvl>
    <w:lvl w:ilvl="5" w:tplc="6DA4C714">
      <w:start w:val="1"/>
      <w:numFmt w:val="lowerRoman"/>
      <w:lvlText w:val="%6."/>
      <w:lvlJc w:val="right"/>
      <w:pPr>
        <w:ind w:left="4320" w:hanging="180"/>
      </w:pPr>
    </w:lvl>
    <w:lvl w:ilvl="6" w:tplc="D0284EE0">
      <w:start w:val="1"/>
      <w:numFmt w:val="decimal"/>
      <w:lvlText w:val="%7."/>
      <w:lvlJc w:val="left"/>
      <w:pPr>
        <w:ind w:left="5040" w:hanging="360"/>
      </w:pPr>
    </w:lvl>
    <w:lvl w:ilvl="7" w:tplc="80445276">
      <w:start w:val="1"/>
      <w:numFmt w:val="lowerLetter"/>
      <w:lvlText w:val="%8."/>
      <w:lvlJc w:val="left"/>
      <w:pPr>
        <w:ind w:left="5760" w:hanging="360"/>
      </w:pPr>
    </w:lvl>
    <w:lvl w:ilvl="8" w:tplc="03C29858">
      <w:start w:val="1"/>
      <w:numFmt w:val="lowerRoman"/>
      <w:lvlText w:val="%9."/>
      <w:lvlJc w:val="right"/>
      <w:pPr>
        <w:ind w:left="6480" w:hanging="180"/>
      </w:pPr>
    </w:lvl>
  </w:abstractNum>
  <w:abstractNum w:abstractNumId="9" w15:restartNumberingAfterBreak="0">
    <w:nsid w:val="14650F3E"/>
    <w:multiLevelType w:val="hybridMultilevel"/>
    <w:tmpl w:val="B7886C20"/>
    <w:lvl w:ilvl="0" w:tplc="70C48DFA">
      <w:start w:val="1"/>
      <w:numFmt w:val="bullet"/>
      <w:lvlText w:val="-"/>
      <w:lvlJc w:val="left"/>
      <w:pPr>
        <w:ind w:left="360" w:hanging="360"/>
      </w:pPr>
      <w:rPr>
        <w:rFonts w:ascii="Aptos" w:hAnsi="Aptos" w:hint="default"/>
      </w:rPr>
    </w:lvl>
    <w:lvl w:ilvl="1" w:tplc="5CE074F2">
      <w:start w:val="1"/>
      <w:numFmt w:val="bullet"/>
      <w:lvlText w:val="o"/>
      <w:lvlJc w:val="left"/>
      <w:pPr>
        <w:ind w:left="1440" w:hanging="360"/>
      </w:pPr>
      <w:rPr>
        <w:rFonts w:ascii="Courier New" w:hAnsi="Courier New" w:hint="default"/>
      </w:rPr>
    </w:lvl>
    <w:lvl w:ilvl="2" w:tplc="084C955E">
      <w:start w:val="1"/>
      <w:numFmt w:val="bullet"/>
      <w:lvlText w:val=""/>
      <w:lvlJc w:val="left"/>
      <w:pPr>
        <w:ind w:left="2160" w:hanging="360"/>
      </w:pPr>
      <w:rPr>
        <w:rFonts w:ascii="Wingdings" w:hAnsi="Wingdings" w:hint="default"/>
      </w:rPr>
    </w:lvl>
    <w:lvl w:ilvl="3" w:tplc="A5460DE2">
      <w:start w:val="1"/>
      <w:numFmt w:val="bullet"/>
      <w:lvlText w:val=""/>
      <w:lvlJc w:val="left"/>
      <w:pPr>
        <w:ind w:left="2880" w:hanging="360"/>
      </w:pPr>
      <w:rPr>
        <w:rFonts w:ascii="Symbol" w:hAnsi="Symbol" w:hint="default"/>
      </w:rPr>
    </w:lvl>
    <w:lvl w:ilvl="4" w:tplc="10C0EC2E">
      <w:start w:val="1"/>
      <w:numFmt w:val="bullet"/>
      <w:lvlText w:val="o"/>
      <w:lvlJc w:val="left"/>
      <w:pPr>
        <w:ind w:left="3600" w:hanging="360"/>
      </w:pPr>
      <w:rPr>
        <w:rFonts w:ascii="Courier New" w:hAnsi="Courier New" w:hint="default"/>
      </w:rPr>
    </w:lvl>
    <w:lvl w:ilvl="5" w:tplc="4484068C">
      <w:start w:val="1"/>
      <w:numFmt w:val="bullet"/>
      <w:lvlText w:val=""/>
      <w:lvlJc w:val="left"/>
      <w:pPr>
        <w:ind w:left="4320" w:hanging="360"/>
      </w:pPr>
      <w:rPr>
        <w:rFonts w:ascii="Wingdings" w:hAnsi="Wingdings" w:hint="default"/>
      </w:rPr>
    </w:lvl>
    <w:lvl w:ilvl="6" w:tplc="8818740C">
      <w:start w:val="1"/>
      <w:numFmt w:val="bullet"/>
      <w:lvlText w:val=""/>
      <w:lvlJc w:val="left"/>
      <w:pPr>
        <w:ind w:left="5040" w:hanging="360"/>
      </w:pPr>
      <w:rPr>
        <w:rFonts w:ascii="Symbol" w:hAnsi="Symbol" w:hint="default"/>
      </w:rPr>
    </w:lvl>
    <w:lvl w:ilvl="7" w:tplc="85FA6B86">
      <w:start w:val="1"/>
      <w:numFmt w:val="bullet"/>
      <w:lvlText w:val="o"/>
      <w:lvlJc w:val="left"/>
      <w:pPr>
        <w:ind w:left="5760" w:hanging="360"/>
      </w:pPr>
      <w:rPr>
        <w:rFonts w:ascii="Courier New" w:hAnsi="Courier New" w:hint="default"/>
      </w:rPr>
    </w:lvl>
    <w:lvl w:ilvl="8" w:tplc="6D2ED8E4">
      <w:start w:val="1"/>
      <w:numFmt w:val="bullet"/>
      <w:lvlText w:val=""/>
      <w:lvlJc w:val="left"/>
      <w:pPr>
        <w:ind w:left="6480" w:hanging="360"/>
      </w:pPr>
      <w:rPr>
        <w:rFonts w:ascii="Wingdings" w:hAnsi="Wingdings" w:hint="default"/>
      </w:rPr>
    </w:lvl>
  </w:abstractNum>
  <w:abstractNum w:abstractNumId="10" w15:restartNumberingAfterBreak="0">
    <w:nsid w:val="1AE6254A"/>
    <w:multiLevelType w:val="multilevel"/>
    <w:tmpl w:val="FFFFFFFF"/>
    <w:lvl w:ilvl="0">
      <w:start w:val="1"/>
      <w:numFmt w:val="upperLetter"/>
      <w:lvlText w:val="%1."/>
      <w:lvlJc w:val="left"/>
      <w:pPr>
        <w:ind w:left="720" w:hanging="360"/>
      </w:pPr>
      <w:rPr>
        <w:u w:val="none"/>
      </w:rPr>
    </w:lvl>
    <w:lvl w:ilvl="1">
      <w:start w:val="1"/>
      <w:numFmt w:val="lowerLetter"/>
      <w:lvlText w:val="%2."/>
      <w:lvlJc w:val="left"/>
      <w:pPr>
        <w:ind w:left="1440" w:hanging="720"/>
      </w:pPr>
      <w:rPr>
        <w:u w:val="none"/>
      </w:rPr>
    </w:lvl>
    <w:lvl w:ilvl="2">
      <w:start w:val="1"/>
      <w:numFmt w:val="lowerRoman"/>
      <w:lvlText w:val="%3."/>
      <w:lvlJc w:val="right"/>
      <w:pPr>
        <w:ind w:left="2160" w:hanging="1080"/>
      </w:pPr>
      <w:rPr>
        <w:u w:val="none"/>
      </w:rPr>
    </w:lvl>
    <w:lvl w:ilvl="3">
      <w:start w:val="1"/>
      <w:numFmt w:val="decimal"/>
      <w:lvlText w:val="%4."/>
      <w:lvlJc w:val="left"/>
      <w:pPr>
        <w:ind w:left="2520" w:hanging="1080"/>
      </w:pPr>
      <w:rPr>
        <w:u w:val="none"/>
      </w:rPr>
    </w:lvl>
    <w:lvl w:ilvl="4">
      <w:start w:val="1"/>
      <w:numFmt w:val="lowerLetter"/>
      <w:lvlText w:val="%5."/>
      <w:lvlJc w:val="left"/>
      <w:pPr>
        <w:ind w:left="3240" w:hanging="1440"/>
      </w:pPr>
      <w:rPr>
        <w:u w:val="none"/>
      </w:rPr>
    </w:lvl>
    <w:lvl w:ilvl="5">
      <w:start w:val="1"/>
      <w:numFmt w:val="lowerRoman"/>
      <w:lvlText w:val="%6."/>
      <w:lvlJc w:val="right"/>
      <w:pPr>
        <w:ind w:left="3960" w:hanging="1800"/>
      </w:pPr>
      <w:rPr>
        <w:u w:val="none"/>
      </w:rPr>
    </w:lvl>
    <w:lvl w:ilvl="6">
      <w:start w:val="1"/>
      <w:numFmt w:val="decimal"/>
      <w:lvlText w:val="%7."/>
      <w:lvlJc w:val="left"/>
      <w:pPr>
        <w:ind w:left="4680" w:hanging="2160"/>
      </w:pPr>
      <w:rPr>
        <w:u w:val="none"/>
      </w:rPr>
    </w:lvl>
    <w:lvl w:ilvl="7">
      <w:start w:val="1"/>
      <w:numFmt w:val="lowerLetter"/>
      <w:lvlText w:val="%8."/>
      <w:lvlJc w:val="left"/>
      <w:pPr>
        <w:ind w:left="5040" w:hanging="2160"/>
      </w:pPr>
      <w:rPr>
        <w:u w:val="none"/>
      </w:rPr>
    </w:lvl>
    <w:lvl w:ilvl="8">
      <w:start w:val="1"/>
      <w:numFmt w:val="lowerRoman"/>
      <w:lvlText w:val="%9."/>
      <w:lvlJc w:val="right"/>
      <w:pPr>
        <w:ind w:left="5760" w:hanging="2520"/>
      </w:pPr>
      <w:rPr>
        <w:u w:val="none"/>
      </w:rPr>
    </w:lvl>
  </w:abstractNum>
  <w:abstractNum w:abstractNumId="11" w15:restartNumberingAfterBreak="0">
    <w:nsid w:val="1C3C2B12"/>
    <w:multiLevelType w:val="hybridMultilevel"/>
    <w:tmpl w:val="FFFFFFFF"/>
    <w:lvl w:ilvl="0" w:tplc="677ECA14">
      <w:start w:val="1"/>
      <w:numFmt w:val="bullet"/>
      <w:lvlText w:val=""/>
      <w:lvlJc w:val="left"/>
      <w:pPr>
        <w:ind w:left="720" w:hanging="360"/>
      </w:pPr>
      <w:rPr>
        <w:rFonts w:ascii="Symbol" w:hAnsi="Symbol" w:hint="default"/>
      </w:rPr>
    </w:lvl>
    <w:lvl w:ilvl="1" w:tplc="18909474">
      <w:start w:val="1"/>
      <w:numFmt w:val="bullet"/>
      <w:lvlText w:val="o"/>
      <w:lvlJc w:val="left"/>
      <w:pPr>
        <w:ind w:left="1440" w:hanging="360"/>
      </w:pPr>
      <w:rPr>
        <w:rFonts w:ascii="Courier New" w:hAnsi="Courier New" w:hint="default"/>
      </w:rPr>
    </w:lvl>
    <w:lvl w:ilvl="2" w:tplc="BFC695A0">
      <w:start w:val="1"/>
      <w:numFmt w:val="bullet"/>
      <w:lvlText w:val=""/>
      <w:lvlJc w:val="left"/>
      <w:pPr>
        <w:ind w:left="2160" w:hanging="360"/>
      </w:pPr>
      <w:rPr>
        <w:rFonts w:ascii="Wingdings" w:hAnsi="Wingdings" w:hint="default"/>
      </w:rPr>
    </w:lvl>
    <w:lvl w:ilvl="3" w:tplc="B0B213C8">
      <w:start w:val="1"/>
      <w:numFmt w:val="bullet"/>
      <w:lvlText w:val=""/>
      <w:lvlJc w:val="left"/>
      <w:pPr>
        <w:ind w:left="2880" w:hanging="360"/>
      </w:pPr>
      <w:rPr>
        <w:rFonts w:ascii="Symbol" w:hAnsi="Symbol" w:hint="default"/>
      </w:rPr>
    </w:lvl>
    <w:lvl w:ilvl="4" w:tplc="57EC7338">
      <w:start w:val="1"/>
      <w:numFmt w:val="bullet"/>
      <w:lvlText w:val="o"/>
      <w:lvlJc w:val="left"/>
      <w:pPr>
        <w:ind w:left="3600" w:hanging="360"/>
      </w:pPr>
      <w:rPr>
        <w:rFonts w:ascii="Courier New" w:hAnsi="Courier New" w:hint="default"/>
      </w:rPr>
    </w:lvl>
    <w:lvl w:ilvl="5" w:tplc="9A9CD0DE">
      <w:start w:val="1"/>
      <w:numFmt w:val="bullet"/>
      <w:lvlText w:val=""/>
      <w:lvlJc w:val="left"/>
      <w:pPr>
        <w:ind w:left="4320" w:hanging="360"/>
      </w:pPr>
      <w:rPr>
        <w:rFonts w:ascii="Wingdings" w:hAnsi="Wingdings" w:hint="default"/>
      </w:rPr>
    </w:lvl>
    <w:lvl w:ilvl="6" w:tplc="91A27DDC">
      <w:start w:val="1"/>
      <w:numFmt w:val="bullet"/>
      <w:lvlText w:val=""/>
      <w:lvlJc w:val="left"/>
      <w:pPr>
        <w:ind w:left="5040" w:hanging="360"/>
      </w:pPr>
      <w:rPr>
        <w:rFonts w:ascii="Symbol" w:hAnsi="Symbol" w:hint="default"/>
      </w:rPr>
    </w:lvl>
    <w:lvl w:ilvl="7" w:tplc="E6E45886">
      <w:start w:val="1"/>
      <w:numFmt w:val="bullet"/>
      <w:lvlText w:val="o"/>
      <w:lvlJc w:val="left"/>
      <w:pPr>
        <w:ind w:left="5760" w:hanging="360"/>
      </w:pPr>
      <w:rPr>
        <w:rFonts w:ascii="Courier New" w:hAnsi="Courier New" w:hint="default"/>
      </w:rPr>
    </w:lvl>
    <w:lvl w:ilvl="8" w:tplc="7D42E294">
      <w:start w:val="1"/>
      <w:numFmt w:val="bullet"/>
      <w:lvlText w:val=""/>
      <w:lvlJc w:val="left"/>
      <w:pPr>
        <w:ind w:left="6480" w:hanging="360"/>
      </w:pPr>
      <w:rPr>
        <w:rFonts w:ascii="Wingdings" w:hAnsi="Wingdings" w:hint="default"/>
      </w:rPr>
    </w:lvl>
  </w:abstractNum>
  <w:abstractNum w:abstractNumId="12" w15:restartNumberingAfterBreak="0">
    <w:nsid w:val="2461ED69"/>
    <w:multiLevelType w:val="hybridMultilevel"/>
    <w:tmpl w:val="2F66C2CC"/>
    <w:lvl w:ilvl="0" w:tplc="BBF08224">
      <w:start w:val="1"/>
      <w:numFmt w:val="bullet"/>
      <w:lvlText w:val="-"/>
      <w:lvlJc w:val="left"/>
      <w:pPr>
        <w:ind w:left="360" w:hanging="360"/>
      </w:pPr>
      <w:rPr>
        <w:rFonts w:ascii="Aptos" w:hAnsi="Aptos" w:hint="default"/>
      </w:rPr>
    </w:lvl>
    <w:lvl w:ilvl="1" w:tplc="0BECD28A">
      <w:start w:val="1"/>
      <w:numFmt w:val="bullet"/>
      <w:lvlText w:val="o"/>
      <w:lvlJc w:val="left"/>
      <w:pPr>
        <w:ind w:left="1440" w:hanging="360"/>
      </w:pPr>
      <w:rPr>
        <w:rFonts w:ascii="Courier New" w:hAnsi="Courier New" w:hint="default"/>
      </w:rPr>
    </w:lvl>
    <w:lvl w:ilvl="2" w:tplc="7B609D42">
      <w:start w:val="1"/>
      <w:numFmt w:val="bullet"/>
      <w:lvlText w:val=""/>
      <w:lvlJc w:val="left"/>
      <w:pPr>
        <w:ind w:left="2160" w:hanging="360"/>
      </w:pPr>
      <w:rPr>
        <w:rFonts w:ascii="Wingdings" w:hAnsi="Wingdings" w:hint="default"/>
      </w:rPr>
    </w:lvl>
    <w:lvl w:ilvl="3" w:tplc="63A40938">
      <w:start w:val="1"/>
      <w:numFmt w:val="bullet"/>
      <w:lvlText w:val=""/>
      <w:lvlJc w:val="left"/>
      <w:pPr>
        <w:ind w:left="2880" w:hanging="360"/>
      </w:pPr>
      <w:rPr>
        <w:rFonts w:ascii="Symbol" w:hAnsi="Symbol" w:hint="default"/>
      </w:rPr>
    </w:lvl>
    <w:lvl w:ilvl="4" w:tplc="17800B30">
      <w:start w:val="1"/>
      <w:numFmt w:val="bullet"/>
      <w:lvlText w:val="o"/>
      <w:lvlJc w:val="left"/>
      <w:pPr>
        <w:ind w:left="3600" w:hanging="360"/>
      </w:pPr>
      <w:rPr>
        <w:rFonts w:ascii="Courier New" w:hAnsi="Courier New" w:hint="default"/>
      </w:rPr>
    </w:lvl>
    <w:lvl w:ilvl="5" w:tplc="B4DE32D6">
      <w:start w:val="1"/>
      <w:numFmt w:val="bullet"/>
      <w:lvlText w:val=""/>
      <w:lvlJc w:val="left"/>
      <w:pPr>
        <w:ind w:left="4320" w:hanging="360"/>
      </w:pPr>
      <w:rPr>
        <w:rFonts w:ascii="Wingdings" w:hAnsi="Wingdings" w:hint="default"/>
      </w:rPr>
    </w:lvl>
    <w:lvl w:ilvl="6" w:tplc="ACB2CA44">
      <w:start w:val="1"/>
      <w:numFmt w:val="bullet"/>
      <w:lvlText w:val=""/>
      <w:lvlJc w:val="left"/>
      <w:pPr>
        <w:ind w:left="5040" w:hanging="360"/>
      </w:pPr>
      <w:rPr>
        <w:rFonts w:ascii="Symbol" w:hAnsi="Symbol" w:hint="default"/>
      </w:rPr>
    </w:lvl>
    <w:lvl w:ilvl="7" w:tplc="0D9C58F0">
      <w:start w:val="1"/>
      <w:numFmt w:val="bullet"/>
      <w:lvlText w:val="o"/>
      <w:lvlJc w:val="left"/>
      <w:pPr>
        <w:ind w:left="5760" w:hanging="360"/>
      </w:pPr>
      <w:rPr>
        <w:rFonts w:ascii="Courier New" w:hAnsi="Courier New" w:hint="default"/>
      </w:rPr>
    </w:lvl>
    <w:lvl w:ilvl="8" w:tplc="6D780F7A">
      <w:start w:val="1"/>
      <w:numFmt w:val="bullet"/>
      <w:lvlText w:val=""/>
      <w:lvlJc w:val="left"/>
      <w:pPr>
        <w:ind w:left="6480" w:hanging="360"/>
      </w:pPr>
      <w:rPr>
        <w:rFonts w:ascii="Wingdings" w:hAnsi="Wingdings" w:hint="default"/>
      </w:rPr>
    </w:lvl>
  </w:abstractNum>
  <w:abstractNum w:abstractNumId="13" w15:restartNumberingAfterBreak="0">
    <w:nsid w:val="2875FD42"/>
    <w:multiLevelType w:val="hybridMultilevel"/>
    <w:tmpl w:val="96DC14F4"/>
    <w:lvl w:ilvl="0" w:tplc="15E8D656">
      <w:start w:val="1"/>
      <w:numFmt w:val="decimal"/>
      <w:lvlText w:val="%1."/>
      <w:lvlJc w:val="left"/>
      <w:pPr>
        <w:ind w:left="720" w:hanging="360"/>
      </w:pPr>
    </w:lvl>
    <w:lvl w:ilvl="1" w:tplc="5ADAF68C">
      <w:start w:val="1"/>
      <w:numFmt w:val="lowerLetter"/>
      <w:lvlText w:val="%2."/>
      <w:lvlJc w:val="left"/>
      <w:pPr>
        <w:ind w:left="1440" w:hanging="360"/>
      </w:pPr>
    </w:lvl>
    <w:lvl w:ilvl="2" w:tplc="F4B8F56E">
      <w:start w:val="1"/>
      <w:numFmt w:val="lowerRoman"/>
      <w:lvlText w:val="%3."/>
      <w:lvlJc w:val="right"/>
      <w:pPr>
        <w:ind w:left="2160" w:hanging="180"/>
      </w:pPr>
    </w:lvl>
    <w:lvl w:ilvl="3" w:tplc="2C343684">
      <w:start w:val="1"/>
      <w:numFmt w:val="decimal"/>
      <w:lvlText w:val="%4."/>
      <w:lvlJc w:val="left"/>
      <w:pPr>
        <w:ind w:left="2880" w:hanging="360"/>
      </w:pPr>
    </w:lvl>
    <w:lvl w:ilvl="4" w:tplc="C526D3CC">
      <w:start w:val="1"/>
      <w:numFmt w:val="lowerLetter"/>
      <w:lvlText w:val="%5."/>
      <w:lvlJc w:val="left"/>
      <w:pPr>
        <w:ind w:left="3600" w:hanging="360"/>
      </w:pPr>
    </w:lvl>
    <w:lvl w:ilvl="5" w:tplc="DF0A34D6">
      <w:start w:val="1"/>
      <w:numFmt w:val="lowerRoman"/>
      <w:lvlText w:val="%6."/>
      <w:lvlJc w:val="right"/>
      <w:pPr>
        <w:ind w:left="4320" w:hanging="180"/>
      </w:pPr>
    </w:lvl>
    <w:lvl w:ilvl="6" w:tplc="42CACE92">
      <w:start w:val="1"/>
      <w:numFmt w:val="decimal"/>
      <w:lvlText w:val="%7."/>
      <w:lvlJc w:val="left"/>
      <w:pPr>
        <w:ind w:left="5040" w:hanging="360"/>
      </w:pPr>
    </w:lvl>
    <w:lvl w:ilvl="7" w:tplc="5584FB12">
      <w:start w:val="1"/>
      <w:numFmt w:val="lowerLetter"/>
      <w:lvlText w:val="%8."/>
      <w:lvlJc w:val="left"/>
      <w:pPr>
        <w:ind w:left="5760" w:hanging="360"/>
      </w:pPr>
    </w:lvl>
    <w:lvl w:ilvl="8" w:tplc="85BC072C">
      <w:start w:val="1"/>
      <w:numFmt w:val="lowerRoman"/>
      <w:lvlText w:val="%9."/>
      <w:lvlJc w:val="right"/>
      <w:pPr>
        <w:ind w:left="6480" w:hanging="180"/>
      </w:pPr>
    </w:lvl>
  </w:abstractNum>
  <w:abstractNum w:abstractNumId="14" w15:restartNumberingAfterBreak="0">
    <w:nsid w:val="2D0C51CB"/>
    <w:multiLevelType w:val="multilevel"/>
    <w:tmpl w:val="FFFFFFFF"/>
    <w:lvl w:ilvl="0">
      <w:start w:val="1"/>
      <w:numFmt w:val="decimal"/>
      <w:lvlText w:val="%1."/>
      <w:lvlJc w:val="right"/>
      <w:pPr>
        <w:ind w:left="720" w:hanging="720"/>
      </w:pPr>
      <w:rPr>
        <w:u w:val="none"/>
      </w:rPr>
    </w:lvl>
    <w:lvl w:ilvl="1">
      <w:start w:val="1"/>
      <w:numFmt w:val="decimal"/>
      <w:lvlText w:val="%1.%2."/>
      <w:lvlJc w:val="right"/>
      <w:pPr>
        <w:ind w:left="1080" w:hanging="360"/>
      </w:pPr>
      <w:rPr>
        <w:u w:val="none"/>
      </w:rPr>
    </w:lvl>
    <w:lvl w:ilvl="2">
      <w:start w:val="1"/>
      <w:numFmt w:val="decimal"/>
      <w:lvlText w:val="%1.%2.%3."/>
      <w:lvlJc w:val="right"/>
      <w:pPr>
        <w:ind w:left="2160" w:hanging="720"/>
      </w:pPr>
      <w:rPr>
        <w:u w:val="none"/>
      </w:rPr>
    </w:lvl>
    <w:lvl w:ilvl="3">
      <w:start w:val="1"/>
      <w:numFmt w:val="decimal"/>
      <w:lvlText w:val="%1.%2.%3.%4."/>
      <w:lvlJc w:val="right"/>
      <w:pPr>
        <w:ind w:left="2880" w:hanging="720"/>
      </w:pPr>
      <w:rPr>
        <w:u w:val="none"/>
      </w:rPr>
    </w:lvl>
    <w:lvl w:ilvl="4">
      <w:start w:val="1"/>
      <w:numFmt w:val="decimal"/>
      <w:lvlText w:val="%1.%2.%3.%4.%5."/>
      <w:lvlJc w:val="right"/>
      <w:pPr>
        <w:ind w:left="3600" w:hanging="720"/>
      </w:pPr>
      <w:rPr>
        <w:u w:val="none"/>
      </w:rPr>
    </w:lvl>
    <w:lvl w:ilvl="5">
      <w:start w:val="1"/>
      <w:numFmt w:val="decimal"/>
      <w:lvlText w:val="%1.%2.%3.%4.%5.%6."/>
      <w:lvlJc w:val="right"/>
      <w:pPr>
        <w:ind w:left="4320" w:hanging="720"/>
      </w:pPr>
      <w:rPr>
        <w:u w:val="none"/>
      </w:rPr>
    </w:lvl>
    <w:lvl w:ilvl="6">
      <w:start w:val="1"/>
      <w:numFmt w:val="decimal"/>
      <w:pStyle w:val="Heading7"/>
      <w:lvlText w:val="%1.%2.%3.%4.%5.%6.%7."/>
      <w:lvlJc w:val="right"/>
      <w:pPr>
        <w:ind w:left="5040" w:hanging="720"/>
      </w:pPr>
      <w:rPr>
        <w:u w:val="none"/>
      </w:rPr>
    </w:lvl>
    <w:lvl w:ilvl="7">
      <w:start w:val="1"/>
      <w:numFmt w:val="decimal"/>
      <w:lvlText w:val="%1.%2.%3.%4.%5.%6.%7.%8."/>
      <w:lvlJc w:val="right"/>
      <w:pPr>
        <w:ind w:left="5760" w:hanging="720"/>
      </w:pPr>
      <w:rPr>
        <w:u w:val="none"/>
      </w:rPr>
    </w:lvl>
    <w:lvl w:ilvl="8">
      <w:start w:val="1"/>
      <w:numFmt w:val="decimal"/>
      <w:pStyle w:val="Heading9"/>
      <w:lvlText w:val="%1.%2.%3.%4.%5.%6.%7.%8.%9."/>
      <w:lvlJc w:val="right"/>
      <w:pPr>
        <w:ind w:left="6480" w:hanging="720"/>
      </w:pPr>
      <w:rPr>
        <w:u w:val="none"/>
      </w:rPr>
    </w:lvl>
  </w:abstractNum>
  <w:abstractNum w:abstractNumId="15" w15:restartNumberingAfterBreak="0">
    <w:nsid w:val="2E3E21A1"/>
    <w:multiLevelType w:val="hybridMultilevel"/>
    <w:tmpl w:val="FFFFFFFF"/>
    <w:lvl w:ilvl="0" w:tplc="8C54DA5C">
      <w:start w:val="1"/>
      <w:numFmt w:val="decimal"/>
      <w:lvlText w:val="%1."/>
      <w:lvlJc w:val="left"/>
      <w:pPr>
        <w:ind w:left="720" w:hanging="360"/>
      </w:pPr>
    </w:lvl>
    <w:lvl w:ilvl="1" w:tplc="AD86A336">
      <w:start w:val="1"/>
      <w:numFmt w:val="lowerLetter"/>
      <w:lvlText w:val="%2."/>
      <w:lvlJc w:val="left"/>
      <w:pPr>
        <w:ind w:left="1440" w:hanging="360"/>
      </w:pPr>
    </w:lvl>
    <w:lvl w:ilvl="2" w:tplc="0146184E">
      <w:start w:val="1"/>
      <w:numFmt w:val="lowerRoman"/>
      <w:lvlText w:val="%3."/>
      <w:lvlJc w:val="right"/>
      <w:pPr>
        <w:ind w:left="2160" w:hanging="180"/>
      </w:pPr>
    </w:lvl>
    <w:lvl w:ilvl="3" w:tplc="C64CDC28">
      <w:start w:val="1"/>
      <w:numFmt w:val="decimal"/>
      <w:lvlText w:val="%4."/>
      <w:lvlJc w:val="left"/>
      <w:pPr>
        <w:ind w:left="2880" w:hanging="360"/>
      </w:pPr>
    </w:lvl>
    <w:lvl w:ilvl="4" w:tplc="75665EEA">
      <w:start w:val="1"/>
      <w:numFmt w:val="lowerLetter"/>
      <w:lvlText w:val="%5."/>
      <w:lvlJc w:val="left"/>
      <w:pPr>
        <w:ind w:left="3600" w:hanging="360"/>
      </w:pPr>
    </w:lvl>
    <w:lvl w:ilvl="5" w:tplc="BE3CBB98">
      <w:start w:val="1"/>
      <w:numFmt w:val="lowerRoman"/>
      <w:lvlText w:val="%6."/>
      <w:lvlJc w:val="right"/>
      <w:pPr>
        <w:ind w:left="4320" w:hanging="180"/>
      </w:pPr>
    </w:lvl>
    <w:lvl w:ilvl="6" w:tplc="3F8C4CE8">
      <w:start w:val="1"/>
      <w:numFmt w:val="decimal"/>
      <w:lvlText w:val="%7."/>
      <w:lvlJc w:val="left"/>
      <w:pPr>
        <w:ind w:left="5040" w:hanging="360"/>
      </w:pPr>
    </w:lvl>
    <w:lvl w:ilvl="7" w:tplc="F0CC8238">
      <w:start w:val="1"/>
      <w:numFmt w:val="lowerLetter"/>
      <w:lvlText w:val="%8."/>
      <w:lvlJc w:val="left"/>
      <w:pPr>
        <w:ind w:left="5760" w:hanging="360"/>
      </w:pPr>
    </w:lvl>
    <w:lvl w:ilvl="8" w:tplc="2FB2240A">
      <w:start w:val="1"/>
      <w:numFmt w:val="lowerRoman"/>
      <w:lvlText w:val="%9."/>
      <w:lvlJc w:val="right"/>
      <w:pPr>
        <w:ind w:left="6480" w:hanging="180"/>
      </w:pPr>
    </w:lvl>
  </w:abstractNum>
  <w:abstractNum w:abstractNumId="16" w15:restartNumberingAfterBreak="0">
    <w:nsid w:val="34158214"/>
    <w:multiLevelType w:val="hybridMultilevel"/>
    <w:tmpl w:val="A044EF90"/>
    <w:lvl w:ilvl="0" w:tplc="FD766404">
      <w:start w:val="1"/>
      <w:numFmt w:val="decimal"/>
      <w:lvlText w:val="%1."/>
      <w:lvlJc w:val="left"/>
      <w:pPr>
        <w:ind w:left="360" w:hanging="360"/>
      </w:pPr>
    </w:lvl>
    <w:lvl w:ilvl="1" w:tplc="8B3857FA">
      <w:start w:val="1"/>
      <w:numFmt w:val="lowerLetter"/>
      <w:lvlText w:val="%2."/>
      <w:lvlJc w:val="left"/>
      <w:pPr>
        <w:ind w:left="1440" w:hanging="360"/>
      </w:pPr>
    </w:lvl>
    <w:lvl w:ilvl="2" w:tplc="6C4E7334">
      <w:start w:val="1"/>
      <w:numFmt w:val="lowerRoman"/>
      <w:lvlText w:val="%3."/>
      <w:lvlJc w:val="right"/>
      <w:pPr>
        <w:ind w:left="2160" w:hanging="180"/>
      </w:pPr>
    </w:lvl>
    <w:lvl w:ilvl="3" w:tplc="1B4A310A">
      <w:start w:val="1"/>
      <w:numFmt w:val="decimal"/>
      <w:lvlText w:val="%4."/>
      <w:lvlJc w:val="left"/>
      <w:pPr>
        <w:ind w:left="2880" w:hanging="360"/>
      </w:pPr>
    </w:lvl>
    <w:lvl w:ilvl="4" w:tplc="AF024A56">
      <w:start w:val="1"/>
      <w:numFmt w:val="lowerLetter"/>
      <w:lvlText w:val="%5."/>
      <w:lvlJc w:val="left"/>
      <w:pPr>
        <w:ind w:left="3600" w:hanging="360"/>
      </w:pPr>
    </w:lvl>
    <w:lvl w:ilvl="5" w:tplc="45763B78">
      <w:start w:val="1"/>
      <w:numFmt w:val="lowerRoman"/>
      <w:lvlText w:val="%6."/>
      <w:lvlJc w:val="right"/>
      <w:pPr>
        <w:ind w:left="4320" w:hanging="180"/>
      </w:pPr>
    </w:lvl>
    <w:lvl w:ilvl="6" w:tplc="EFD8DADE">
      <w:start w:val="1"/>
      <w:numFmt w:val="decimal"/>
      <w:lvlText w:val="%7."/>
      <w:lvlJc w:val="left"/>
      <w:pPr>
        <w:ind w:left="5040" w:hanging="360"/>
      </w:pPr>
    </w:lvl>
    <w:lvl w:ilvl="7" w:tplc="09A0817A">
      <w:start w:val="1"/>
      <w:numFmt w:val="lowerLetter"/>
      <w:lvlText w:val="%8."/>
      <w:lvlJc w:val="left"/>
      <w:pPr>
        <w:ind w:left="5760" w:hanging="360"/>
      </w:pPr>
    </w:lvl>
    <w:lvl w:ilvl="8" w:tplc="918420D6">
      <w:start w:val="1"/>
      <w:numFmt w:val="lowerRoman"/>
      <w:lvlText w:val="%9."/>
      <w:lvlJc w:val="right"/>
      <w:pPr>
        <w:ind w:left="6480" w:hanging="180"/>
      </w:pPr>
    </w:lvl>
  </w:abstractNum>
  <w:abstractNum w:abstractNumId="17" w15:restartNumberingAfterBreak="0">
    <w:nsid w:val="36D26288"/>
    <w:multiLevelType w:val="hybridMultilevel"/>
    <w:tmpl w:val="B906C728"/>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8EED380"/>
    <w:multiLevelType w:val="hybridMultilevel"/>
    <w:tmpl w:val="6D6C3D6A"/>
    <w:lvl w:ilvl="0" w:tplc="8F90F10A">
      <w:start w:val="1"/>
      <w:numFmt w:val="decimal"/>
      <w:lvlText w:val="%1."/>
      <w:lvlJc w:val="left"/>
      <w:pPr>
        <w:ind w:left="720" w:hanging="360"/>
      </w:pPr>
    </w:lvl>
    <w:lvl w:ilvl="1" w:tplc="BD1A497E">
      <w:start w:val="1"/>
      <w:numFmt w:val="lowerLetter"/>
      <w:lvlText w:val="%2."/>
      <w:lvlJc w:val="left"/>
      <w:pPr>
        <w:ind w:left="1440" w:hanging="360"/>
      </w:pPr>
    </w:lvl>
    <w:lvl w:ilvl="2" w:tplc="FB6CF234">
      <w:start w:val="1"/>
      <w:numFmt w:val="lowerRoman"/>
      <w:lvlText w:val="%3."/>
      <w:lvlJc w:val="right"/>
      <w:pPr>
        <w:ind w:left="2160" w:hanging="180"/>
      </w:pPr>
    </w:lvl>
    <w:lvl w:ilvl="3" w:tplc="41C0C52A">
      <w:start w:val="1"/>
      <w:numFmt w:val="decimal"/>
      <w:lvlText w:val="%4."/>
      <w:lvlJc w:val="left"/>
      <w:pPr>
        <w:ind w:left="2880" w:hanging="360"/>
      </w:pPr>
    </w:lvl>
    <w:lvl w:ilvl="4" w:tplc="93E05CCE">
      <w:start w:val="1"/>
      <w:numFmt w:val="lowerLetter"/>
      <w:lvlText w:val="%5."/>
      <w:lvlJc w:val="left"/>
      <w:pPr>
        <w:ind w:left="3600" w:hanging="360"/>
      </w:pPr>
    </w:lvl>
    <w:lvl w:ilvl="5" w:tplc="9F423F28">
      <w:start w:val="1"/>
      <w:numFmt w:val="lowerRoman"/>
      <w:lvlText w:val="%6."/>
      <w:lvlJc w:val="right"/>
      <w:pPr>
        <w:ind w:left="4320" w:hanging="180"/>
      </w:pPr>
    </w:lvl>
    <w:lvl w:ilvl="6" w:tplc="60064FD6">
      <w:start w:val="1"/>
      <w:numFmt w:val="decimal"/>
      <w:lvlText w:val="%7."/>
      <w:lvlJc w:val="left"/>
      <w:pPr>
        <w:ind w:left="5040" w:hanging="360"/>
      </w:pPr>
    </w:lvl>
    <w:lvl w:ilvl="7" w:tplc="23F0F136">
      <w:start w:val="1"/>
      <w:numFmt w:val="lowerLetter"/>
      <w:lvlText w:val="%8."/>
      <w:lvlJc w:val="left"/>
      <w:pPr>
        <w:ind w:left="5760" w:hanging="360"/>
      </w:pPr>
    </w:lvl>
    <w:lvl w:ilvl="8" w:tplc="37AE68C8">
      <w:start w:val="1"/>
      <w:numFmt w:val="lowerRoman"/>
      <w:lvlText w:val="%9."/>
      <w:lvlJc w:val="right"/>
      <w:pPr>
        <w:ind w:left="6480" w:hanging="180"/>
      </w:pPr>
    </w:lvl>
  </w:abstractNum>
  <w:abstractNum w:abstractNumId="19" w15:restartNumberingAfterBreak="0">
    <w:nsid w:val="3A5C4A29"/>
    <w:multiLevelType w:val="hybridMultilevel"/>
    <w:tmpl w:val="FFFFFFFF"/>
    <w:lvl w:ilvl="0" w:tplc="944A73A6">
      <w:start w:val="1"/>
      <w:numFmt w:val="bullet"/>
      <w:lvlText w:val=""/>
      <w:lvlJc w:val="left"/>
      <w:pPr>
        <w:ind w:left="1080" w:hanging="360"/>
      </w:pPr>
      <w:rPr>
        <w:rFonts w:ascii="Symbol" w:hAnsi="Symbol" w:hint="default"/>
      </w:rPr>
    </w:lvl>
    <w:lvl w:ilvl="1" w:tplc="406E4B76">
      <w:start w:val="1"/>
      <w:numFmt w:val="bullet"/>
      <w:lvlText w:val="o"/>
      <w:lvlJc w:val="left"/>
      <w:pPr>
        <w:ind w:left="1440" w:hanging="360"/>
      </w:pPr>
      <w:rPr>
        <w:rFonts w:ascii="Courier New" w:hAnsi="Courier New" w:hint="default"/>
      </w:rPr>
    </w:lvl>
    <w:lvl w:ilvl="2" w:tplc="79345658">
      <w:start w:val="1"/>
      <w:numFmt w:val="bullet"/>
      <w:lvlText w:val=""/>
      <w:lvlJc w:val="left"/>
      <w:pPr>
        <w:ind w:left="2160" w:hanging="360"/>
      </w:pPr>
      <w:rPr>
        <w:rFonts w:ascii="Wingdings" w:hAnsi="Wingdings" w:hint="default"/>
      </w:rPr>
    </w:lvl>
    <w:lvl w:ilvl="3" w:tplc="F76819A2">
      <w:start w:val="1"/>
      <w:numFmt w:val="bullet"/>
      <w:lvlText w:val=""/>
      <w:lvlJc w:val="left"/>
      <w:pPr>
        <w:ind w:left="2880" w:hanging="360"/>
      </w:pPr>
      <w:rPr>
        <w:rFonts w:ascii="Symbol" w:hAnsi="Symbol" w:hint="default"/>
      </w:rPr>
    </w:lvl>
    <w:lvl w:ilvl="4" w:tplc="9B209888">
      <w:start w:val="1"/>
      <w:numFmt w:val="bullet"/>
      <w:lvlText w:val="o"/>
      <w:lvlJc w:val="left"/>
      <w:pPr>
        <w:ind w:left="3600" w:hanging="360"/>
      </w:pPr>
      <w:rPr>
        <w:rFonts w:ascii="Courier New" w:hAnsi="Courier New" w:hint="default"/>
      </w:rPr>
    </w:lvl>
    <w:lvl w:ilvl="5" w:tplc="29F4FE9C">
      <w:start w:val="1"/>
      <w:numFmt w:val="bullet"/>
      <w:lvlText w:val=""/>
      <w:lvlJc w:val="left"/>
      <w:pPr>
        <w:ind w:left="4320" w:hanging="360"/>
      </w:pPr>
      <w:rPr>
        <w:rFonts w:ascii="Wingdings" w:hAnsi="Wingdings" w:hint="default"/>
      </w:rPr>
    </w:lvl>
    <w:lvl w:ilvl="6" w:tplc="35101F9C">
      <w:start w:val="1"/>
      <w:numFmt w:val="bullet"/>
      <w:lvlText w:val=""/>
      <w:lvlJc w:val="left"/>
      <w:pPr>
        <w:ind w:left="5040" w:hanging="360"/>
      </w:pPr>
      <w:rPr>
        <w:rFonts w:ascii="Symbol" w:hAnsi="Symbol" w:hint="default"/>
      </w:rPr>
    </w:lvl>
    <w:lvl w:ilvl="7" w:tplc="0ADA91A0">
      <w:start w:val="1"/>
      <w:numFmt w:val="bullet"/>
      <w:lvlText w:val="o"/>
      <w:lvlJc w:val="left"/>
      <w:pPr>
        <w:ind w:left="5760" w:hanging="360"/>
      </w:pPr>
      <w:rPr>
        <w:rFonts w:ascii="Courier New" w:hAnsi="Courier New" w:hint="default"/>
      </w:rPr>
    </w:lvl>
    <w:lvl w:ilvl="8" w:tplc="13EC86E0">
      <w:start w:val="1"/>
      <w:numFmt w:val="bullet"/>
      <w:lvlText w:val=""/>
      <w:lvlJc w:val="left"/>
      <w:pPr>
        <w:ind w:left="6480" w:hanging="360"/>
      </w:pPr>
      <w:rPr>
        <w:rFonts w:ascii="Wingdings" w:hAnsi="Wingdings" w:hint="default"/>
      </w:rPr>
    </w:lvl>
  </w:abstractNum>
  <w:abstractNum w:abstractNumId="20" w15:restartNumberingAfterBreak="0">
    <w:nsid w:val="3A7CD683"/>
    <w:multiLevelType w:val="hybridMultilevel"/>
    <w:tmpl w:val="FFFFFFFF"/>
    <w:lvl w:ilvl="0" w:tplc="50D8DE50">
      <w:start w:val="1"/>
      <w:numFmt w:val="bullet"/>
      <w:lvlText w:val=""/>
      <w:lvlJc w:val="left"/>
      <w:pPr>
        <w:ind w:left="360" w:hanging="360"/>
      </w:pPr>
      <w:rPr>
        <w:rFonts w:ascii="Symbol" w:hAnsi="Symbol" w:hint="default"/>
      </w:rPr>
    </w:lvl>
    <w:lvl w:ilvl="1" w:tplc="66729AF8">
      <w:start w:val="1"/>
      <w:numFmt w:val="bullet"/>
      <w:lvlText w:val="o"/>
      <w:lvlJc w:val="left"/>
      <w:pPr>
        <w:ind w:left="1080" w:hanging="360"/>
      </w:pPr>
      <w:rPr>
        <w:rFonts w:ascii="Courier New" w:hAnsi="Courier New" w:hint="default"/>
      </w:rPr>
    </w:lvl>
    <w:lvl w:ilvl="2" w:tplc="A7D0703E">
      <w:start w:val="1"/>
      <w:numFmt w:val="bullet"/>
      <w:lvlText w:val=""/>
      <w:lvlJc w:val="left"/>
      <w:pPr>
        <w:ind w:left="1800" w:hanging="360"/>
      </w:pPr>
      <w:rPr>
        <w:rFonts w:ascii="Wingdings" w:hAnsi="Wingdings" w:hint="default"/>
      </w:rPr>
    </w:lvl>
    <w:lvl w:ilvl="3" w:tplc="6F26A7D6">
      <w:start w:val="1"/>
      <w:numFmt w:val="bullet"/>
      <w:lvlText w:val=""/>
      <w:lvlJc w:val="left"/>
      <w:pPr>
        <w:ind w:left="2520" w:hanging="360"/>
      </w:pPr>
      <w:rPr>
        <w:rFonts w:ascii="Symbol" w:hAnsi="Symbol" w:hint="default"/>
      </w:rPr>
    </w:lvl>
    <w:lvl w:ilvl="4" w:tplc="5E00B44A">
      <w:start w:val="1"/>
      <w:numFmt w:val="bullet"/>
      <w:lvlText w:val="o"/>
      <w:lvlJc w:val="left"/>
      <w:pPr>
        <w:ind w:left="3240" w:hanging="360"/>
      </w:pPr>
      <w:rPr>
        <w:rFonts w:ascii="Courier New" w:hAnsi="Courier New" w:hint="default"/>
      </w:rPr>
    </w:lvl>
    <w:lvl w:ilvl="5" w:tplc="FDDEB7FE">
      <w:start w:val="1"/>
      <w:numFmt w:val="bullet"/>
      <w:lvlText w:val=""/>
      <w:lvlJc w:val="left"/>
      <w:pPr>
        <w:ind w:left="3960" w:hanging="360"/>
      </w:pPr>
      <w:rPr>
        <w:rFonts w:ascii="Wingdings" w:hAnsi="Wingdings" w:hint="default"/>
      </w:rPr>
    </w:lvl>
    <w:lvl w:ilvl="6" w:tplc="13AE4B7A">
      <w:start w:val="1"/>
      <w:numFmt w:val="bullet"/>
      <w:lvlText w:val=""/>
      <w:lvlJc w:val="left"/>
      <w:pPr>
        <w:ind w:left="4680" w:hanging="360"/>
      </w:pPr>
      <w:rPr>
        <w:rFonts w:ascii="Symbol" w:hAnsi="Symbol" w:hint="default"/>
      </w:rPr>
    </w:lvl>
    <w:lvl w:ilvl="7" w:tplc="14F67C82">
      <w:start w:val="1"/>
      <w:numFmt w:val="bullet"/>
      <w:lvlText w:val="o"/>
      <w:lvlJc w:val="left"/>
      <w:pPr>
        <w:ind w:left="5400" w:hanging="360"/>
      </w:pPr>
      <w:rPr>
        <w:rFonts w:ascii="Courier New" w:hAnsi="Courier New" w:hint="default"/>
      </w:rPr>
    </w:lvl>
    <w:lvl w:ilvl="8" w:tplc="1D628C1A">
      <w:start w:val="1"/>
      <w:numFmt w:val="bullet"/>
      <w:lvlText w:val=""/>
      <w:lvlJc w:val="left"/>
      <w:pPr>
        <w:ind w:left="6120" w:hanging="360"/>
      </w:pPr>
      <w:rPr>
        <w:rFonts w:ascii="Wingdings" w:hAnsi="Wingdings" w:hint="default"/>
      </w:rPr>
    </w:lvl>
  </w:abstractNum>
  <w:abstractNum w:abstractNumId="21" w15:restartNumberingAfterBreak="0">
    <w:nsid w:val="3F3C2C96"/>
    <w:multiLevelType w:val="hybridMultilevel"/>
    <w:tmpl w:val="63E4B106"/>
    <w:lvl w:ilvl="0" w:tplc="C908E4E2">
      <w:start w:val="1"/>
      <w:numFmt w:val="bullet"/>
      <w:lvlText w:val=""/>
      <w:lvlJc w:val="left"/>
      <w:pPr>
        <w:ind w:left="720" w:hanging="360"/>
      </w:pPr>
      <w:rPr>
        <w:rFonts w:ascii="Symbol" w:hAnsi="Symbol" w:hint="default"/>
      </w:rPr>
    </w:lvl>
    <w:lvl w:ilvl="1" w:tplc="532888AC" w:tentative="1">
      <w:start w:val="1"/>
      <w:numFmt w:val="bullet"/>
      <w:lvlText w:val="o"/>
      <w:lvlJc w:val="left"/>
      <w:pPr>
        <w:ind w:left="1440" w:hanging="360"/>
      </w:pPr>
      <w:rPr>
        <w:rFonts w:ascii="Courier New" w:hAnsi="Courier New" w:hint="default"/>
      </w:rPr>
    </w:lvl>
    <w:lvl w:ilvl="2" w:tplc="AF4EDE9E" w:tentative="1">
      <w:start w:val="1"/>
      <w:numFmt w:val="bullet"/>
      <w:lvlText w:val=""/>
      <w:lvlJc w:val="left"/>
      <w:pPr>
        <w:ind w:left="2160" w:hanging="360"/>
      </w:pPr>
      <w:rPr>
        <w:rFonts w:ascii="Wingdings" w:hAnsi="Wingdings" w:hint="default"/>
      </w:rPr>
    </w:lvl>
    <w:lvl w:ilvl="3" w:tplc="ECA646CA" w:tentative="1">
      <w:start w:val="1"/>
      <w:numFmt w:val="bullet"/>
      <w:lvlText w:val=""/>
      <w:lvlJc w:val="left"/>
      <w:pPr>
        <w:ind w:left="2880" w:hanging="360"/>
      </w:pPr>
      <w:rPr>
        <w:rFonts w:ascii="Symbol" w:hAnsi="Symbol" w:hint="default"/>
      </w:rPr>
    </w:lvl>
    <w:lvl w:ilvl="4" w:tplc="10E6A9B4" w:tentative="1">
      <w:start w:val="1"/>
      <w:numFmt w:val="bullet"/>
      <w:lvlText w:val="o"/>
      <w:lvlJc w:val="left"/>
      <w:pPr>
        <w:ind w:left="3600" w:hanging="360"/>
      </w:pPr>
      <w:rPr>
        <w:rFonts w:ascii="Courier New" w:hAnsi="Courier New" w:hint="default"/>
      </w:rPr>
    </w:lvl>
    <w:lvl w:ilvl="5" w:tplc="05B2B60A" w:tentative="1">
      <w:start w:val="1"/>
      <w:numFmt w:val="bullet"/>
      <w:lvlText w:val=""/>
      <w:lvlJc w:val="left"/>
      <w:pPr>
        <w:ind w:left="4320" w:hanging="360"/>
      </w:pPr>
      <w:rPr>
        <w:rFonts w:ascii="Wingdings" w:hAnsi="Wingdings" w:hint="default"/>
      </w:rPr>
    </w:lvl>
    <w:lvl w:ilvl="6" w:tplc="2B28E750" w:tentative="1">
      <w:start w:val="1"/>
      <w:numFmt w:val="bullet"/>
      <w:lvlText w:val=""/>
      <w:lvlJc w:val="left"/>
      <w:pPr>
        <w:ind w:left="5040" w:hanging="360"/>
      </w:pPr>
      <w:rPr>
        <w:rFonts w:ascii="Symbol" w:hAnsi="Symbol" w:hint="default"/>
      </w:rPr>
    </w:lvl>
    <w:lvl w:ilvl="7" w:tplc="87728D28" w:tentative="1">
      <w:start w:val="1"/>
      <w:numFmt w:val="bullet"/>
      <w:lvlText w:val="o"/>
      <w:lvlJc w:val="left"/>
      <w:pPr>
        <w:ind w:left="5760" w:hanging="360"/>
      </w:pPr>
      <w:rPr>
        <w:rFonts w:ascii="Courier New" w:hAnsi="Courier New" w:hint="default"/>
      </w:rPr>
    </w:lvl>
    <w:lvl w:ilvl="8" w:tplc="A6D81964" w:tentative="1">
      <w:start w:val="1"/>
      <w:numFmt w:val="bullet"/>
      <w:lvlText w:val=""/>
      <w:lvlJc w:val="left"/>
      <w:pPr>
        <w:ind w:left="6480" w:hanging="360"/>
      </w:pPr>
      <w:rPr>
        <w:rFonts w:ascii="Wingdings" w:hAnsi="Wingdings" w:hint="default"/>
      </w:rPr>
    </w:lvl>
  </w:abstractNum>
  <w:abstractNum w:abstractNumId="22" w15:restartNumberingAfterBreak="0">
    <w:nsid w:val="4477E563"/>
    <w:multiLevelType w:val="hybridMultilevel"/>
    <w:tmpl w:val="FFFFFFFF"/>
    <w:lvl w:ilvl="0" w:tplc="6D4C5672">
      <w:start w:val="1"/>
      <w:numFmt w:val="decimal"/>
      <w:lvlText w:val="%1."/>
      <w:lvlJc w:val="left"/>
      <w:pPr>
        <w:ind w:left="720" w:hanging="360"/>
      </w:pPr>
    </w:lvl>
    <w:lvl w:ilvl="1" w:tplc="D842D644">
      <w:start w:val="1"/>
      <w:numFmt w:val="lowerLetter"/>
      <w:lvlText w:val="%2."/>
      <w:lvlJc w:val="left"/>
      <w:pPr>
        <w:ind w:left="1440" w:hanging="360"/>
      </w:pPr>
    </w:lvl>
    <w:lvl w:ilvl="2" w:tplc="7CCE5286">
      <w:start w:val="1"/>
      <w:numFmt w:val="lowerRoman"/>
      <w:lvlText w:val="%3."/>
      <w:lvlJc w:val="right"/>
      <w:pPr>
        <w:ind w:left="2160" w:hanging="180"/>
      </w:pPr>
    </w:lvl>
    <w:lvl w:ilvl="3" w:tplc="58C85BC2">
      <w:start w:val="1"/>
      <w:numFmt w:val="decimal"/>
      <w:lvlText w:val="%4."/>
      <w:lvlJc w:val="left"/>
      <w:pPr>
        <w:ind w:left="2880" w:hanging="360"/>
      </w:pPr>
    </w:lvl>
    <w:lvl w:ilvl="4" w:tplc="7C94B33C">
      <w:start w:val="1"/>
      <w:numFmt w:val="lowerLetter"/>
      <w:lvlText w:val="%5."/>
      <w:lvlJc w:val="left"/>
      <w:pPr>
        <w:ind w:left="3600" w:hanging="360"/>
      </w:pPr>
    </w:lvl>
    <w:lvl w:ilvl="5" w:tplc="BA200646">
      <w:start w:val="1"/>
      <w:numFmt w:val="lowerRoman"/>
      <w:lvlText w:val="%6."/>
      <w:lvlJc w:val="right"/>
      <w:pPr>
        <w:ind w:left="4320" w:hanging="180"/>
      </w:pPr>
    </w:lvl>
    <w:lvl w:ilvl="6" w:tplc="21005128">
      <w:start w:val="1"/>
      <w:numFmt w:val="decimal"/>
      <w:lvlText w:val="%7."/>
      <w:lvlJc w:val="left"/>
      <w:pPr>
        <w:ind w:left="5040" w:hanging="360"/>
      </w:pPr>
    </w:lvl>
    <w:lvl w:ilvl="7" w:tplc="BAA0FAB8">
      <w:start w:val="1"/>
      <w:numFmt w:val="lowerLetter"/>
      <w:lvlText w:val="%8."/>
      <w:lvlJc w:val="left"/>
      <w:pPr>
        <w:ind w:left="5760" w:hanging="360"/>
      </w:pPr>
    </w:lvl>
    <w:lvl w:ilvl="8" w:tplc="1838789E">
      <w:start w:val="1"/>
      <w:numFmt w:val="lowerRoman"/>
      <w:lvlText w:val="%9."/>
      <w:lvlJc w:val="right"/>
      <w:pPr>
        <w:ind w:left="6480" w:hanging="180"/>
      </w:pPr>
    </w:lvl>
  </w:abstractNum>
  <w:abstractNum w:abstractNumId="23" w15:restartNumberingAfterBreak="0">
    <w:nsid w:val="44E7032C"/>
    <w:multiLevelType w:val="hybridMultilevel"/>
    <w:tmpl w:val="FFFFFFFF"/>
    <w:lvl w:ilvl="0" w:tplc="E24E76B0">
      <w:start w:val="1"/>
      <w:numFmt w:val="decimal"/>
      <w:lvlText w:val="%1."/>
      <w:lvlJc w:val="left"/>
      <w:pPr>
        <w:ind w:left="720" w:hanging="360"/>
      </w:pPr>
    </w:lvl>
    <w:lvl w:ilvl="1" w:tplc="C74C3730">
      <w:start w:val="1"/>
      <w:numFmt w:val="lowerLetter"/>
      <w:lvlText w:val="%2."/>
      <w:lvlJc w:val="left"/>
      <w:pPr>
        <w:ind w:left="1440" w:hanging="360"/>
      </w:pPr>
    </w:lvl>
    <w:lvl w:ilvl="2" w:tplc="7B805454">
      <w:start w:val="1"/>
      <w:numFmt w:val="lowerRoman"/>
      <w:lvlText w:val="%3."/>
      <w:lvlJc w:val="right"/>
      <w:pPr>
        <w:ind w:left="2160" w:hanging="180"/>
      </w:pPr>
    </w:lvl>
    <w:lvl w:ilvl="3" w:tplc="91F4CBB8">
      <w:start w:val="1"/>
      <w:numFmt w:val="decimal"/>
      <w:lvlText w:val="%4."/>
      <w:lvlJc w:val="left"/>
      <w:pPr>
        <w:ind w:left="2880" w:hanging="360"/>
      </w:pPr>
    </w:lvl>
    <w:lvl w:ilvl="4" w:tplc="DF00C6BA">
      <w:start w:val="1"/>
      <w:numFmt w:val="lowerLetter"/>
      <w:lvlText w:val="%5."/>
      <w:lvlJc w:val="left"/>
      <w:pPr>
        <w:ind w:left="3600" w:hanging="360"/>
      </w:pPr>
    </w:lvl>
    <w:lvl w:ilvl="5" w:tplc="6FEC1D46">
      <w:start w:val="1"/>
      <w:numFmt w:val="lowerRoman"/>
      <w:lvlText w:val="%6."/>
      <w:lvlJc w:val="right"/>
      <w:pPr>
        <w:ind w:left="4320" w:hanging="180"/>
      </w:pPr>
    </w:lvl>
    <w:lvl w:ilvl="6" w:tplc="62AAA1AA">
      <w:start w:val="1"/>
      <w:numFmt w:val="decimal"/>
      <w:lvlText w:val="%7."/>
      <w:lvlJc w:val="left"/>
      <w:pPr>
        <w:ind w:left="5040" w:hanging="360"/>
      </w:pPr>
    </w:lvl>
    <w:lvl w:ilvl="7" w:tplc="90EE6C0A">
      <w:start w:val="1"/>
      <w:numFmt w:val="lowerLetter"/>
      <w:lvlText w:val="%8."/>
      <w:lvlJc w:val="left"/>
      <w:pPr>
        <w:ind w:left="5760" w:hanging="360"/>
      </w:pPr>
    </w:lvl>
    <w:lvl w:ilvl="8" w:tplc="3E84AB0A">
      <w:start w:val="1"/>
      <w:numFmt w:val="lowerRoman"/>
      <w:lvlText w:val="%9."/>
      <w:lvlJc w:val="right"/>
      <w:pPr>
        <w:ind w:left="6480" w:hanging="180"/>
      </w:pPr>
    </w:lvl>
  </w:abstractNum>
  <w:abstractNum w:abstractNumId="24" w15:restartNumberingAfterBreak="0">
    <w:nsid w:val="4ACD8D3A"/>
    <w:multiLevelType w:val="hybridMultilevel"/>
    <w:tmpl w:val="B6F8B9E2"/>
    <w:lvl w:ilvl="0" w:tplc="08090001">
      <w:start w:val="1"/>
      <w:numFmt w:val="bullet"/>
      <w:lvlText w:val=""/>
      <w:lvlJc w:val="left"/>
      <w:pPr>
        <w:ind w:left="360" w:hanging="360"/>
      </w:pPr>
      <w:rPr>
        <w:rFonts w:ascii="Symbol" w:hAnsi="Symbol" w:hint="default"/>
      </w:rPr>
    </w:lvl>
    <w:lvl w:ilvl="1" w:tplc="147061B6">
      <w:start w:val="1"/>
      <w:numFmt w:val="bullet"/>
      <w:lvlText w:val="o"/>
      <w:lvlJc w:val="left"/>
      <w:pPr>
        <w:ind w:left="1440" w:hanging="360"/>
      </w:pPr>
      <w:rPr>
        <w:rFonts w:ascii="Courier New" w:hAnsi="Courier New" w:hint="default"/>
      </w:rPr>
    </w:lvl>
    <w:lvl w:ilvl="2" w:tplc="205856E4">
      <w:start w:val="1"/>
      <w:numFmt w:val="bullet"/>
      <w:lvlText w:val=""/>
      <w:lvlJc w:val="left"/>
      <w:pPr>
        <w:ind w:left="2160" w:hanging="360"/>
      </w:pPr>
      <w:rPr>
        <w:rFonts w:ascii="Wingdings" w:hAnsi="Wingdings" w:hint="default"/>
      </w:rPr>
    </w:lvl>
    <w:lvl w:ilvl="3" w:tplc="C7B4DC3A">
      <w:start w:val="1"/>
      <w:numFmt w:val="bullet"/>
      <w:lvlText w:val=""/>
      <w:lvlJc w:val="left"/>
      <w:pPr>
        <w:ind w:left="2880" w:hanging="360"/>
      </w:pPr>
      <w:rPr>
        <w:rFonts w:ascii="Symbol" w:hAnsi="Symbol" w:hint="default"/>
      </w:rPr>
    </w:lvl>
    <w:lvl w:ilvl="4" w:tplc="253CBD16">
      <w:start w:val="1"/>
      <w:numFmt w:val="bullet"/>
      <w:lvlText w:val="o"/>
      <w:lvlJc w:val="left"/>
      <w:pPr>
        <w:ind w:left="3600" w:hanging="360"/>
      </w:pPr>
      <w:rPr>
        <w:rFonts w:ascii="Courier New" w:hAnsi="Courier New" w:hint="default"/>
      </w:rPr>
    </w:lvl>
    <w:lvl w:ilvl="5" w:tplc="A4FCC286">
      <w:start w:val="1"/>
      <w:numFmt w:val="bullet"/>
      <w:lvlText w:val=""/>
      <w:lvlJc w:val="left"/>
      <w:pPr>
        <w:ind w:left="4320" w:hanging="360"/>
      </w:pPr>
      <w:rPr>
        <w:rFonts w:ascii="Wingdings" w:hAnsi="Wingdings" w:hint="default"/>
      </w:rPr>
    </w:lvl>
    <w:lvl w:ilvl="6" w:tplc="3D2E733A">
      <w:start w:val="1"/>
      <w:numFmt w:val="bullet"/>
      <w:lvlText w:val=""/>
      <w:lvlJc w:val="left"/>
      <w:pPr>
        <w:ind w:left="5040" w:hanging="360"/>
      </w:pPr>
      <w:rPr>
        <w:rFonts w:ascii="Symbol" w:hAnsi="Symbol" w:hint="default"/>
      </w:rPr>
    </w:lvl>
    <w:lvl w:ilvl="7" w:tplc="03204988">
      <w:start w:val="1"/>
      <w:numFmt w:val="bullet"/>
      <w:lvlText w:val="o"/>
      <w:lvlJc w:val="left"/>
      <w:pPr>
        <w:ind w:left="5760" w:hanging="360"/>
      </w:pPr>
      <w:rPr>
        <w:rFonts w:ascii="Courier New" w:hAnsi="Courier New" w:hint="default"/>
      </w:rPr>
    </w:lvl>
    <w:lvl w:ilvl="8" w:tplc="4FAAA960">
      <w:start w:val="1"/>
      <w:numFmt w:val="bullet"/>
      <w:lvlText w:val=""/>
      <w:lvlJc w:val="left"/>
      <w:pPr>
        <w:ind w:left="6480" w:hanging="360"/>
      </w:pPr>
      <w:rPr>
        <w:rFonts w:ascii="Wingdings" w:hAnsi="Wingdings" w:hint="default"/>
      </w:rPr>
    </w:lvl>
  </w:abstractNum>
  <w:abstractNum w:abstractNumId="25" w15:restartNumberingAfterBreak="0">
    <w:nsid w:val="4E6702E9"/>
    <w:multiLevelType w:val="hybridMultilevel"/>
    <w:tmpl w:val="46E06EF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03A23D1"/>
    <w:multiLevelType w:val="hybridMultilevel"/>
    <w:tmpl w:val="FFFFFFFF"/>
    <w:lvl w:ilvl="0" w:tplc="7358684E">
      <w:start w:val="1"/>
      <w:numFmt w:val="bullet"/>
      <w:lvlText w:val=""/>
      <w:lvlJc w:val="left"/>
      <w:pPr>
        <w:ind w:left="720" w:hanging="360"/>
      </w:pPr>
      <w:rPr>
        <w:rFonts w:ascii="Symbol" w:hAnsi="Symbol" w:hint="default"/>
      </w:rPr>
    </w:lvl>
    <w:lvl w:ilvl="1" w:tplc="E5FC76BA">
      <w:start w:val="1"/>
      <w:numFmt w:val="bullet"/>
      <w:lvlText w:val="o"/>
      <w:lvlJc w:val="left"/>
      <w:pPr>
        <w:ind w:left="1440" w:hanging="360"/>
      </w:pPr>
      <w:rPr>
        <w:rFonts w:ascii="Courier New" w:hAnsi="Courier New" w:hint="default"/>
      </w:rPr>
    </w:lvl>
    <w:lvl w:ilvl="2" w:tplc="594C11F4">
      <w:start w:val="1"/>
      <w:numFmt w:val="bullet"/>
      <w:lvlText w:val=""/>
      <w:lvlJc w:val="left"/>
      <w:pPr>
        <w:ind w:left="2160" w:hanging="360"/>
      </w:pPr>
      <w:rPr>
        <w:rFonts w:ascii="Wingdings" w:hAnsi="Wingdings" w:hint="default"/>
      </w:rPr>
    </w:lvl>
    <w:lvl w:ilvl="3" w:tplc="F956E656">
      <w:start w:val="1"/>
      <w:numFmt w:val="bullet"/>
      <w:lvlText w:val=""/>
      <w:lvlJc w:val="left"/>
      <w:pPr>
        <w:ind w:left="2880" w:hanging="360"/>
      </w:pPr>
      <w:rPr>
        <w:rFonts w:ascii="Symbol" w:hAnsi="Symbol" w:hint="default"/>
      </w:rPr>
    </w:lvl>
    <w:lvl w:ilvl="4" w:tplc="1FD8F5A0">
      <w:start w:val="1"/>
      <w:numFmt w:val="bullet"/>
      <w:lvlText w:val="o"/>
      <w:lvlJc w:val="left"/>
      <w:pPr>
        <w:ind w:left="3600" w:hanging="360"/>
      </w:pPr>
      <w:rPr>
        <w:rFonts w:ascii="Courier New" w:hAnsi="Courier New" w:hint="default"/>
      </w:rPr>
    </w:lvl>
    <w:lvl w:ilvl="5" w:tplc="B28298BE">
      <w:start w:val="1"/>
      <w:numFmt w:val="bullet"/>
      <w:lvlText w:val=""/>
      <w:lvlJc w:val="left"/>
      <w:pPr>
        <w:ind w:left="4320" w:hanging="360"/>
      </w:pPr>
      <w:rPr>
        <w:rFonts w:ascii="Wingdings" w:hAnsi="Wingdings" w:hint="default"/>
      </w:rPr>
    </w:lvl>
    <w:lvl w:ilvl="6" w:tplc="3A76522E">
      <w:start w:val="1"/>
      <w:numFmt w:val="bullet"/>
      <w:lvlText w:val=""/>
      <w:lvlJc w:val="left"/>
      <w:pPr>
        <w:ind w:left="5040" w:hanging="360"/>
      </w:pPr>
      <w:rPr>
        <w:rFonts w:ascii="Symbol" w:hAnsi="Symbol" w:hint="default"/>
      </w:rPr>
    </w:lvl>
    <w:lvl w:ilvl="7" w:tplc="0AB41F5E">
      <w:start w:val="1"/>
      <w:numFmt w:val="bullet"/>
      <w:lvlText w:val="o"/>
      <w:lvlJc w:val="left"/>
      <w:pPr>
        <w:ind w:left="5760" w:hanging="360"/>
      </w:pPr>
      <w:rPr>
        <w:rFonts w:ascii="Courier New" w:hAnsi="Courier New" w:hint="default"/>
      </w:rPr>
    </w:lvl>
    <w:lvl w:ilvl="8" w:tplc="C1C685A8">
      <w:start w:val="1"/>
      <w:numFmt w:val="bullet"/>
      <w:lvlText w:val=""/>
      <w:lvlJc w:val="left"/>
      <w:pPr>
        <w:ind w:left="6480" w:hanging="360"/>
      </w:pPr>
      <w:rPr>
        <w:rFonts w:ascii="Wingdings" w:hAnsi="Wingdings" w:hint="default"/>
      </w:rPr>
    </w:lvl>
  </w:abstractNum>
  <w:abstractNum w:abstractNumId="27" w15:restartNumberingAfterBreak="0">
    <w:nsid w:val="54C65B3E"/>
    <w:multiLevelType w:val="hybridMultilevel"/>
    <w:tmpl w:val="FFFFFFFF"/>
    <w:lvl w:ilvl="0" w:tplc="151AE784">
      <w:start w:val="1"/>
      <w:numFmt w:val="decimal"/>
      <w:lvlText w:val="%1."/>
      <w:lvlJc w:val="left"/>
      <w:pPr>
        <w:ind w:left="720" w:hanging="360"/>
      </w:pPr>
    </w:lvl>
    <w:lvl w:ilvl="1" w:tplc="47B20E66">
      <w:start w:val="1"/>
      <w:numFmt w:val="lowerLetter"/>
      <w:lvlText w:val="%2."/>
      <w:lvlJc w:val="left"/>
      <w:pPr>
        <w:ind w:left="1440" w:hanging="360"/>
      </w:pPr>
    </w:lvl>
    <w:lvl w:ilvl="2" w:tplc="9D58C2E2">
      <w:start w:val="1"/>
      <w:numFmt w:val="lowerRoman"/>
      <w:lvlText w:val="%3."/>
      <w:lvlJc w:val="right"/>
      <w:pPr>
        <w:ind w:left="2160" w:hanging="180"/>
      </w:pPr>
    </w:lvl>
    <w:lvl w:ilvl="3" w:tplc="DBA03D4C">
      <w:start w:val="1"/>
      <w:numFmt w:val="decimal"/>
      <w:lvlText w:val="%4."/>
      <w:lvlJc w:val="left"/>
      <w:pPr>
        <w:ind w:left="2880" w:hanging="360"/>
      </w:pPr>
    </w:lvl>
    <w:lvl w:ilvl="4" w:tplc="125CAAE4">
      <w:start w:val="1"/>
      <w:numFmt w:val="lowerLetter"/>
      <w:lvlText w:val="%5."/>
      <w:lvlJc w:val="left"/>
      <w:pPr>
        <w:ind w:left="3600" w:hanging="360"/>
      </w:pPr>
    </w:lvl>
    <w:lvl w:ilvl="5" w:tplc="635E6E62">
      <w:start w:val="1"/>
      <w:numFmt w:val="lowerRoman"/>
      <w:lvlText w:val="%6."/>
      <w:lvlJc w:val="right"/>
      <w:pPr>
        <w:ind w:left="4320" w:hanging="180"/>
      </w:pPr>
    </w:lvl>
    <w:lvl w:ilvl="6" w:tplc="1F74144A">
      <w:start w:val="1"/>
      <w:numFmt w:val="decimal"/>
      <w:lvlText w:val="%7."/>
      <w:lvlJc w:val="left"/>
      <w:pPr>
        <w:ind w:left="5040" w:hanging="360"/>
      </w:pPr>
    </w:lvl>
    <w:lvl w:ilvl="7" w:tplc="B7328848">
      <w:start w:val="1"/>
      <w:numFmt w:val="lowerLetter"/>
      <w:lvlText w:val="%8."/>
      <w:lvlJc w:val="left"/>
      <w:pPr>
        <w:ind w:left="5760" w:hanging="360"/>
      </w:pPr>
    </w:lvl>
    <w:lvl w:ilvl="8" w:tplc="DCA66C30">
      <w:start w:val="1"/>
      <w:numFmt w:val="lowerRoman"/>
      <w:lvlText w:val="%9."/>
      <w:lvlJc w:val="right"/>
      <w:pPr>
        <w:ind w:left="6480" w:hanging="180"/>
      </w:pPr>
    </w:lvl>
  </w:abstractNum>
  <w:abstractNum w:abstractNumId="28" w15:restartNumberingAfterBreak="0">
    <w:nsid w:val="5D3967AD"/>
    <w:multiLevelType w:val="hybridMultilevel"/>
    <w:tmpl w:val="F7C04132"/>
    <w:lvl w:ilvl="0" w:tplc="9682860C">
      <w:start w:val="1"/>
      <w:numFmt w:val="decimal"/>
      <w:lvlText w:val="%1."/>
      <w:lvlJc w:val="left"/>
      <w:pPr>
        <w:ind w:left="720" w:hanging="360"/>
      </w:pPr>
    </w:lvl>
    <w:lvl w:ilvl="1" w:tplc="E384C4EE">
      <w:start w:val="1"/>
      <w:numFmt w:val="lowerLetter"/>
      <w:lvlText w:val="%2."/>
      <w:lvlJc w:val="left"/>
      <w:pPr>
        <w:ind w:left="1440" w:hanging="360"/>
      </w:pPr>
    </w:lvl>
    <w:lvl w:ilvl="2" w:tplc="95F2E7D0">
      <w:start w:val="1"/>
      <w:numFmt w:val="lowerRoman"/>
      <w:lvlText w:val="%3."/>
      <w:lvlJc w:val="right"/>
      <w:pPr>
        <w:ind w:left="2160" w:hanging="180"/>
      </w:pPr>
    </w:lvl>
    <w:lvl w:ilvl="3" w:tplc="CD4C50DE">
      <w:start w:val="1"/>
      <w:numFmt w:val="decimal"/>
      <w:lvlText w:val="%4."/>
      <w:lvlJc w:val="left"/>
      <w:pPr>
        <w:ind w:left="2880" w:hanging="360"/>
      </w:pPr>
    </w:lvl>
    <w:lvl w:ilvl="4" w:tplc="AD6C8FF8">
      <w:start w:val="1"/>
      <w:numFmt w:val="lowerLetter"/>
      <w:lvlText w:val="%5."/>
      <w:lvlJc w:val="left"/>
      <w:pPr>
        <w:ind w:left="3600" w:hanging="360"/>
      </w:pPr>
    </w:lvl>
    <w:lvl w:ilvl="5" w:tplc="87AEC7EC">
      <w:start w:val="1"/>
      <w:numFmt w:val="lowerRoman"/>
      <w:lvlText w:val="%6."/>
      <w:lvlJc w:val="right"/>
      <w:pPr>
        <w:ind w:left="4320" w:hanging="180"/>
      </w:pPr>
    </w:lvl>
    <w:lvl w:ilvl="6" w:tplc="4A481570">
      <w:start w:val="1"/>
      <w:numFmt w:val="decimal"/>
      <w:lvlText w:val="%7."/>
      <w:lvlJc w:val="left"/>
      <w:pPr>
        <w:ind w:left="5040" w:hanging="360"/>
      </w:pPr>
    </w:lvl>
    <w:lvl w:ilvl="7" w:tplc="B0E48924">
      <w:start w:val="1"/>
      <w:numFmt w:val="lowerLetter"/>
      <w:lvlText w:val="%8."/>
      <w:lvlJc w:val="left"/>
      <w:pPr>
        <w:ind w:left="5760" w:hanging="360"/>
      </w:pPr>
    </w:lvl>
    <w:lvl w:ilvl="8" w:tplc="C1928B42">
      <w:start w:val="1"/>
      <w:numFmt w:val="lowerRoman"/>
      <w:lvlText w:val="%9."/>
      <w:lvlJc w:val="right"/>
      <w:pPr>
        <w:ind w:left="6480" w:hanging="180"/>
      </w:pPr>
    </w:lvl>
  </w:abstractNum>
  <w:abstractNum w:abstractNumId="29" w15:restartNumberingAfterBreak="0">
    <w:nsid w:val="6B3B7DFD"/>
    <w:multiLevelType w:val="hybridMultilevel"/>
    <w:tmpl w:val="522CD6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6DE07ADB"/>
    <w:multiLevelType w:val="hybridMultilevel"/>
    <w:tmpl w:val="07165B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6C434C7"/>
    <w:multiLevelType w:val="hybridMultilevel"/>
    <w:tmpl w:val="B9301692"/>
    <w:lvl w:ilvl="0" w:tplc="6394BEB4">
      <w:start w:val="1"/>
      <w:numFmt w:val="bullet"/>
      <w:lvlText w:val="-"/>
      <w:lvlJc w:val="left"/>
      <w:pPr>
        <w:ind w:left="360" w:hanging="360"/>
      </w:pPr>
      <w:rPr>
        <w:rFonts w:ascii="Aptos" w:hAnsi="Aptos" w:hint="default"/>
      </w:rPr>
    </w:lvl>
    <w:lvl w:ilvl="1" w:tplc="A87C0F22">
      <w:start w:val="1"/>
      <w:numFmt w:val="bullet"/>
      <w:lvlText w:val="o"/>
      <w:lvlJc w:val="left"/>
      <w:pPr>
        <w:ind w:left="1440" w:hanging="360"/>
      </w:pPr>
      <w:rPr>
        <w:rFonts w:ascii="Courier New" w:hAnsi="Courier New" w:hint="default"/>
      </w:rPr>
    </w:lvl>
    <w:lvl w:ilvl="2" w:tplc="D1D2EC22">
      <w:start w:val="1"/>
      <w:numFmt w:val="bullet"/>
      <w:lvlText w:val=""/>
      <w:lvlJc w:val="left"/>
      <w:pPr>
        <w:ind w:left="2160" w:hanging="360"/>
      </w:pPr>
      <w:rPr>
        <w:rFonts w:ascii="Wingdings" w:hAnsi="Wingdings" w:hint="default"/>
      </w:rPr>
    </w:lvl>
    <w:lvl w:ilvl="3" w:tplc="7A8E03D0">
      <w:start w:val="1"/>
      <w:numFmt w:val="bullet"/>
      <w:lvlText w:val=""/>
      <w:lvlJc w:val="left"/>
      <w:pPr>
        <w:ind w:left="2880" w:hanging="360"/>
      </w:pPr>
      <w:rPr>
        <w:rFonts w:ascii="Symbol" w:hAnsi="Symbol" w:hint="default"/>
      </w:rPr>
    </w:lvl>
    <w:lvl w:ilvl="4" w:tplc="9FAADDDA">
      <w:start w:val="1"/>
      <w:numFmt w:val="bullet"/>
      <w:lvlText w:val="o"/>
      <w:lvlJc w:val="left"/>
      <w:pPr>
        <w:ind w:left="3600" w:hanging="360"/>
      </w:pPr>
      <w:rPr>
        <w:rFonts w:ascii="Courier New" w:hAnsi="Courier New" w:hint="default"/>
      </w:rPr>
    </w:lvl>
    <w:lvl w:ilvl="5" w:tplc="8376EA82">
      <w:start w:val="1"/>
      <w:numFmt w:val="bullet"/>
      <w:lvlText w:val=""/>
      <w:lvlJc w:val="left"/>
      <w:pPr>
        <w:ind w:left="4320" w:hanging="360"/>
      </w:pPr>
      <w:rPr>
        <w:rFonts w:ascii="Wingdings" w:hAnsi="Wingdings" w:hint="default"/>
      </w:rPr>
    </w:lvl>
    <w:lvl w:ilvl="6" w:tplc="40A2D5FC">
      <w:start w:val="1"/>
      <w:numFmt w:val="bullet"/>
      <w:lvlText w:val=""/>
      <w:lvlJc w:val="left"/>
      <w:pPr>
        <w:ind w:left="5040" w:hanging="360"/>
      </w:pPr>
      <w:rPr>
        <w:rFonts w:ascii="Symbol" w:hAnsi="Symbol" w:hint="default"/>
      </w:rPr>
    </w:lvl>
    <w:lvl w:ilvl="7" w:tplc="D53CF606">
      <w:start w:val="1"/>
      <w:numFmt w:val="bullet"/>
      <w:lvlText w:val="o"/>
      <w:lvlJc w:val="left"/>
      <w:pPr>
        <w:ind w:left="5760" w:hanging="360"/>
      </w:pPr>
      <w:rPr>
        <w:rFonts w:ascii="Courier New" w:hAnsi="Courier New" w:hint="default"/>
      </w:rPr>
    </w:lvl>
    <w:lvl w:ilvl="8" w:tplc="10B8CB2E">
      <w:start w:val="1"/>
      <w:numFmt w:val="bullet"/>
      <w:lvlText w:val=""/>
      <w:lvlJc w:val="left"/>
      <w:pPr>
        <w:ind w:left="6480" w:hanging="360"/>
      </w:pPr>
      <w:rPr>
        <w:rFonts w:ascii="Wingdings" w:hAnsi="Wingdings" w:hint="default"/>
      </w:rPr>
    </w:lvl>
  </w:abstractNum>
  <w:num w:numId="1" w16cid:durableId="401757250">
    <w:abstractNumId w:val="13"/>
  </w:num>
  <w:num w:numId="2" w16cid:durableId="1932157696">
    <w:abstractNumId w:val="4"/>
  </w:num>
  <w:num w:numId="3" w16cid:durableId="1088387423">
    <w:abstractNumId w:val="27"/>
  </w:num>
  <w:num w:numId="4" w16cid:durableId="1588423156">
    <w:abstractNumId w:val="16"/>
  </w:num>
  <w:num w:numId="5" w16cid:durableId="903874770">
    <w:abstractNumId w:val="28"/>
  </w:num>
  <w:num w:numId="6" w16cid:durableId="1358966060">
    <w:abstractNumId w:val="24"/>
  </w:num>
  <w:num w:numId="7" w16cid:durableId="774522355">
    <w:abstractNumId w:val="9"/>
  </w:num>
  <w:num w:numId="8" w16cid:durableId="886986197">
    <w:abstractNumId w:val="1"/>
  </w:num>
  <w:num w:numId="9" w16cid:durableId="1628659056">
    <w:abstractNumId w:val="31"/>
  </w:num>
  <w:num w:numId="10" w16cid:durableId="1825120247">
    <w:abstractNumId w:val="7"/>
  </w:num>
  <w:num w:numId="11" w16cid:durableId="1222324635">
    <w:abstractNumId w:val="12"/>
  </w:num>
  <w:num w:numId="12" w16cid:durableId="520977036">
    <w:abstractNumId w:val="5"/>
  </w:num>
  <w:num w:numId="13" w16cid:durableId="302539042">
    <w:abstractNumId w:val="18"/>
  </w:num>
  <w:num w:numId="14" w16cid:durableId="1983343468">
    <w:abstractNumId w:val="8"/>
  </w:num>
  <w:num w:numId="15" w16cid:durableId="1841654848">
    <w:abstractNumId w:val="10"/>
  </w:num>
  <w:num w:numId="16" w16cid:durableId="135492557">
    <w:abstractNumId w:val="14"/>
  </w:num>
  <w:num w:numId="17" w16cid:durableId="162746524">
    <w:abstractNumId w:val="21"/>
  </w:num>
  <w:num w:numId="18" w16cid:durableId="1579634305">
    <w:abstractNumId w:val="22"/>
  </w:num>
  <w:num w:numId="19" w16cid:durableId="66390654">
    <w:abstractNumId w:val="15"/>
  </w:num>
  <w:num w:numId="20" w16cid:durableId="711265459">
    <w:abstractNumId w:val="0"/>
  </w:num>
  <w:num w:numId="21" w16cid:durableId="1410300241">
    <w:abstractNumId w:val="2"/>
  </w:num>
  <w:num w:numId="22" w16cid:durableId="21127149">
    <w:abstractNumId w:val="20"/>
  </w:num>
  <w:num w:numId="23" w16cid:durableId="1501505438">
    <w:abstractNumId w:val="26"/>
  </w:num>
  <w:num w:numId="24" w16cid:durableId="2822621">
    <w:abstractNumId w:val="11"/>
  </w:num>
  <w:num w:numId="25" w16cid:durableId="845023955">
    <w:abstractNumId w:val="19"/>
  </w:num>
  <w:num w:numId="26" w16cid:durableId="297683275">
    <w:abstractNumId w:val="30"/>
  </w:num>
  <w:num w:numId="27" w16cid:durableId="1647777371">
    <w:abstractNumId w:val="6"/>
  </w:num>
  <w:num w:numId="28" w16cid:durableId="636490012">
    <w:abstractNumId w:val="25"/>
  </w:num>
  <w:num w:numId="29" w16cid:durableId="453599066">
    <w:abstractNumId w:val="17"/>
  </w:num>
  <w:num w:numId="30" w16cid:durableId="283194223">
    <w:abstractNumId w:val="3"/>
  </w:num>
  <w:num w:numId="31" w16cid:durableId="717776374">
    <w:abstractNumId w:val="29"/>
  </w:num>
  <w:num w:numId="32" w16cid:durableId="14343278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4C2"/>
    <w:rsid w:val="000001D9"/>
    <w:rsid w:val="000038D9"/>
    <w:rsid w:val="00003A7E"/>
    <w:rsid w:val="00005ACB"/>
    <w:rsid w:val="00005DDC"/>
    <w:rsid w:val="00006AD7"/>
    <w:rsid w:val="000070AD"/>
    <w:rsid w:val="00007F0D"/>
    <w:rsid w:val="00010DCE"/>
    <w:rsid w:val="0001108F"/>
    <w:rsid w:val="00011577"/>
    <w:rsid w:val="00012130"/>
    <w:rsid w:val="000121B5"/>
    <w:rsid w:val="000127E6"/>
    <w:rsid w:val="00012855"/>
    <w:rsid w:val="00012B24"/>
    <w:rsid w:val="00013662"/>
    <w:rsid w:val="00014754"/>
    <w:rsid w:val="000161E4"/>
    <w:rsid w:val="000165D5"/>
    <w:rsid w:val="00020867"/>
    <w:rsid w:val="000225AF"/>
    <w:rsid w:val="0002260E"/>
    <w:rsid w:val="00022C3E"/>
    <w:rsid w:val="00022EC2"/>
    <w:rsid w:val="00023031"/>
    <w:rsid w:val="00023082"/>
    <w:rsid w:val="00023B89"/>
    <w:rsid w:val="00024626"/>
    <w:rsid w:val="00024629"/>
    <w:rsid w:val="00025BA4"/>
    <w:rsid w:val="00025C62"/>
    <w:rsid w:val="0002664F"/>
    <w:rsid w:val="000268E1"/>
    <w:rsid w:val="000300FF"/>
    <w:rsid w:val="000311C5"/>
    <w:rsid w:val="00032DC7"/>
    <w:rsid w:val="0003414C"/>
    <w:rsid w:val="000346F2"/>
    <w:rsid w:val="00034C69"/>
    <w:rsid w:val="00034D00"/>
    <w:rsid w:val="00035BF4"/>
    <w:rsid w:val="00036072"/>
    <w:rsid w:val="00036BBF"/>
    <w:rsid w:val="0003775A"/>
    <w:rsid w:val="00037FB3"/>
    <w:rsid w:val="000402C8"/>
    <w:rsid w:val="00041021"/>
    <w:rsid w:val="00041EC2"/>
    <w:rsid w:val="00042396"/>
    <w:rsid w:val="00044CC5"/>
    <w:rsid w:val="0004601C"/>
    <w:rsid w:val="00046D27"/>
    <w:rsid w:val="000473A6"/>
    <w:rsid w:val="000473C8"/>
    <w:rsid w:val="000500DA"/>
    <w:rsid w:val="00050A16"/>
    <w:rsid w:val="00050A39"/>
    <w:rsid w:val="00050A79"/>
    <w:rsid w:val="00050DD2"/>
    <w:rsid w:val="00051797"/>
    <w:rsid w:val="0005384F"/>
    <w:rsid w:val="000544BD"/>
    <w:rsid w:val="00055020"/>
    <w:rsid w:val="000558C2"/>
    <w:rsid w:val="000565FD"/>
    <w:rsid w:val="000566E0"/>
    <w:rsid w:val="00057575"/>
    <w:rsid w:val="00057684"/>
    <w:rsid w:val="00057C56"/>
    <w:rsid w:val="00061C76"/>
    <w:rsid w:val="00063FD7"/>
    <w:rsid w:val="00065C2E"/>
    <w:rsid w:val="00067947"/>
    <w:rsid w:val="00067DC0"/>
    <w:rsid w:val="00070037"/>
    <w:rsid w:val="0007008A"/>
    <w:rsid w:val="00070670"/>
    <w:rsid w:val="000706C1"/>
    <w:rsid w:val="00071564"/>
    <w:rsid w:val="0007240F"/>
    <w:rsid w:val="00072F88"/>
    <w:rsid w:val="000753A6"/>
    <w:rsid w:val="00075B9B"/>
    <w:rsid w:val="00076208"/>
    <w:rsid w:val="000769A9"/>
    <w:rsid w:val="00076AA5"/>
    <w:rsid w:val="00076ECE"/>
    <w:rsid w:val="00081CEC"/>
    <w:rsid w:val="00082A1B"/>
    <w:rsid w:val="00082A73"/>
    <w:rsid w:val="00082AD9"/>
    <w:rsid w:val="00084417"/>
    <w:rsid w:val="00084614"/>
    <w:rsid w:val="00087CCD"/>
    <w:rsid w:val="0009032F"/>
    <w:rsid w:val="0009085E"/>
    <w:rsid w:val="000914EB"/>
    <w:rsid w:val="0009263A"/>
    <w:rsid w:val="00092ECC"/>
    <w:rsid w:val="00093856"/>
    <w:rsid w:val="000941E4"/>
    <w:rsid w:val="0009496A"/>
    <w:rsid w:val="00095F8C"/>
    <w:rsid w:val="0009675A"/>
    <w:rsid w:val="000A0A7F"/>
    <w:rsid w:val="000A3111"/>
    <w:rsid w:val="000A354C"/>
    <w:rsid w:val="000A37B0"/>
    <w:rsid w:val="000A38ED"/>
    <w:rsid w:val="000A3F30"/>
    <w:rsid w:val="000A4858"/>
    <w:rsid w:val="000A4F40"/>
    <w:rsid w:val="000A575A"/>
    <w:rsid w:val="000A6367"/>
    <w:rsid w:val="000A66EA"/>
    <w:rsid w:val="000A756E"/>
    <w:rsid w:val="000B03E3"/>
    <w:rsid w:val="000B0C0F"/>
    <w:rsid w:val="000B0FBB"/>
    <w:rsid w:val="000B12A3"/>
    <w:rsid w:val="000B1C97"/>
    <w:rsid w:val="000B4649"/>
    <w:rsid w:val="000B484F"/>
    <w:rsid w:val="000B5631"/>
    <w:rsid w:val="000C03F7"/>
    <w:rsid w:val="000C0458"/>
    <w:rsid w:val="000C0D37"/>
    <w:rsid w:val="000C12A1"/>
    <w:rsid w:val="000C2F67"/>
    <w:rsid w:val="000C52F5"/>
    <w:rsid w:val="000C6047"/>
    <w:rsid w:val="000C74DA"/>
    <w:rsid w:val="000D1189"/>
    <w:rsid w:val="000D1E99"/>
    <w:rsid w:val="000D2459"/>
    <w:rsid w:val="000D2B27"/>
    <w:rsid w:val="000D5296"/>
    <w:rsid w:val="000D5690"/>
    <w:rsid w:val="000D631F"/>
    <w:rsid w:val="000D72ED"/>
    <w:rsid w:val="000E03EF"/>
    <w:rsid w:val="000E2B0E"/>
    <w:rsid w:val="000E454B"/>
    <w:rsid w:val="000E455F"/>
    <w:rsid w:val="000E4CCE"/>
    <w:rsid w:val="000E4DD8"/>
    <w:rsid w:val="000E58CB"/>
    <w:rsid w:val="000E662D"/>
    <w:rsid w:val="000E70B9"/>
    <w:rsid w:val="000F402E"/>
    <w:rsid w:val="000F4D5D"/>
    <w:rsid w:val="000F502B"/>
    <w:rsid w:val="000F5E4E"/>
    <w:rsid w:val="000F62F9"/>
    <w:rsid w:val="000F6305"/>
    <w:rsid w:val="000F697D"/>
    <w:rsid w:val="000F7737"/>
    <w:rsid w:val="000F79A7"/>
    <w:rsid w:val="001021A7"/>
    <w:rsid w:val="00102806"/>
    <w:rsid w:val="001031D8"/>
    <w:rsid w:val="00103D7C"/>
    <w:rsid w:val="0010569F"/>
    <w:rsid w:val="001057BC"/>
    <w:rsid w:val="00106112"/>
    <w:rsid w:val="00106205"/>
    <w:rsid w:val="001079A3"/>
    <w:rsid w:val="00107F3B"/>
    <w:rsid w:val="00110FD7"/>
    <w:rsid w:val="001111AD"/>
    <w:rsid w:val="0011178B"/>
    <w:rsid w:val="001128C3"/>
    <w:rsid w:val="0011312E"/>
    <w:rsid w:val="0011317E"/>
    <w:rsid w:val="0011344E"/>
    <w:rsid w:val="00114059"/>
    <w:rsid w:val="00114871"/>
    <w:rsid w:val="00114AFD"/>
    <w:rsid w:val="001151F6"/>
    <w:rsid w:val="001156F5"/>
    <w:rsid w:val="00115E0A"/>
    <w:rsid w:val="001171EE"/>
    <w:rsid w:val="0011725F"/>
    <w:rsid w:val="001210A8"/>
    <w:rsid w:val="00121805"/>
    <w:rsid w:val="00121CBC"/>
    <w:rsid w:val="001220A0"/>
    <w:rsid w:val="001224F7"/>
    <w:rsid w:val="00122D60"/>
    <w:rsid w:val="0012316C"/>
    <w:rsid w:val="00123B14"/>
    <w:rsid w:val="001257C6"/>
    <w:rsid w:val="001279C3"/>
    <w:rsid w:val="00131B28"/>
    <w:rsid w:val="00132A8E"/>
    <w:rsid w:val="00132BFF"/>
    <w:rsid w:val="001344EF"/>
    <w:rsid w:val="001344F7"/>
    <w:rsid w:val="00135B9D"/>
    <w:rsid w:val="00136B7A"/>
    <w:rsid w:val="00136E34"/>
    <w:rsid w:val="00137D4D"/>
    <w:rsid w:val="0014018F"/>
    <w:rsid w:val="001401FC"/>
    <w:rsid w:val="00140C1A"/>
    <w:rsid w:val="001416E8"/>
    <w:rsid w:val="00142EBC"/>
    <w:rsid w:val="0014303D"/>
    <w:rsid w:val="00143080"/>
    <w:rsid w:val="00143CDB"/>
    <w:rsid w:val="00144620"/>
    <w:rsid w:val="0014474C"/>
    <w:rsid w:val="001451C4"/>
    <w:rsid w:val="00145FC1"/>
    <w:rsid w:val="00147DDB"/>
    <w:rsid w:val="00150771"/>
    <w:rsid w:val="00150D7B"/>
    <w:rsid w:val="001519A0"/>
    <w:rsid w:val="00151CE6"/>
    <w:rsid w:val="00153C82"/>
    <w:rsid w:val="00155818"/>
    <w:rsid w:val="00155A92"/>
    <w:rsid w:val="00155AA0"/>
    <w:rsid w:val="00156BB5"/>
    <w:rsid w:val="00156FB3"/>
    <w:rsid w:val="00157436"/>
    <w:rsid w:val="0015770D"/>
    <w:rsid w:val="00160BBF"/>
    <w:rsid w:val="00161CD9"/>
    <w:rsid w:val="001625B8"/>
    <w:rsid w:val="00163265"/>
    <w:rsid w:val="0016361D"/>
    <w:rsid w:val="00164D1E"/>
    <w:rsid w:val="0016524F"/>
    <w:rsid w:val="00167610"/>
    <w:rsid w:val="0017140B"/>
    <w:rsid w:val="001721B8"/>
    <w:rsid w:val="001723DC"/>
    <w:rsid w:val="00172711"/>
    <w:rsid w:val="00172A22"/>
    <w:rsid w:val="00173B5A"/>
    <w:rsid w:val="00174E9D"/>
    <w:rsid w:val="00176425"/>
    <w:rsid w:val="001767D5"/>
    <w:rsid w:val="00180795"/>
    <w:rsid w:val="001807FB"/>
    <w:rsid w:val="00180C11"/>
    <w:rsid w:val="00181C57"/>
    <w:rsid w:val="00181D80"/>
    <w:rsid w:val="00181E97"/>
    <w:rsid w:val="00181EE5"/>
    <w:rsid w:val="001820D7"/>
    <w:rsid w:val="00183955"/>
    <w:rsid w:val="001864C2"/>
    <w:rsid w:val="00186725"/>
    <w:rsid w:val="00186F4D"/>
    <w:rsid w:val="0018700F"/>
    <w:rsid w:val="00191045"/>
    <w:rsid w:val="00191AA3"/>
    <w:rsid w:val="001931D6"/>
    <w:rsid w:val="00193FA5"/>
    <w:rsid w:val="00194CE8"/>
    <w:rsid w:val="00195855"/>
    <w:rsid w:val="00195BB6"/>
    <w:rsid w:val="00195EB6"/>
    <w:rsid w:val="00196C59"/>
    <w:rsid w:val="00197A48"/>
    <w:rsid w:val="001A0D13"/>
    <w:rsid w:val="001A1AC6"/>
    <w:rsid w:val="001A1C7A"/>
    <w:rsid w:val="001A236D"/>
    <w:rsid w:val="001A31A0"/>
    <w:rsid w:val="001A3B47"/>
    <w:rsid w:val="001A4485"/>
    <w:rsid w:val="001A49E8"/>
    <w:rsid w:val="001A4AD6"/>
    <w:rsid w:val="001A514A"/>
    <w:rsid w:val="001A58A6"/>
    <w:rsid w:val="001A5BA7"/>
    <w:rsid w:val="001A60A0"/>
    <w:rsid w:val="001A64A6"/>
    <w:rsid w:val="001A69C1"/>
    <w:rsid w:val="001A6DA9"/>
    <w:rsid w:val="001A7979"/>
    <w:rsid w:val="001B056C"/>
    <w:rsid w:val="001B067B"/>
    <w:rsid w:val="001B0D61"/>
    <w:rsid w:val="001B2593"/>
    <w:rsid w:val="001B26E8"/>
    <w:rsid w:val="001B3055"/>
    <w:rsid w:val="001B3299"/>
    <w:rsid w:val="001B3341"/>
    <w:rsid w:val="001B3345"/>
    <w:rsid w:val="001B3D6F"/>
    <w:rsid w:val="001B4331"/>
    <w:rsid w:val="001B5126"/>
    <w:rsid w:val="001B6BEF"/>
    <w:rsid w:val="001B7943"/>
    <w:rsid w:val="001B7C72"/>
    <w:rsid w:val="001C109C"/>
    <w:rsid w:val="001C12B4"/>
    <w:rsid w:val="001C1B5A"/>
    <w:rsid w:val="001C1E31"/>
    <w:rsid w:val="001C3ABA"/>
    <w:rsid w:val="001C3BF1"/>
    <w:rsid w:val="001C3DFF"/>
    <w:rsid w:val="001C3E20"/>
    <w:rsid w:val="001C3ED6"/>
    <w:rsid w:val="001C4963"/>
    <w:rsid w:val="001C4E1B"/>
    <w:rsid w:val="001C5063"/>
    <w:rsid w:val="001C72B7"/>
    <w:rsid w:val="001C7C21"/>
    <w:rsid w:val="001D02A7"/>
    <w:rsid w:val="001D1BEF"/>
    <w:rsid w:val="001D1E8E"/>
    <w:rsid w:val="001D22FE"/>
    <w:rsid w:val="001D32B9"/>
    <w:rsid w:val="001D3A95"/>
    <w:rsid w:val="001D4196"/>
    <w:rsid w:val="001D62B2"/>
    <w:rsid w:val="001D642B"/>
    <w:rsid w:val="001D71D0"/>
    <w:rsid w:val="001D7891"/>
    <w:rsid w:val="001E0010"/>
    <w:rsid w:val="001E0A74"/>
    <w:rsid w:val="001E0B67"/>
    <w:rsid w:val="001E0F57"/>
    <w:rsid w:val="001E18A1"/>
    <w:rsid w:val="001E19E4"/>
    <w:rsid w:val="001E2286"/>
    <w:rsid w:val="001E249B"/>
    <w:rsid w:val="001E2787"/>
    <w:rsid w:val="001E2920"/>
    <w:rsid w:val="001E41BB"/>
    <w:rsid w:val="001E4B8A"/>
    <w:rsid w:val="001E4F04"/>
    <w:rsid w:val="001E669E"/>
    <w:rsid w:val="001E6B1B"/>
    <w:rsid w:val="001E7AE8"/>
    <w:rsid w:val="001E7E00"/>
    <w:rsid w:val="001F0EBD"/>
    <w:rsid w:val="001F11F9"/>
    <w:rsid w:val="001F1391"/>
    <w:rsid w:val="001F1433"/>
    <w:rsid w:val="001F1F92"/>
    <w:rsid w:val="001F3177"/>
    <w:rsid w:val="001F319C"/>
    <w:rsid w:val="001F476A"/>
    <w:rsid w:val="001F5B92"/>
    <w:rsid w:val="001F730D"/>
    <w:rsid w:val="00201F32"/>
    <w:rsid w:val="002023A4"/>
    <w:rsid w:val="00203067"/>
    <w:rsid w:val="00203520"/>
    <w:rsid w:val="00203B0F"/>
    <w:rsid w:val="00204B5D"/>
    <w:rsid w:val="00204C28"/>
    <w:rsid w:val="00204F06"/>
    <w:rsid w:val="00205651"/>
    <w:rsid w:val="00206636"/>
    <w:rsid w:val="00206C7E"/>
    <w:rsid w:val="00206CA8"/>
    <w:rsid w:val="00207DA9"/>
    <w:rsid w:val="002105B2"/>
    <w:rsid w:val="002108D6"/>
    <w:rsid w:val="002113D0"/>
    <w:rsid w:val="00211D1F"/>
    <w:rsid w:val="00212E7C"/>
    <w:rsid w:val="002140E9"/>
    <w:rsid w:val="00214372"/>
    <w:rsid w:val="00217002"/>
    <w:rsid w:val="0021769B"/>
    <w:rsid w:val="00221927"/>
    <w:rsid w:val="00222089"/>
    <w:rsid w:val="0022600B"/>
    <w:rsid w:val="00226441"/>
    <w:rsid w:val="00227636"/>
    <w:rsid w:val="002311B5"/>
    <w:rsid w:val="0023178C"/>
    <w:rsid w:val="002319BF"/>
    <w:rsid w:val="002338A6"/>
    <w:rsid w:val="00233B9A"/>
    <w:rsid w:val="00233EF4"/>
    <w:rsid w:val="0023660C"/>
    <w:rsid w:val="00236F79"/>
    <w:rsid w:val="002371A2"/>
    <w:rsid w:val="00237417"/>
    <w:rsid w:val="00237D7C"/>
    <w:rsid w:val="00241EA7"/>
    <w:rsid w:val="00244377"/>
    <w:rsid w:val="00244F33"/>
    <w:rsid w:val="00244FF4"/>
    <w:rsid w:val="00245B6D"/>
    <w:rsid w:val="00246870"/>
    <w:rsid w:val="00246973"/>
    <w:rsid w:val="00246C3D"/>
    <w:rsid w:val="00247D9C"/>
    <w:rsid w:val="00250AFD"/>
    <w:rsid w:val="00251174"/>
    <w:rsid w:val="00251199"/>
    <w:rsid w:val="00251355"/>
    <w:rsid w:val="002517F8"/>
    <w:rsid w:val="0025352F"/>
    <w:rsid w:val="00253945"/>
    <w:rsid w:val="0025435F"/>
    <w:rsid w:val="00257890"/>
    <w:rsid w:val="00257AF3"/>
    <w:rsid w:val="00260A5A"/>
    <w:rsid w:val="00260B96"/>
    <w:rsid w:val="00260BCA"/>
    <w:rsid w:val="00260E64"/>
    <w:rsid w:val="00260EAC"/>
    <w:rsid w:val="0026144F"/>
    <w:rsid w:val="00261486"/>
    <w:rsid w:val="00261488"/>
    <w:rsid w:val="00262EBB"/>
    <w:rsid w:val="00262EC8"/>
    <w:rsid w:val="002636B7"/>
    <w:rsid w:val="00263EE0"/>
    <w:rsid w:val="0026474A"/>
    <w:rsid w:val="00264896"/>
    <w:rsid w:val="00264C6F"/>
    <w:rsid w:val="00265F94"/>
    <w:rsid w:val="002661A7"/>
    <w:rsid w:val="002664A0"/>
    <w:rsid w:val="00267729"/>
    <w:rsid w:val="00270213"/>
    <w:rsid w:val="0027047F"/>
    <w:rsid w:val="00270820"/>
    <w:rsid w:val="00272CB0"/>
    <w:rsid w:val="00273686"/>
    <w:rsid w:val="00276208"/>
    <w:rsid w:val="00281CE6"/>
    <w:rsid w:val="002822E6"/>
    <w:rsid w:val="002823CC"/>
    <w:rsid w:val="002823ED"/>
    <w:rsid w:val="00282439"/>
    <w:rsid w:val="002827E7"/>
    <w:rsid w:val="00282AF3"/>
    <w:rsid w:val="00283B3A"/>
    <w:rsid w:val="00283ED7"/>
    <w:rsid w:val="00285427"/>
    <w:rsid w:val="002863B5"/>
    <w:rsid w:val="00286F2F"/>
    <w:rsid w:val="00287578"/>
    <w:rsid w:val="00290218"/>
    <w:rsid w:val="0029073E"/>
    <w:rsid w:val="00291300"/>
    <w:rsid w:val="002918BA"/>
    <w:rsid w:val="00291BFE"/>
    <w:rsid w:val="002924FA"/>
    <w:rsid w:val="00292725"/>
    <w:rsid w:val="00292923"/>
    <w:rsid w:val="00292AAE"/>
    <w:rsid w:val="00292B2A"/>
    <w:rsid w:val="0029388B"/>
    <w:rsid w:val="0029394B"/>
    <w:rsid w:val="00293989"/>
    <w:rsid w:val="002942B1"/>
    <w:rsid w:val="002942FA"/>
    <w:rsid w:val="00294A67"/>
    <w:rsid w:val="0029522B"/>
    <w:rsid w:val="00295EF8"/>
    <w:rsid w:val="002978D4"/>
    <w:rsid w:val="00297C80"/>
    <w:rsid w:val="002A0FE8"/>
    <w:rsid w:val="002A33DA"/>
    <w:rsid w:val="002A3B35"/>
    <w:rsid w:val="002A401D"/>
    <w:rsid w:val="002A410F"/>
    <w:rsid w:val="002A4D63"/>
    <w:rsid w:val="002A5905"/>
    <w:rsid w:val="002A64B8"/>
    <w:rsid w:val="002A64EC"/>
    <w:rsid w:val="002A651B"/>
    <w:rsid w:val="002A6B3D"/>
    <w:rsid w:val="002A6D72"/>
    <w:rsid w:val="002A7427"/>
    <w:rsid w:val="002B03BC"/>
    <w:rsid w:val="002B1023"/>
    <w:rsid w:val="002B1026"/>
    <w:rsid w:val="002B2E53"/>
    <w:rsid w:val="002B3A0E"/>
    <w:rsid w:val="002B3CB6"/>
    <w:rsid w:val="002B46B7"/>
    <w:rsid w:val="002B48F3"/>
    <w:rsid w:val="002B5D35"/>
    <w:rsid w:val="002B5F14"/>
    <w:rsid w:val="002B655B"/>
    <w:rsid w:val="002B7D7E"/>
    <w:rsid w:val="002B7E2E"/>
    <w:rsid w:val="002B7F5D"/>
    <w:rsid w:val="002C08BB"/>
    <w:rsid w:val="002C0963"/>
    <w:rsid w:val="002C2144"/>
    <w:rsid w:val="002C26BE"/>
    <w:rsid w:val="002C2718"/>
    <w:rsid w:val="002C3230"/>
    <w:rsid w:val="002C3689"/>
    <w:rsid w:val="002C3DFC"/>
    <w:rsid w:val="002C41D2"/>
    <w:rsid w:val="002C4707"/>
    <w:rsid w:val="002C48D6"/>
    <w:rsid w:val="002C654C"/>
    <w:rsid w:val="002C6902"/>
    <w:rsid w:val="002D091B"/>
    <w:rsid w:val="002D1EFF"/>
    <w:rsid w:val="002D390D"/>
    <w:rsid w:val="002D5855"/>
    <w:rsid w:val="002D5B8D"/>
    <w:rsid w:val="002E086E"/>
    <w:rsid w:val="002E0C78"/>
    <w:rsid w:val="002E0E13"/>
    <w:rsid w:val="002E15A3"/>
    <w:rsid w:val="002E3385"/>
    <w:rsid w:val="002E3C31"/>
    <w:rsid w:val="002E4103"/>
    <w:rsid w:val="002E5DB3"/>
    <w:rsid w:val="002E5F88"/>
    <w:rsid w:val="002E6453"/>
    <w:rsid w:val="002E6BB7"/>
    <w:rsid w:val="002E74E4"/>
    <w:rsid w:val="002E7E8B"/>
    <w:rsid w:val="002F131F"/>
    <w:rsid w:val="002F1AC1"/>
    <w:rsid w:val="002F1B7A"/>
    <w:rsid w:val="002F20B1"/>
    <w:rsid w:val="002F225A"/>
    <w:rsid w:val="002F3042"/>
    <w:rsid w:val="002F388A"/>
    <w:rsid w:val="002F445F"/>
    <w:rsid w:val="002F49EB"/>
    <w:rsid w:val="002F515B"/>
    <w:rsid w:val="002F5218"/>
    <w:rsid w:val="002F5813"/>
    <w:rsid w:val="002F5A02"/>
    <w:rsid w:val="002F62B3"/>
    <w:rsid w:val="002F76ED"/>
    <w:rsid w:val="002F781D"/>
    <w:rsid w:val="00300276"/>
    <w:rsid w:val="00300932"/>
    <w:rsid w:val="003009C4"/>
    <w:rsid w:val="00300CFD"/>
    <w:rsid w:val="003015D8"/>
    <w:rsid w:val="00303799"/>
    <w:rsid w:val="00303A40"/>
    <w:rsid w:val="003046C3"/>
    <w:rsid w:val="003049CE"/>
    <w:rsid w:val="00305BAF"/>
    <w:rsid w:val="00306BA1"/>
    <w:rsid w:val="00306C18"/>
    <w:rsid w:val="003071A9"/>
    <w:rsid w:val="00310E00"/>
    <w:rsid w:val="00311408"/>
    <w:rsid w:val="00312D54"/>
    <w:rsid w:val="00314F1B"/>
    <w:rsid w:val="003162C7"/>
    <w:rsid w:val="00316A69"/>
    <w:rsid w:val="00317C63"/>
    <w:rsid w:val="0032009F"/>
    <w:rsid w:val="003200D9"/>
    <w:rsid w:val="003206A4"/>
    <w:rsid w:val="003207E2"/>
    <w:rsid w:val="00320BDA"/>
    <w:rsid w:val="00320F22"/>
    <w:rsid w:val="0032170E"/>
    <w:rsid w:val="003221CF"/>
    <w:rsid w:val="003227F5"/>
    <w:rsid w:val="0032290C"/>
    <w:rsid w:val="0032383A"/>
    <w:rsid w:val="00323DEF"/>
    <w:rsid w:val="00324968"/>
    <w:rsid w:val="00327347"/>
    <w:rsid w:val="003302E6"/>
    <w:rsid w:val="00331247"/>
    <w:rsid w:val="00331795"/>
    <w:rsid w:val="003317E8"/>
    <w:rsid w:val="00335497"/>
    <w:rsid w:val="003355CC"/>
    <w:rsid w:val="003359AB"/>
    <w:rsid w:val="00335BE4"/>
    <w:rsid w:val="00335EEC"/>
    <w:rsid w:val="00336074"/>
    <w:rsid w:val="003360DF"/>
    <w:rsid w:val="003364B2"/>
    <w:rsid w:val="00336B9E"/>
    <w:rsid w:val="00337649"/>
    <w:rsid w:val="00340810"/>
    <w:rsid w:val="003419BC"/>
    <w:rsid w:val="00341F50"/>
    <w:rsid w:val="00342B92"/>
    <w:rsid w:val="003447BB"/>
    <w:rsid w:val="00345B49"/>
    <w:rsid w:val="003462AA"/>
    <w:rsid w:val="00346A93"/>
    <w:rsid w:val="00350982"/>
    <w:rsid w:val="00353BD4"/>
    <w:rsid w:val="00356143"/>
    <w:rsid w:val="00356919"/>
    <w:rsid w:val="00356D72"/>
    <w:rsid w:val="00357661"/>
    <w:rsid w:val="003576A9"/>
    <w:rsid w:val="0036062C"/>
    <w:rsid w:val="00360970"/>
    <w:rsid w:val="00360F78"/>
    <w:rsid w:val="0036149E"/>
    <w:rsid w:val="003629A8"/>
    <w:rsid w:val="00363FD2"/>
    <w:rsid w:val="00364AB9"/>
    <w:rsid w:val="0036524C"/>
    <w:rsid w:val="00365543"/>
    <w:rsid w:val="003661DC"/>
    <w:rsid w:val="0036666B"/>
    <w:rsid w:val="00367849"/>
    <w:rsid w:val="00372E84"/>
    <w:rsid w:val="00373463"/>
    <w:rsid w:val="00374EC4"/>
    <w:rsid w:val="00374F27"/>
    <w:rsid w:val="00375E2A"/>
    <w:rsid w:val="00377904"/>
    <w:rsid w:val="003816E3"/>
    <w:rsid w:val="00381DB9"/>
    <w:rsid w:val="00382158"/>
    <w:rsid w:val="0038340D"/>
    <w:rsid w:val="00384CAA"/>
    <w:rsid w:val="0038532C"/>
    <w:rsid w:val="00385A35"/>
    <w:rsid w:val="00386C45"/>
    <w:rsid w:val="003874B3"/>
    <w:rsid w:val="00390B11"/>
    <w:rsid w:val="00391F74"/>
    <w:rsid w:val="003933A8"/>
    <w:rsid w:val="00393660"/>
    <w:rsid w:val="003938CD"/>
    <w:rsid w:val="00393F7C"/>
    <w:rsid w:val="00394043"/>
    <w:rsid w:val="00395E49"/>
    <w:rsid w:val="00396410"/>
    <w:rsid w:val="003A0BD5"/>
    <w:rsid w:val="003A10E1"/>
    <w:rsid w:val="003A1B49"/>
    <w:rsid w:val="003A415C"/>
    <w:rsid w:val="003A4B72"/>
    <w:rsid w:val="003A6DF3"/>
    <w:rsid w:val="003A7571"/>
    <w:rsid w:val="003A7684"/>
    <w:rsid w:val="003A79B4"/>
    <w:rsid w:val="003A7FE8"/>
    <w:rsid w:val="003B0219"/>
    <w:rsid w:val="003B051C"/>
    <w:rsid w:val="003B12EE"/>
    <w:rsid w:val="003B3B7B"/>
    <w:rsid w:val="003B484D"/>
    <w:rsid w:val="003B651C"/>
    <w:rsid w:val="003B6A04"/>
    <w:rsid w:val="003B6B1A"/>
    <w:rsid w:val="003B6F1F"/>
    <w:rsid w:val="003B724C"/>
    <w:rsid w:val="003C05EA"/>
    <w:rsid w:val="003C2689"/>
    <w:rsid w:val="003C3906"/>
    <w:rsid w:val="003C44BF"/>
    <w:rsid w:val="003C5EF9"/>
    <w:rsid w:val="003C7210"/>
    <w:rsid w:val="003C7ACF"/>
    <w:rsid w:val="003D1124"/>
    <w:rsid w:val="003D2305"/>
    <w:rsid w:val="003D60F5"/>
    <w:rsid w:val="003D76BB"/>
    <w:rsid w:val="003D7887"/>
    <w:rsid w:val="003E0162"/>
    <w:rsid w:val="003E0D09"/>
    <w:rsid w:val="003E16D0"/>
    <w:rsid w:val="003E1E4D"/>
    <w:rsid w:val="003E287D"/>
    <w:rsid w:val="003E29FE"/>
    <w:rsid w:val="003E3422"/>
    <w:rsid w:val="003E3C40"/>
    <w:rsid w:val="003E431B"/>
    <w:rsid w:val="003E491C"/>
    <w:rsid w:val="003E4C99"/>
    <w:rsid w:val="003E6AEE"/>
    <w:rsid w:val="003E7726"/>
    <w:rsid w:val="003E7ECF"/>
    <w:rsid w:val="003E7F14"/>
    <w:rsid w:val="003F1F8A"/>
    <w:rsid w:val="003F2DB1"/>
    <w:rsid w:val="003F3479"/>
    <w:rsid w:val="003F3AF3"/>
    <w:rsid w:val="003F3C92"/>
    <w:rsid w:val="003F4788"/>
    <w:rsid w:val="003F4998"/>
    <w:rsid w:val="003F4A10"/>
    <w:rsid w:val="003F59C1"/>
    <w:rsid w:val="003F6174"/>
    <w:rsid w:val="003F70F3"/>
    <w:rsid w:val="003F7490"/>
    <w:rsid w:val="003F7F22"/>
    <w:rsid w:val="00401109"/>
    <w:rsid w:val="00401485"/>
    <w:rsid w:val="0040165B"/>
    <w:rsid w:val="00403822"/>
    <w:rsid w:val="004038F6"/>
    <w:rsid w:val="00403CBA"/>
    <w:rsid w:val="00404106"/>
    <w:rsid w:val="00404746"/>
    <w:rsid w:val="00404A5D"/>
    <w:rsid w:val="0040740C"/>
    <w:rsid w:val="0040796B"/>
    <w:rsid w:val="00410D28"/>
    <w:rsid w:val="00410EDE"/>
    <w:rsid w:val="00411074"/>
    <w:rsid w:val="00413984"/>
    <w:rsid w:val="00413EAB"/>
    <w:rsid w:val="00415E55"/>
    <w:rsid w:val="00416C5E"/>
    <w:rsid w:val="0042016C"/>
    <w:rsid w:val="00420A8E"/>
    <w:rsid w:val="004214DD"/>
    <w:rsid w:val="00422CCA"/>
    <w:rsid w:val="00422EE9"/>
    <w:rsid w:val="00422F14"/>
    <w:rsid w:val="004230CD"/>
    <w:rsid w:val="00423AB3"/>
    <w:rsid w:val="00423FE4"/>
    <w:rsid w:val="00425EE0"/>
    <w:rsid w:val="00426EDA"/>
    <w:rsid w:val="00430093"/>
    <w:rsid w:val="0043079B"/>
    <w:rsid w:val="00430B04"/>
    <w:rsid w:val="00432594"/>
    <w:rsid w:val="00433ADE"/>
    <w:rsid w:val="00434538"/>
    <w:rsid w:val="00434834"/>
    <w:rsid w:val="0043700D"/>
    <w:rsid w:val="004403D5"/>
    <w:rsid w:val="004415E5"/>
    <w:rsid w:val="00441A8C"/>
    <w:rsid w:val="00442A27"/>
    <w:rsid w:val="0044300C"/>
    <w:rsid w:val="00443578"/>
    <w:rsid w:val="00443ADB"/>
    <w:rsid w:val="00443FB2"/>
    <w:rsid w:val="00444809"/>
    <w:rsid w:val="00444D5D"/>
    <w:rsid w:val="004460CE"/>
    <w:rsid w:val="00446D9B"/>
    <w:rsid w:val="0044712F"/>
    <w:rsid w:val="00447A83"/>
    <w:rsid w:val="00447D8E"/>
    <w:rsid w:val="00450656"/>
    <w:rsid w:val="00450C0C"/>
    <w:rsid w:val="004515EC"/>
    <w:rsid w:val="0045358F"/>
    <w:rsid w:val="00453850"/>
    <w:rsid w:val="00453BF5"/>
    <w:rsid w:val="004545C9"/>
    <w:rsid w:val="00455326"/>
    <w:rsid w:val="004602A0"/>
    <w:rsid w:val="0046031A"/>
    <w:rsid w:val="00462095"/>
    <w:rsid w:val="004627C9"/>
    <w:rsid w:val="00463124"/>
    <w:rsid w:val="00463125"/>
    <w:rsid w:val="004632CD"/>
    <w:rsid w:val="00463488"/>
    <w:rsid w:val="00463594"/>
    <w:rsid w:val="00464DD9"/>
    <w:rsid w:val="00465F2F"/>
    <w:rsid w:val="004676ED"/>
    <w:rsid w:val="00467E5B"/>
    <w:rsid w:val="00470022"/>
    <w:rsid w:val="004703E6"/>
    <w:rsid w:val="00471993"/>
    <w:rsid w:val="00473450"/>
    <w:rsid w:val="004736B8"/>
    <w:rsid w:val="00473903"/>
    <w:rsid w:val="00473930"/>
    <w:rsid w:val="00474200"/>
    <w:rsid w:val="00474AB9"/>
    <w:rsid w:val="0047587C"/>
    <w:rsid w:val="0047621F"/>
    <w:rsid w:val="00476433"/>
    <w:rsid w:val="004775D8"/>
    <w:rsid w:val="004807D2"/>
    <w:rsid w:val="00480AB8"/>
    <w:rsid w:val="00480EAF"/>
    <w:rsid w:val="00481281"/>
    <w:rsid w:val="00481286"/>
    <w:rsid w:val="004817F5"/>
    <w:rsid w:val="00481D60"/>
    <w:rsid w:val="00482509"/>
    <w:rsid w:val="0048274E"/>
    <w:rsid w:val="00483294"/>
    <w:rsid w:val="0048486E"/>
    <w:rsid w:val="00485ADC"/>
    <w:rsid w:val="00486615"/>
    <w:rsid w:val="0048679A"/>
    <w:rsid w:val="00487F71"/>
    <w:rsid w:val="004907B8"/>
    <w:rsid w:val="00490DF0"/>
    <w:rsid w:val="00491D9F"/>
    <w:rsid w:val="00492312"/>
    <w:rsid w:val="00492F56"/>
    <w:rsid w:val="004932D2"/>
    <w:rsid w:val="004936B6"/>
    <w:rsid w:val="004938A4"/>
    <w:rsid w:val="00493F8B"/>
    <w:rsid w:val="0049436E"/>
    <w:rsid w:val="00495CE9"/>
    <w:rsid w:val="00496AE2"/>
    <w:rsid w:val="004A054D"/>
    <w:rsid w:val="004A0A72"/>
    <w:rsid w:val="004A0CF2"/>
    <w:rsid w:val="004A1AB5"/>
    <w:rsid w:val="004A2CAD"/>
    <w:rsid w:val="004A2DB8"/>
    <w:rsid w:val="004A44A2"/>
    <w:rsid w:val="004A4BC5"/>
    <w:rsid w:val="004A4C43"/>
    <w:rsid w:val="004A52C6"/>
    <w:rsid w:val="004A5C7F"/>
    <w:rsid w:val="004A6EA2"/>
    <w:rsid w:val="004B0821"/>
    <w:rsid w:val="004B1031"/>
    <w:rsid w:val="004B1276"/>
    <w:rsid w:val="004B2DD4"/>
    <w:rsid w:val="004B3B01"/>
    <w:rsid w:val="004B4BA9"/>
    <w:rsid w:val="004C04B2"/>
    <w:rsid w:val="004C1D1B"/>
    <w:rsid w:val="004C1E98"/>
    <w:rsid w:val="004C2EC5"/>
    <w:rsid w:val="004C448A"/>
    <w:rsid w:val="004C56D0"/>
    <w:rsid w:val="004C6552"/>
    <w:rsid w:val="004C6C76"/>
    <w:rsid w:val="004C6FD9"/>
    <w:rsid w:val="004C7AB5"/>
    <w:rsid w:val="004D0691"/>
    <w:rsid w:val="004D06EC"/>
    <w:rsid w:val="004D12A0"/>
    <w:rsid w:val="004D165A"/>
    <w:rsid w:val="004D36AC"/>
    <w:rsid w:val="004D3DDA"/>
    <w:rsid w:val="004D447A"/>
    <w:rsid w:val="004D4645"/>
    <w:rsid w:val="004D4677"/>
    <w:rsid w:val="004D47A4"/>
    <w:rsid w:val="004D4D83"/>
    <w:rsid w:val="004D54C6"/>
    <w:rsid w:val="004D58CF"/>
    <w:rsid w:val="004D5A11"/>
    <w:rsid w:val="004D5B5E"/>
    <w:rsid w:val="004D60EF"/>
    <w:rsid w:val="004D6C61"/>
    <w:rsid w:val="004D6F69"/>
    <w:rsid w:val="004D71D3"/>
    <w:rsid w:val="004E0F60"/>
    <w:rsid w:val="004E1AAC"/>
    <w:rsid w:val="004E2416"/>
    <w:rsid w:val="004E2608"/>
    <w:rsid w:val="004E39C1"/>
    <w:rsid w:val="004E3B77"/>
    <w:rsid w:val="004E4033"/>
    <w:rsid w:val="004E43DD"/>
    <w:rsid w:val="004E7AEF"/>
    <w:rsid w:val="004F0698"/>
    <w:rsid w:val="004F09C9"/>
    <w:rsid w:val="004F0A6A"/>
    <w:rsid w:val="004F111A"/>
    <w:rsid w:val="004F15E6"/>
    <w:rsid w:val="004F1D96"/>
    <w:rsid w:val="004F2504"/>
    <w:rsid w:val="004F2573"/>
    <w:rsid w:val="004F2DFA"/>
    <w:rsid w:val="004F32A6"/>
    <w:rsid w:val="004F3431"/>
    <w:rsid w:val="004F3973"/>
    <w:rsid w:val="004F3E42"/>
    <w:rsid w:val="004F45CF"/>
    <w:rsid w:val="004F4636"/>
    <w:rsid w:val="004F48B8"/>
    <w:rsid w:val="004F5672"/>
    <w:rsid w:val="004F69EF"/>
    <w:rsid w:val="0050023B"/>
    <w:rsid w:val="0050048C"/>
    <w:rsid w:val="005010B2"/>
    <w:rsid w:val="00502893"/>
    <w:rsid w:val="00502B58"/>
    <w:rsid w:val="00503A37"/>
    <w:rsid w:val="00504BD4"/>
    <w:rsid w:val="00504D31"/>
    <w:rsid w:val="0050572E"/>
    <w:rsid w:val="00505C7B"/>
    <w:rsid w:val="00505EF9"/>
    <w:rsid w:val="00506284"/>
    <w:rsid w:val="00510FF0"/>
    <w:rsid w:val="005113F3"/>
    <w:rsid w:val="00512C87"/>
    <w:rsid w:val="00512EAB"/>
    <w:rsid w:val="0051363C"/>
    <w:rsid w:val="0051377F"/>
    <w:rsid w:val="00513995"/>
    <w:rsid w:val="00513F6F"/>
    <w:rsid w:val="00516260"/>
    <w:rsid w:val="005163FB"/>
    <w:rsid w:val="00516619"/>
    <w:rsid w:val="00516749"/>
    <w:rsid w:val="00516C89"/>
    <w:rsid w:val="00516EE7"/>
    <w:rsid w:val="00517C6D"/>
    <w:rsid w:val="00517E78"/>
    <w:rsid w:val="00521337"/>
    <w:rsid w:val="00521C0A"/>
    <w:rsid w:val="00521CF3"/>
    <w:rsid w:val="00522C46"/>
    <w:rsid w:val="00522FAF"/>
    <w:rsid w:val="00523EF8"/>
    <w:rsid w:val="0052432E"/>
    <w:rsid w:val="00525B0F"/>
    <w:rsid w:val="00526AF3"/>
    <w:rsid w:val="005275D9"/>
    <w:rsid w:val="00530391"/>
    <w:rsid w:val="00532F24"/>
    <w:rsid w:val="0053306F"/>
    <w:rsid w:val="00535692"/>
    <w:rsid w:val="00535990"/>
    <w:rsid w:val="00535BFC"/>
    <w:rsid w:val="005363BC"/>
    <w:rsid w:val="00536FCB"/>
    <w:rsid w:val="00537E66"/>
    <w:rsid w:val="00540229"/>
    <w:rsid w:val="0054094F"/>
    <w:rsid w:val="00541087"/>
    <w:rsid w:val="00541A7D"/>
    <w:rsid w:val="00541F61"/>
    <w:rsid w:val="005427CF"/>
    <w:rsid w:val="00542926"/>
    <w:rsid w:val="00542C70"/>
    <w:rsid w:val="00542ECD"/>
    <w:rsid w:val="005439AE"/>
    <w:rsid w:val="00544106"/>
    <w:rsid w:val="00544FAF"/>
    <w:rsid w:val="00545D6C"/>
    <w:rsid w:val="0054680C"/>
    <w:rsid w:val="005471C2"/>
    <w:rsid w:val="0055096E"/>
    <w:rsid w:val="00550EF6"/>
    <w:rsid w:val="00553FC6"/>
    <w:rsid w:val="00554652"/>
    <w:rsid w:val="00554D53"/>
    <w:rsid w:val="0055503A"/>
    <w:rsid w:val="005552F9"/>
    <w:rsid w:val="005565EB"/>
    <w:rsid w:val="00556D5C"/>
    <w:rsid w:val="00556EE9"/>
    <w:rsid w:val="00557CED"/>
    <w:rsid w:val="005615C7"/>
    <w:rsid w:val="00562DED"/>
    <w:rsid w:val="00562F07"/>
    <w:rsid w:val="00563035"/>
    <w:rsid w:val="0056583C"/>
    <w:rsid w:val="00566ACF"/>
    <w:rsid w:val="00567C98"/>
    <w:rsid w:val="00570448"/>
    <w:rsid w:val="005705D1"/>
    <w:rsid w:val="00570682"/>
    <w:rsid w:val="005713E7"/>
    <w:rsid w:val="00571ECA"/>
    <w:rsid w:val="00571FCB"/>
    <w:rsid w:val="005728B7"/>
    <w:rsid w:val="00572C66"/>
    <w:rsid w:val="00572F41"/>
    <w:rsid w:val="00573280"/>
    <w:rsid w:val="00573E5F"/>
    <w:rsid w:val="00574EEC"/>
    <w:rsid w:val="0057730D"/>
    <w:rsid w:val="00577CC7"/>
    <w:rsid w:val="0057EE9C"/>
    <w:rsid w:val="0058085A"/>
    <w:rsid w:val="0058102F"/>
    <w:rsid w:val="005815D3"/>
    <w:rsid w:val="00581B29"/>
    <w:rsid w:val="0058243C"/>
    <w:rsid w:val="00583007"/>
    <w:rsid w:val="00584877"/>
    <w:rsid w:val="005855CD"/>
    <w:rsid w:val="005867A5"/>
    <w:rsid w:val="00587D23"/>
    <w:rsid w:val="00587D4E"/>
    <w:rsid w:val="005904F3"/>
    <w:rsid w:val="005936E6"/>
    <w:rsid w:val="0059490D"/>
    <w:rsid w:val="0059581B"/>
    <w:rsid w:val="00595846"/>
    <w:rsid w:val="00595DE7"/>
    <w:rsid w:val="00596C3C"/>
    <w:rsid w:val="00597FFC"/>
    <w:rsid w:val="005A0044"/>
    <w:rsid w:val="005A01EC"/>
    <w:rsid w:val="005A0A56"/>
    <w:rsid w:val="005A1CCC"/>
    <w:rsid w:val="005A21BB"/>
    <w:rsid w:val="005A2279"/>
    <w:rsid w:val="005A3481"/>
    <w:rsid w:val="005A392F"/>
    <w:rsid w:val="005A5141"/>
    <w:rsid w:val="005A5246"/>
    <w:rsid w:val="005A565F"/>
    <w:rsid w:val="005A734F"/>
    <w:rsid w:val="005A77F3"/>
    <w:rsid w:val="005B2052"/>
    <w:rsid w:val="005B2F8D"/>
    <w:rsid w:val="005B43BA"/>
    <w:rsid w:val="005B5AC0"/>
    <w:rsid w:val="005B5CE3"/>
    <w:rsid w:val="005B6564"/>
    <w:rsid w:val="005B65E4"/>
    <w:rsid w:val="005B6BCF"/>
    <w:rsid w:val="005B76DD"/>
    <w:rsid w:val="005B777F"/>
    <w:rsid w:val="005B79E8"/>
    <w:rsid w:val="005B7A9A"/>
    <w:rsid w:val="005B7E05"/>
    <w:rsid w:val="005C02E6"/>
    <w:rsid w:val="005C0C53"/>
    <w:rsid w:val="005C13EA"/>
    <w:rsid w:val="005C1C99"/>
    <w:rsid w:val="005C248D"/>
    <w:rsid w:val="005C32E6"/>
    <w:rsid w:val="005C3DAA"/>
    <w:rsid w:val="005C4AF4"/>
    <w:rsid w:val="005C67DF"/>
    <w:rsid w:val="005C72D0"/>
    <w:rsid w:val="005D0AAC"/>
    <w:rsid w:val="005D12BF"/>
    <w:rsid w:val="005D323B"/>
    <w:rsid w:val="005D4688"/>
    <w:rsid w:val="005D4CF9"/>
    <w:rsid w:val="005D58F3"/>
    <w:rsid w:val="005D6454"/>
    <w:rsid w:val="005D7453"/>
    <w:rsid w:val="005E233A"/>
    <w:rsid w:val="005E24AA"/>
    <w:rsid w:val="005E2BAD"/>
    <w:rsid w:val="005E2CC3"/>
    <w:rsid w:val="005E53DC"/>
    <w:rsid w:val="005E53F8"/>
    <w:rsid w:val="005E5F76"/>
    <w:rsid w:val="005E62AE"/>
    <w:rsid w:val="005E6F71"/>
    <w:rsid w:val="005E76C4"/>
    <w:rsid w:val="005F0277"/>
    <w:rsid w:val="005F17A9"/>
    <w:rsid w:val="005F3200"/>
    <w:rsid w:val="005F3B71"/>
    <w:rsid w:val="005F4074"/>
    <w:rsid w:val="005F4747"/>
    <w:rsid w:val="005F4DB1"/>
    <w:rsid w:val="005F641F"/>
    <w:rsid w:val="005F655F"/>
    <w:rsid w:val="005F6FA1"/>
    <w:rsid w:val="006009FC"/>
    <w:rsid w:val="0060208E"/>
    <w:rsid w:val="0060229A"/>
    <w:rsid w:val="006033C3"/>
    <w:rsid w:val="006039F7"/>
    <w:rsid w:val="006046A7"/>
    <w:rsid w:val="006046FB"/>
    <w:rsid w:val="006049C1"/>
    <w:rsid w:val="00604A59"/>
    <w:rsid w:val="00605407"/>
    <w:rsid w:val="006054CF"/>
    <w:rsid w:val="00606BA8"/>
    <w:rsid w:val="006105D0"/>
    <w:rsid w:val="00610D97"/>
    <w:rsid w:val="00610DC5"/>
    <w:rsid w:val="00610E0F"/>
    <w:rsid w:val="0061157D"/>
    <w:rsid w:val="00612028"/>
    <w:rsid w:val="0061350C"/>
    <w:rsid w:val="00614403"/>
    <w:rsid w:val="00614A3D"/>
    <w:rsid w:val="00614B0E"/>
    <w:rsid w:val="00614C81"/>
    <w:rsid w:val="0061769F"/>
    <w:rsid w:val="006176F9"/>
    <w:rsid w:val="00617B6A"/>
    <w:rsid w:val="00620684"/>
    <w:rsid w:val="00620B41"/>
    <w:rsid w:val="00621127"/>
    <w:rsid w:val="00621552"/>
    <w:rsid w:val="006226F9"/>
    <w:rsid w:val="00623AAC"/>
    <w:rsid w:val="006240DB"/>
    <w:rsid w:val="006248A3"/>
    <w:rsid w:val="0062530E"/>
    <w:rsid w:val="006257DC"/>
    <w:rsid w:val="00625FB6"/>
    <w:rsid w:val="00626E15"/>
    <w:rsid w:val="00627614"/>
    <w:rsid w:val="00627C19"/>
    <w:rsid w:val="0063049B"/>
    <w:rsid w:val="006320F8"/>
    <w:rsid w:val="006334BA"/>
    <w:rsid w:val="006339F7"/>
    <w:rsid w:val="006348D2"/>
    <w:rsid w:val="00634EA5"/>
    <w:rsid w:val="006354A5"/>
    <w:rsid w:val="0063748D"/>
    <w:rsid w:val="00640798"/>
    <w:rsid w:val="006423C0"/>
    <w:rsid w:val="006439D6"/>
    <w:rsid w:val="00643D18"/>
    <w:rsid w:val="00643DCD"/>
    <w:rsid w:val="0064436C"/>
    <w:rsid w:val="00644536"/>
    <w:rsid w:val="00646068"/>
    <w:rsid w:val="0064646E"/>
    <w:rsid w:val="006468C1"/>
    <w:rsid w:val="00646C1C"/>
    <w:rsid w:val="00647AA3"/>
    <w:rsid w:val="00650547"/>
    <w:rsid w:val="006507AD"/>
    <w:rsid w:val="00650BE9"/>
    <w:rsid w:val="00650D3E"/>
    <w:rsid w:val="006518AF"/>
    <w:rsid w:val="00651FEE"/>
    <w:rsid w:val="006522F6"/>
    <w:rsid w:val="00652C2A"/>
    <w:rsid w:val="00652DA0"/>
    <w:rsid w:val="006539DF"/>
    <w:rsid w:val="00653DD5"/>
    <w:rsid w:val="006540EC"/>
    <w:rsid w:val="006545F0"/>
    <w:rsid w:val="006559F1"/>
    <w:rsid w:val="0065646B"/>
    <w:rsid w:val="00657C81"/>
    <w:rsid w:val="00660EE7"/>
    <w:rsid w:val="00661B27"/>
    <w:rsid w:val="006620C3"/>
    <w:rsid w:val="006634B5"/>
    <w:rsid w:val="00663DF9"/>
    <w:rsid w:val="006640FD"/>
    <w:rsid w:val="0066421E"/>
    <w:rsid w:val="00664B11"/>
    <w:rsid w:val="00664EFF"/>
    <w:rsid w:val="00666E5D"/>
    <w:rsid w:val="006701B0"/>
    <w:rsid w:val="0067079F"/>
    <w:rsid w:val="006709B0"/>
    <w:rsid w:val="00672D1F"/>
    <w:rsid w:val="006730BC"/>
    <w:rsid w:val="0067361E"/>
    <w:rsid w:val="006750AB"/>
    <w:rsid w:val="00677C29"/>
    <w:rsid w:val="00677DD8"/>
    <w:rsid w:val="00680163"/>
    <w:rsid w:val="0068058A"/>
    <w:rsid w:val="00681DF5"/>
    <w:rsid w:val="006825A8"/>
    <w:rsid w:val="00682738"/>
    <w:rsid w:val="006829C8"/>
    <w:rsid w:val="006834BF"/>
    <w:rsid w:val="0068352A"/>
    <w:rsid w:val="006847F2"/>
    <w:rsid w:val="00684865"/>
    <w:rsid w:val="006858F0"/>
    <w:rsid w:val="00685BBF"/>
    <w:rsid w:val="00686752"/>
    <w:rsid w:val="0068678C"/>
    <w:rsid w:val="00686A6A"/>
    <w:rsid w:val="00686EE7"/>
    <w:rsid w:val="006903AD"/>
    <w:rsid w:val="00692800"/>
    <w:rsid w:val="0069415D"/>
    <w:rsid w:val="0069454E"/>
    <w:rsid w:val="006949EB"/>
    <w:rsid w:val="006953FA"/>
    <w:rsid w:val="00696DA8"/>
    <w:rsid w:val="00696F67"/>
    <w:rsid w:val="00697A7A"/>
    <w:rsid w:val="006A003B"/>
    <w:rsid w:val="006A0FB4"/>
    <w:rsid w:val="006A1787"/>
    <w:rsid w:val="006A1DD9"/>
    <w:rsid w:val="006A1EEB"/>
    <w:rsid w:val="006A211F"/>
    <w:rsid w:val="006A31D4"/>
    <w:rsid w:val="006A3240"/>
    <w:rsid w:val="006A3798"/>
    <w:rsid w:val="006A3833"/>
    <w:rsid w:val="006A4147"/>
    <w:rsid w:val="006A5204"/>
    <w:rsid w:val="006A6202"/>
    <w:rsid w:val="006A65BD"/>
    <w:rsid w:val="006A7F32"/>
    <w:rsid w:val="006B1358"/>
    <w:rsid w:val="006B1B46"/>
    <w:rsid w:val="006B2CA7"/>
    <w:rsid w:val="006B2D61"/>
    <w:rsid w:val="006B32E0"/>
    <w:rsid w:val="006B396B"/>
    <w:rsid w:val="006B3A0B"/>
    <w:rsid w:val="006B443F"/>
    <w:rsid w:val="006B4814"/>
    <w:rsid w:val="006B4B15"/>
    <w:rsid w:val="006B4CA8"/>
    <w:rsid w:val="006B5120"/>
    <w:rsid w:val="006B607C"/>
    <w:rsid w:val="006B676F"/>
    <w:rsid w:val="006B693E"/>
    <w:rsid w:val="006B6B84"/>
    <w:rsid w:val="006B6C28"/>
    <w:rsid w:val="006B75B2"/>
    <w:rsid w:val="006C02F1"/>
    <w:rsid w:val="006C0DDE"/>
    <w:rsid w:val="006C2C61"/>
    <w:rsid w:val="006C31F1"/>
    <w:rsid w:val="006C4EC1"/>
    <w:rsid w:val="006C787A"/>
    <w:rsid w:val="006D0110"/>
    <w:rsid w:val="006D1542"/>
    <w:rsid w:val="006D1A7D"/>
    <w:rsid w:val="006D1CD9"/>
    <w:rsid w:val="006D32F1"/>
    <w:rsid w:val="006D4EF5"/>
    <w:rsid w:val="006D5017"/>
    <w:rsid w:val="006D5330"/>
    <w:rsid w:val="006D6FD1"/>
    <w:rsid w:val="006D7A68"/>
    <w:rsid w:val="006E0363"/>
    <w:rsid w:val="006E04E9"/>
    <w:rsid w:val="006E057F"/>
    <w:rsid w:val="006E21F8"/>
    <w:rsid w:val="006E234E"/>
    <w:rsid w:val="006E2C07"/>
    <w:rsid w:val="006E3548"/>
    <w:rsid w:val="006E3B3D"/>
    <w:rsid w:val="006E689F"/>
    <w:rsid w:val="006E76B4"/>
    <w:rsid w:val="006E7910"/>
    <w:rsid w:val="006F0110"/>
    <w:rsid w:val="006F110D"/>
    <w:rsid w:val="006F181A"/>
    <w:rsid w:val="006F236C"/>
    <w:rsid w:val="006F2D36"/>
    <w:rsid w:val="006F2FDF"/>
    <w:rsid w:val="006F3E4D"/>
    <w:rsid w:val="006F5BE1"/>
    <w:rsid w:val="006F5E0E"/>
    <w:rsid w:val="006F7B68"/>
    <w:rsid w:val="006F7D63"/>
    <w:rsid w:val="00700451"/>
    <w:rsid w:val="00701762"/>
    <w:rsid w:val="00701C21"/>
    <w:rsid w:val="00702009"/>
    <w:rsid w:val="0070404E"/>
    <w:rsid w:val="007041D6"/>
    <w:rsid w:val="00704BDB"/>
    <w:rsid w:val="007052BF"/>
    <w:rsid w:val="00705529"/>
    <w:rsid w:val="00705DB4"/>
    <w:rsid w:val="00706345"/>
    <w:rsid w:val="00706A49"/>
    <w:rsid w:val="007072B5"/>
    <w:rsid w:val="00710286"/>
    <w:rsid w:val="00710D06"/>
    <w:rsid w:val="00710DC2"/>
    <w:rsid w:val="00711007"/>
    <w:rsid w:val="0071134E"/>
    <w:rsid w:val="007119A5"/>
    <w:rsid w:val="0071211D"/>
    <w:rsid w:val="007121BA"/>
    <w:rsid w:val="00713850"/>
    <w:rsid w:val="00713D09"/>
    <w:rsid w:val="00713D23"/>
    <w:rsid w:val="00713F28"/>
    <w:rsid w:val="00714806"/>
    <w:rsid w:val="00714EF9"/>
    <w:rsid w:val="00714FC6"/>
    <w:rsid w:val="007152F4"/>
    <w:rsid w:val="007156C1"/>
    <w:rsid w:val="007156F4"/>
    <w:rsid w:val="00715CF5"/>
    <w:rsid w:val="00716211"/>
    <w:rsid w:val="0071688C"/>
    <w:rsid w:val="00717B3E"/>
    <w:rsid w:val="00717FFA"/>
    <w:rsid w:val="0072073A"/>
    <w:rsid w:val="00720A7D"/>
    <w:rsid w:val="007210CD"/>
    <w:rsid w:val="007242A5"/>
    <w:rsid w:val="0072534C"/>
    <w:rsid w:val="00725815"/>
    <w:rsid w:val="00725DC2"/>
    <w:rsid w:val="00726567"/>
    <w:rsid w:val="00726FBF"/>
    <w:rsid w:val="007270DE"/>
    <w:rsid w:val="0072725F"/>
    <w:rsid w:val="00730423"/>
    <w:rsid w:val="007313E0"/>
    <w:rsid w:val="00731D00"/>
    <w:rsid w:val="00731D22"/>
    <w:rsid w:val="00732125"/>
    <w:rsid w:val="00732BB7"/>
    <w:rsid w:val="007333DC"/>
    <w:rsid w:val="007351AB"/>
    <w:rsid w:val="00735B18"/>
    <w:rsid w:val="00737E6F"/>
    <w:rsid w:val="00740044"/>
    <w:rsid w:val="00740146"/>
    <w:rsid w:val="007409BE"/>
    <w:rsid w:val="0074150C"/>
    <w:rsid w:val="00742B86"/>
    <w:rsid w:val="00742CBB"/>
    <w:rsid w:val="00742DC4"/>
    <w:rsid w:val="00745272"/>
    <w:rsid w:val="00745678"/>
    <w:rsid w:val="00745BBC"/>
    <w:rsid w:val="00745C38"/>
    <w:rsid w:val="00745DB2"/>
    <w:rsid w:val="0075030B"/>
    <w:rsid w:val="00751246"/>
    <w:rsid w:val="00752740"/>
    <w:rsid w:val="00753581"/>
    <w:rsid w:val="007537ED"/>
    <w:rsid w:val="00753893"/>
    <w:rsid w:val="00753B62"/>
    <w:rsid w:val="00754C23"/>
    <w:rsid w:val="007553CC"/>
    <w:rsid w:val="00755722"/>
    <w:rsid w:val="00756A17"/>
    <w:rsid w:val="0075717E"/>
    <w:rsid w:val="007575FB"/>
    <w:rsid w:val="00757AB7"/>
    <w:rsid w:val="0076043C"/>
    <w:rsid w:val="007605C9"/>
    <w:rsid w:val="00761231"/>
    <w:rsid w:val="007621F8"/>
    <w:rsid w:val="007628CB"/>
    <w:rsid w:val="007635F7"/>
    <w:rsid w:val="00763D9D"/>
    <w:rsid w:val="00764DAA"/>
    <w:rsid w:val="007656B5"/>
    <w:rsid w:val="00765921"/>
    <w:rsid w:val="00766A64"/>
    <w:rsid w:val="00767CC9"/>
    <w:rsid w:val="00770485"/>
    <w:rsid w:val="0077196D"/>
    <w:rsid w:val="007722F4"/>
    <w:rsid w:val="007734C3"/>
    <w:rsid w:val="007737A1"/>
    <w:rsid w:val="00773F1B"/>
    <w:rsid w:val="0077439B"/>
    <w:rsid w:val="007747F9"/>
    <w:rsid w:val="00774C5A"/>
    <w:rsid w:val="0077601E"/>
    <w:rsid w:val="007760C3"/>
    <w:rsid w:val="007762DA"/>
    <w:rsid w:val="00776863"/>
    <w:rsid w:val="00776CD4"/>
    <w:rsid w:val="007802E2"/>
    <w:rsid w:val="00781899"/>
    <w:rsid w:val="00781D6E"/>
    <w:rsid w:val="0078275C"/>
    <w:rsid w:val="00782EB6"/>
    <w:rsid w:val="0078331B"/>
    <w:rsid w:val="00783360"/>
    <w:rsid w:val="0078349F"/>
    <w:rsid w:val="00784002"/>
    <w:rsid w:val="0078402E"/>
    <w:rsid w:val="00785224"/>
    <w:rsid w:val="00786E68"/>
    <w:rsid w:val="00786FBD"/>
    <w:rsid w:val="00787F4A"/>
    <w:rsid w:val="00790560"/>
    <w:rsid w:val="00790824"/>
    <w:rsid w:val="007914E2"/>
    <w:rsid w:val="0079158A"/>
    <w:rsid w:val="0079186F"/>
    <w:rsid w:val="007919B5"/>
    <w:rsid w:val="00791B59"/>
    <w:rsid w:val="00791D1A"/>
    <w:rsid w:val="00791D47"/>
    <w:rsid w:val="00792596"/>
    <w:rsid w:val="00792838"/>
    <w:rsid w:val="0079366C"/>
    <w:rsid w:val="00793802"/>
    <w:rsid w:val="00793887"/>
    <w:rsid w:val="00794FF2"/>
    <w:rsid w:val="00796694"/>
    <w:rsid w:val="00796914"/>
    <w:rsid w:val="007A010F"/>
    <w:rsid w:val="007A0197"/>
    <w:rsid w:val="007A0B0B"/>
    <w:rsid w:val="007A1C81"/>
    <w:rsid w:val="007A2226"/>
    <w:rsid w:val="007A2C19"/>
    <w:rsid w:val="007A2C3B"/>
    <w:rsid w:val="007A3248"/>
    <w:rsid w:val="007A3CB7"/>
    <w:rsid w:val="007A4956"/>
    <w:rsid w:val="007A4B1E"/>
    <w:rsid w:val="007A4EF1"/>
    <w:rsid w:val="007A5748"/>
    <w:rsid w:val="007A5B9E"/>
    <w:rsid w:val="007A62F4"/>
    <w:rsid w:val="007A63F5"/>
    <w:rsid w:val="007B0317"/>
    <w:rsid w:val="007B0318"/>
    <w:rsid w:val="007B1132"/>
    <w:rsid w:val="007B1209"/>
    <w:rsid w:val="007B204A"/>
    <w:rsid w:val="007B2FE7"/>
    <w:rsid w:val="007B4F78"/>
    <w:rsid w:val="007B5450"/>
    <w:rsid w:val="007B6918"/>
    <w:rsid w:val="007B6AB9"/>
    <w:rsid w:val="007B7B5D"/>
    <w:rsid w:val="007C04AC"/>
    <w:rsid w:val="007C1B97"/>
    <w:rsid w:val="007C234B"/>
    <w:rsid w:val="007C24AE"/>
    <w:rsid w:val="007C256A"/>
    <w:rsid w:val="007C28D3"/>
    <w:rsid w:val="007C2C61"/>
    <w:rsid w:val="007C2CE0"/>
    <w:rsid w:val="007C3992"/>
    <w:rsid w:val="007C3D12"/>
    <w:rsid w:val="007C4B8B"/>
    <w:rsid w:val="007C50D8"/>
    <w:rsid w:val="007C52E7"/>
    <w:rsid w:val="007C6484"/>
    <w:rsid w:val="007C6AB7"/>
    <w:rsid w:val="007D006B"/>
    <w:rsid w:val="007D097C"/>
    <w:rsid w:val="007D1B84"/>
    <w:rsid w:val="007D258C"/>
    <w:rsid w:val="007D2F67"/>
    <w:rsid w:val="007D396D"/>
    <w:rsid w:val="007D4733"/>
    <w:rsid w:val="007D5671"/>
    <w:rsid w:val="007D57BA"/>
    <w:rsid w:val="007D6FE5"/>
    <w:rsid w:val="007D708D"/>
    <w:rsid w:val="007D7C95"/>
    <w:rsid w:val="007E0111"/>
    <w:rsid w:val="007E034A"/>
    <w:rsid w:val="007E0465"/>
    <w:rsid w:val="007E0B5C"/>
    <w:rsid w:val="007E1703"/>
    <w:rsid w:val="007E17F7"/>
    <w:rsid w:val="007E2139"/>
    <w:rsid w:val="007E33E6"/>
    <w:rsid w:val="007E37B4"/>
    <w:rsid w:val="007E3D0C"/>
    <w:rsid w:val="007E3F5B"/>
    <w:rsid w:val="007E5602"/>
    <w:rsid w:val="007E6084"/>
    <w:rsid w:val="007E62BD"/>
    <w:rsid w:val="007E7709"/>
    <w:rsid w:val="007E7B7C"/>
    <w:rsid w:val="007F00C1"/>
    <w:rsid w:val="007F2445"/>
    <w:rsid w:val="007F3046"/>
    <w:rsid w:val="007F40A9"/>
    <w:rsid w:val="007F540C"/>
    <w:rsid w:val="007F59EE"/>
    <w:rsid w:val="007F6352"/>
    <w:rsid w:val="0080024E"/>
    <w:rsid w:val="00803838"/>
    <w:rsid w:val="00805EAD"/>
    <w:rsid w:val="00805FB4"/>
    <w:rsid w:val="00807F41"/>
    <w:rsid w:val="008101E9"/>
    <w:rsid w:val="008123AC"/>
    <w:rsid w:val="00812561"/>
    <w:rsid w:val="00812DCC"/>
    <w:rsid w:val="00813037"/>
    <w:rsid w:val="0081309A"/>
    <w:rsid w:val="00814333"/>
    <w:rsid w:val="0081484F"/>
    <w:rsid w:val="00814EE0"/>
    <w:rsid w:val="008156C0"/>
    <w:rsid w:val="00815927"/>
    <w:rsid w:val="0081620D"/>
    <w:rsid w:val="00816279"/>
    <w:rsid w:val="00820210"/>
    <w:rsid w:val="0082051B"/>
    <w:rsid w:val="0082068F"/>
    <w:rsid w:val="00820C77"/>
    <w:rsid w:val="00820DCF"/>
    <w:rsid w:val="00821327"/>
    <w:rsid w:val="008213F0"/>
    <w:rsid w:val="008215C3"/>
    <w:rsid w:val="00821FAB"/>
    <w:rsid w:val="00822354"/>
    <w:rsid w:val="00822F2E"/>
    <w:rsid w:val="008235F0"/>
    <w:rsid w:val="00825C91"/>
    <w:rsid w:val="00826071"/>
    <w:rsid w:val="00826464"/>
    <w:rsid w:val="008266DE"/>
    <w:rsid w:val="00830DA0"/>
    <w:rsid w:val="00830EA9"/>
    <w:rsid w:val="0083123B"/>
    <w:rsid w:val="008320F2"/>
    <w:rsid w:val="00832C84"/>
    <w:rsid w:val="00832CD7"/>
    <w:rsid w:val="00832DD2"/>
    <w:rsid w:val="00833970"/>
    <w:rsid w:val="00834140"/>
    <w:rsid w:val="008341EF"/>
    <w:rsid w:val="00835928"/>
    <w:rsid w:val="00835B9A"/>
    <w:rsid w:val="00835EB6"/>
    <w:rsid w:val="00836D05"/>
    <w:rsid w:val="00836D97"/>
    <w:rsid w:val="008370B7"/>
    <w:rsid w:val="0083749D"/>
    <w:rsid w:val="00837F52"/>
    <w:rsid w:val="0084068F"/>
    <w:rsid w:val="00840937"/>
    <w:rsid w:val="00840D9D"/>
    <w:rsid w:val="00841765"/>
    <w:rsid w:val="00842946"/>
    <w:rsid w:val="0084342F"/>
    <w:rsid w:val="0084415A"/>
    <w:rsid w:val="008442CE"/>
    <w:rsid w:val="0084536F"/>
    <w:rsid w:val="008457A7"/>
    <w:rsid w:val="008459F2"/>
    <w:rsid w:val="00845C58"/>
    <w:rsid w:val="00846D47"/>
    <w:rsid w:val="008476AA"/>
    <w:rsid w:val="00847A0F"/>
    <w:rsid w:val="00847CAB"/>
    <w:rsid w:val="008519BD"/>
    <w:rsid w:val="00854973"/>
    <w:rsid w:val="00855070"/>
    <w:rsid w:val="0085545F"/>
    <w:rsid w:val="00855AB9"/>
    <w:rsid w:val="008575D0"/>
    <w:rsid w:val="00857E31"/>
    <w:rsid w:val="00860307"/>
    <w:rsid w:val="00860E55"/>
    <w:rsid w:val="00861321"/>
    <w:rsid w:val="00861C6A"/>
    <w:rsid w:val="00861D99"/>
    <w:rsid w:val="00862162"/>
    <w:rsid w:val="00862736"/>
    <w:rsid w:val="008628B8"/>
    <w:rsid w:val="00862B0F"/>
    <w:rsid w:val="00862C33"/>
    <w:rsid w:val="00864758"/>
    <w:rsid w:val="00864A59"/>
    <w:rsid w:val="00866B79"/>
    <w:rsid w:val="00866FB8"/>
    <w:rsid w:val="0086717C"/>
    <w:rsid w:val="00867B3D"/>
    <w:rsid w:val="008707FA"/>
    <w:rsid w:val="008716AA"/>
    <w:rsid w:val="00872223"/>
    <w:rsid w:val="008727F5"/>
    <w:rsid w:val="00872CBC"/>
    <w:rsid w:val="00872F40"/>
    <w:rsid w:val="00872F82"/>
    <w:rsid w:val="00873DED"/>
    <w:rsid w:val="00874934"/>
    <w:rsid w:val="00875BC4"/>
    <w:rsid w:val="00875C91"/>
    <w:rsid w:val="00875CA5"/>
    <w:rsid w:val="00875E31"/>
    <w:rsid w:val="00876785"/>
    <w:rsid w:val="008769C2"/>
    <w:rsid w:val="00880EB3"/>
    <w:rsid w:val="008830AA"/>
    <w:rsid w:val="00883210"/>
    <w:rsid w:val="0088476B"/>
    <w:rsid w:val="00884941"/>
    <w:rsid w:val="00884D38"/>
    <w:rsid w:val="00887F52"/>
    <w:rsid w:val="0089142B"/>
    <w:rsid w:val="0089159D"/>
    <w:rsid w:val="00892349"/>
    <w:rsid w:val="00894DED"/>
    <w:rsid w:val="00895A4D"/>
    <w:rsid w:val="008962E9"/>
    <w:rsid w:val="00896465"/>
    <w:rsid w:val="00896FEA"/>
    <w:rsid w:val="00897DE5"/>
    <w:rsid w:val="00897F9F"/>
    <w:rsid w:val="008A2679"/>
    <w:rsid w:val="008A3748"/>
    <w:rsid w:val="008A420F"/>
    <w:rsid w:val="008A4DBC"/>
    <w:rsid w:val="008A6202"/>
    <w:rsid w:val="008A69DE"/>
    <w:rsid w:val="008A7047"/>
    <w:rsid w:val="008B0FEB"/>
    <w:rsid w:val="008B1A47"/>
    <w:rsid w:val="008B2811"/>
    <w:rsid w:val="008B2850"/>
    <w:rsid w:val="008B303B"/>
    <w:rsid w:val="008B4A3C"/>
    <w:rsid w:val="008B53EA"/>
    <w:rsid w:val="008B6B56"/>
    <w:rsid w:val="008B70E9"/>
    <w:rsid w:val="008B74DA"/>
    <w:rsid w:val="008B784D"/>
    <w:rsid w:val="008B788E"/>
    <w:rsid w:val="008C217C"/>
    <w:rsid w:val="008C29EE"/>
    <w:rsid w:val="008C487A"/>
    <w:rsid w:val="008C49EB"/>
    <w:rsid w:val="008C60EA"/>
    <w:rsid w:val="008C7BEA"/>
    <w:rsid w:val="008D0C2B"/>
    <w:rsid w:val="008D1ADE"/>
    <w:rsid w:val="008D2AB1"/>
    <w:rsid w:val="008D3CA9"/>
    <w:rsid w:val="008D41F6"/>
    <w:rsid w:val="008D4AF6"/>
    <w:rsid w:val="008D63AD"/>
    <w:rsid w:val="008D7415"/>
    <w:rsid w:val="008E0AB8"/>
    <w:rsid w:val="008E2EAE"/>
    <w:rsid w:val="008E3153"/>
    <w:rsid w:val="008E3F49"/>
    <w:rsid w:val="008E4062"/>
    <w:rsid w:val="008E4B2F"/>
    <w:rsid w:val="008E7595"/>
    <w:rsid w:val="008F0391"/>
    <w:rsid w:val="008F1EA2"/>
    <w:rsid w:val="008F2F34"/>
    <w:rsid w:val="008F2F38"/>
    <w:rsid w:val="008F4245"/>
    <w:rsid w:val="008F5E5F"/>
    <w:rsid w:val="008F6183"/>
    <w:rsid w:val="008F675F"/>
    <w:rsid w:val="008F69E0"/>
    <w:rsid w:val="008F6D88"/>
    <w:rsid w:val="00900621"/>
    <w:rsid w:val="009009D4"/>
    <w:rsid w:val="009016CA"/>
    <w:rsid w:val="0090349B"/>
    <w:rsid w:val="00903602"/>
    <w:rsid w:val="00904530"/>
    <w:rsid w:val="00904E21"/>
    <w:rsid w:val="00906020"/>
    <w:rsid w:val="0090617A"/>
    <w:rsid w:val="00907B3B"/>
    <w:rsid w:val="00910907"/>
    <w:rsid w:val="00910BA1"/>
    <w:rsid w:val="00911167"/>
    <w:rsid w:val="0091305B"/>
    <w:rsid w:val="0091367D"/>
    <w:rsid w:val="009146DC"/>
    <w:rsid w:val="0091573C"/>
    <w:rsid w:val="00915AF6"/>
    <w:rsid w:val="00915D34"/>
    <w:rsid w:val="00916853"/>
    <w:rsid w:val="00917FAC"/>
    <w:rsid w:val="00920969"/>
    <w:rsid w:val="00921B85"/>
    <w:rsid w:val="0092275E"/>
    <w:rsid w:val="00923749"/>
    <w:rsid w:val="00923768"/>
    <w:rsid w:val="0092382A"/>
    <w:rsid w:val="00923D1F"/>
    <w:rsid w:val="00923DCB"/>
    <w:rsid w:val="0092457E"/>
    <w:rsid w:val="00924B62"/>
    <w:rsid w:val="009257C6"/>
    <w:rsid w:val="00926C62"/>
    <w:rsid w:val="00926F37"/>
    <w:rsid w:val="00927178"/>
    <w:rsid w:val="00927782"/>
    <w:rsid w:val="009301DB"/>
    <w:rsid w:val="00930363"/>
    <w:rsid w:val="0093040D"/>
    <w:rsid w:val="00931025"/>
    <w:rsid w:val="00932623"/>
    <w:rsid w:val="009329C5"/>
    <w:rsid w:val="00933B2C"/>
    <w:rsid w:val="0093409F"/>
    <w:rsid w:val="009340D2"/>
    <w:rsid w:val="0093467C"/>
    <w:rsid w:val="009348D7"/>
    <w:rsid w:val="00934F5B"/>
    <w:rsid w:val="009362E2"/>
    <w:rsid w:val="0093644D"/>
    <w:rsid w:val="00936499"/>
    <w:rsid w:val="00936B0B"/>
    <w:rsid w:val="0093760E"/>
    <w:rsid w:val="009401B9"/>
    <w:rsid w:val="00940497"/>
    <w:rsid w:val="00941E7E"/>
    <w:rsid w:val="00942283"/>
    <w:rsid w:val="009439CD"/>
    <w:rsid w:val="00943EE9"/>
    <w:rsid w:val="009442BE"/>
    <w:rsid w:val="0094469C"/>
    <w:rsid w:val="00944A87"/>
    <w:rsid w:val="00944F1D"/>
    <w:rsid w:val="009467A7"/>
    <w:rsid w:val="009470C7"/>
    <w:rsid w:val="00950364"/>
    <w:rsid w:val="0095040A"/>
    <w:rsid w:val="00954057"/>
    <w:rsid w:val="009540A7"/>
    <w:rsid w:val="009542D5"/>
    <w:rsid w:val="009543C5"/>
    <w:rsid w:val="009557C5"/>
    <w:rsid w:val="0095790C"/>
    <w:rsid w:val="00957A09"/>
    <w:rsid w:val="00957BF3"/>
    <w:rsid w:val="00960499"/>
    <w:rsid w:val="00960753"/>
    <w:rsid w:val="00960874"/>
    <w:rsid w:val="00962217"/>
    <w:rsid w:val="009626DF"/>
    <w:rsid w:val="00962846"/>
    <w:rsid w:val="00963ADC"/>
    <w:rsid w:val="00963F18"/>
    <w:rsid w:val="0096408F"/>
    <w:rsid w:val="0096519D"/>
    <w:rsid w:val="00966564"/>
    <w:rsid w:val="00966630"/>
    <w:rsid w:val="009677C5"/>
    <w:rsid w:val="009678C7"/>
    <w:rsid w:val="00967F07"/>
    <w:rsid w:val="00970080"/>
    <w:rsid w:val="00971396"/>
    <w:rsid w:val="00972830"/>
    <w:rsid w:val="00972F5F"/>
    <w:rsid w:val="00973EDA"/>
    <w:rsid w:val="0097407C"/>
    <w:rsid w:val="009740F3"/>
    <w:rsid w:val="0097513B"/>
    <w:rsid w:val="009756F6"/>
    <w:rsid w:val="00975CEC"/>
    <w:rsid w:val="00976304"/>
    <w:rsid w:val="00977592"/>
    <w:rsid w:val="00977A20"/>
    <w:rsid w:val="00977DA9"/>
    <w:rsid w:val="00980697"/>
    <w:rsid w:val="00980B58"/>
    <w:rsid w:val="0098330F"/>
    <w:rsid w:val="009841DA"/>
    <w:rsid w:val="00984D19"/>
    <w:rsid w:val="00985AF1"/>
    <w:rsid w:val="009873ED"/>
    <w:rsid w:val="009875F2"/>
    <w:rsid w:val="0099017A"/>
    <w:rsid w:val="009906F8"/>
    <w:rsid w:val="009912A4"/>
    <w:rsid w:val="009922B0"/>
    <w:rsid w:val="009934B1"/>
    <w:rsid w:val="009939C3"/>
    <w:rsid w:val="00993F3D"/>
    <w:rsid w:val="00994915"/>
    <w:rsid w:val="00994BDA"/>
    <w:rsid w:val="009965DC"/>
    <w:rsid w:val="00996A33"/>
    <w:rsid w:val="009A0535"/>
    <w:rsid w:val="009A1EEE"/>
    <w:rsid w:val="009A2733"/>
    <w:rsid w:val="009A3A58"/>
    <w:rsid w:val="009A3C49"/>
    <w:rsid w:val="009A4164"/>
    <w:rsid w:val="009A4BA9"/>
    <w:rsid w:val="009A629C"/>
    <w:rsid w:val="009A68AF"/>
    <w:rsid w:val="009A6FE9"/>
    <w:rsid w:val="009A717B"/>
    <w:rsid w:val="009B0C11"/>
    <w:rsid w:val="009B0EEA"/>
    <w:rsid w:val="009B147C"/>
    <w:rsid w:val="009B2674"/>
    <w:rsid w:val="009B2F36"/>
    <w:rsid w:val="009B33F9"/>
    <w:rsid w:val="009B5644"/>
    <w:rsid w:val="009B6954"/>
    <w:rsid w:val="009C06B3"/>
    <w:rsid w:val="009C17FC"/>
    <w:rsid w:val="009C1870"/>
    <w:rsid w:val="009C291B"/>
    <w:rsid w:val="009C42F1"/>
    <w:rsid w:val="009C4A36"/>
    <w:rsid w:val="009C5DCE"/>
    <w:rsid w:val="009C682F"/>
    <w:rsid w:val="009C6837"/>
    <w:rsid w:val="009C6E58"/>
    <w:rsid w:val="009C7915"/>
    <w:rsid w:val="009D07EB"/>
    <w:rsid w:val="009D0A1A"/>
    <w:rsid w:val="009D1E2E"/>
    <w:rsid w:val="009D2CFD"/>
    <w:rsid w:val="009D32E2"/>
    <w:rsid w:val="009D574E"/>
    <w:rsid w:val="009D5E25"/>
    <w:rsid w:val="009D6105"/>
    <w:rsid w:val="009D6222"/>
    <w:rsid w:val="009D67D9"/>
    <w:rsid w:val="009D67F4"/>
    <w:rsid w:val="009D6D72"/>
    <w:rsid w:val="009D6D85"/>
    <w:rsid w:val="009D783D"/>
    <w:rsid w:val="009E06FA"/>
    <w:rsid w:val="009E0DAC"/>
    <w:rsid w:val="009E1D81"/>
    <w:rsid w:val="009E2134"/>
    <w:rsid w:val="009E28A7"/>
    <w:rsid w:val="009E3AA4"/>
    <w:rsid w:val="009E43AB"/>
    <w:rsid w:val="009E4906"/>
    <w:rsid w:val="009E49BC"/>
    <w:rsid w:val="009E5C13"/>
    <w:rsid w:val="009E5CEF"/>
    <w:rsid w:val="009E6A46"/>
    <w:rsid w:val="009E7275"/>
    <w:rsid w:val="009F00EE"/>
    <w:rsid w:val="009F116D"/>
    <w:rsid w:val="009F2717"/>
    <w:rsid w:val="009F2909"/>
    <w:rsid w:val="009F3866"/>
    <w:rsid w:val="009F4526"/>
    <w:rsid w:val="009F4B97"/>
    <w:rsid w:val="009F4F71"/>
    <w:rsid w:val="009F5ED8"/>
    <w:rsid w:val="009F5F91"/>
    <w:rsid w:val="009F611A"/>
    <w:rsid w:val="009F6550"/>
    <w:rsid w:val="009F75F8"/>
    <w:rsid w:val="009F7906"/>
    <w:rsid w:val="00A00D98"/>
    <w:rsid w:val="00A01333"/>
    <w:rsid w:val="00A0247B"/>
    <w:rsid w:val="00A02981"/>
    <w:rsid w:val="00A03822"/>
    <w:rsid w:val="00A045CE"/>
    <w:rsid w:val="00A047CB"/>
    <w:rsid w:val="00A05C05"/>
    <w:rsid w:val="00A05CF6"/>
    <w:rsid w:val="00A073C7"/>
    <w:rsid w:val="00A1046D"/>
    <w:rsid w:val="00A104BA"/>
    <w:rsid w:val="00A10926"/>
    <w:rsid w:val="00A10975"/>
    <w:rsid w:val="00A11549"/>
    <w:rsid w:val="00A11906"/>
    <w:rsid w:val="00A1194A"/>
    <w:rsid w:val="00A11D3D"/>
    <w:rsid w:val="00A11D72"/>
    <w:rsid w:val="00A122AC"/>
    <w:rsid w:val="00A122B0"/>
    <w:rsid w:val="00A12326"/>
    <w:rsid w:val="00A124A7"/>
    <w:rsid w:val="00A137CB"/>
    <w:rsid w:val="00A13A24"/>
    <w:rsid w:val="00A13BEA"/>
    <w:rsid w:val="00A1469C"/>
    <w:rsid w:val="00A14BB1"/>
    <w:rsid w:val="00A15AA0"/>
    <w:rsid w:val="00A16818"/>
    <w:rsid w:val="00A168F8"/>
    <w:rsid w:val="00A17C75"/>
    <w:rsid w:val="00A201F5"/>
    <w:rsid w:val="00A2128F"/>
    <w:rsid w:val="00A2175F"/>
    <w:rsid w:val="00A21D2C"/>
    <w:rsid w:val="00A21E27"/>
    <w:rsid w:val="00A22A0E"/>
    <w:rsid w:val="00A22A36"/>
    <w:rsid w:val="00A23A66"/>
    <w:rsid w:val="00A24001"/>
    <w:rsid w:val="00A253E9"/>
    <w:rsid w:val="00A25B28"/>
    <w:rsid w:val="00A25EFE"/>
    <w:rsid w:val="00A25F3C"/>
    <w:rsid w:val="00A26598"/>
    <w:rsid w:val="00A26DD9"/>
    <w:rsid w:val="00A27614"/>
    <w:rsid w:val="00A27F20"/>
    <w:rsid w:val="00A2B713"/>
    <w:rsid w:val="00A303D0"/>
    <w:rsid w:val="00A30C46"/>
    <w:rsid w:val="00A30DFC"/>
    <w:rsid w:val="00A30EB7"/>
    <w:rsid w:val="00A32EE5"/>
    <w:rsid w:val="00A334C1"/>
    <w:rsid w:val="00A33A6F"/>
    <w:rsid w:val="00A3425C"/>
    <w:rsid w:val="00A34F57"/>
    <w:rsid w:val="00A3542F"/>
    <w:rsid w:val="00A36752"/>
    <w:rsid w:val="00A37B80"/>
    <w:rsid w:val="00A40CB4"/>
    <w:rsid w:val="00A413BF"/>
    <w:rsid w:val="00A41E3B"/>
    <w:rsid w:val="00A42293"/>
    <w:rsid w:val="00A4277F"/>
    <w:rsid w:val="00A42CFD"/>
    <w:rsid w:val="00A43520"/>
    <w:rsid w:val="00A447CF"/>
    <w:rsid w:val="00A448F2"/>
    <w:rsid w:val="00A44FB9"/>
    <w:rsid w:val="00A468AA"/>
    <w:rsid w:val="00A46EA2"/>
    <w:rsid w:val="00A4745D"/>
    <w:rsid w:val="00A5097C"/>
    <w:rsid w:val="00A511BD"/>
    <w:rsid w:val="00A515F3"/>
    <w:rsid w:val="00A51A42"/>
    <w:rsid w:val="00A51AD4"/>
    <w:rsid w:val="00A53005"/>
    <w:rsid w:val="00A53ED7"/>
    <w:rsid w:val="00A54708"/>
    <w:rsid w:val="00A54D69"/>
    <w:rsid w:val="00A5624B"/>
    <w:rsid w:val="00A578EC"/>
    <w:rsid w:val="00A601D6"/>
    <w:rsid w:val="00A60C0B"/>
    <w:rsid w:val="00A60D28"/>
    <w:rsid w:val="00A60F3E"/>
    <w:rsid w:val="00A617E4"/>
    <w:rsid w:val="00A63F5F"/>
    <w:rsid w:val="00A6492F"/>
    <w:rsid w:val="00A64DD2"/>
    <w:rsid w:val="00A65104"/>
    <w:rsid w:val="00A65A18"/>
    <w:rsid w:val="00A67556"/>
    <w:rsid w:val="00A67C28"/>
    <w:rsid w:val="00A7123F"/>
    <w:rsid w:val="00A71701"/>
    <w:rsid w:val="00A71AF2"/>
    <w:rsid w:val="00A71C75"/>
    <w:rsid w:val="00A730A0"/>
    <w:rsid w:val="00A74671"/>
    <w:rsid w:val="00A74793"/>
    <w:rsid w:val="00A74AD4"/>
    <w:rsid w:val="00A75BA5"/>
    <w:rsid w:val="00A75BC8"/>
    <w:rsid w:val="00A761FF"/>
    <w:rsid w:val="00A766DB"/>
    <w:rsid w:val="00A76770"/>
    <w:rsid w:val="00A76AB5"/>
    <w:rsid w:val="00A801C9"/>
    <w:rsid w:val="00A8049E"/>
    <w:rsid w:val="00A8052D"/>
    <w:rsid w:val="00A80A83"/>
    <w:rsid w:val="00A81E72"/>
    <w:rsid w:val="00A82772"/>
    <w:rsid w:val="00A83E4A"/>
    <w:rsid w:val="00A841EB"/>
    <w:rsid w:val="00A849DE"/>
    <w:rsid w:val="00A84BC0"/>
    <w:rsid w:val="00A859E2"/>
    <w:rsid w:val="00A85A04"/>
    <w:rsid w:val="00A85E6B"/>
    <w:rsid w:val="00A85F6C"/>
    <w:rsid w:val="00A861B8"/>
    <w:rsid w:val="00A86803"/>
    <w:rsid w:val="00A86D82"/>
    <w:rsid w:val="00A87619"/>
    <w:rsid w:val="00A905E2"/>
    <w:rsid w:val="00A91349"/>
    <w:rsid w:val="00A919CB"/>
    <w:rsid w:val="00A91D2E"/>
    <w:rsid w:val="00A92CC4"/>
    <w:rsid w:val="00A935AC"/>
    <w:rsid w:val="00A937FC"/>
    <w:rsid w:val="00A938B8"/>
    <w:rsid w:val="00A93FE4"/>
    <w:rsid w:val="00A94B49"/>
    <w:rsid w:val="00A9513F"/>
    <w:rsid w:val="00A956EC"/>
    <w:rsid w:val="00A96088"/>
    <w:rsid w:val="00A9738C"/>
    <w:rsid w:val="00A97820"/>
    <w:rsid w:val="00AA02A2"/>
    <w:rsid w:val="00AA04C1"/>
    <w:rsid w:val="00AA0BE9"/>
    <w:rsid w:val="00AA1EEC"/>
    <w:rsid w:val="00AA1F12"/>
    <w:rsid w:val="00AA243C"/>
    <w:rsid w:val="00AA253B"/>
    <w:rsid w:val="00AA412D"/>
    <w:rsid w:val="00AA4B80"/>
    <w:rsid w:val="00AA55E2"/>
    <w:rsid w:val="00AA5F42"/>
    <w:rsid w:val="00AA64FE"/>
    <w:rsid w:val="00AA705F"/>
    <w:rsid w:val="00AB0251"/>
    <w:rsid w:val="00AB19BF"/>
    <w:rsid w:val="00AB2313"/>
    <w:rsid w:val="00AB46F9"/>
    <w:rsid w:val="00AB599C"/>
    <w:rsid w:val="00AB5F6E"/>
    <w:rsid w:val="00AB6259"/>
    <w:rsid w:val="00AB67B1"/>
    <w:rsid w:val="00AC2FD3"/>
    <w:rsid w:val="00AC39F6"/>
    <w:rsid w:val="00AC53D9"/>
    <w:rsid w:val="00AC59A7"/>
    <w:rsid w:val="00AC6051"/>
    <w:rsid w:val="00AC65F8"/>
    <w:rsid w:val="00AC672E"/>
    <w:rsid w:val="00AC717D"/>
    <w:rsid w:val="00AD1B26"/>
    <w:rsid w:val="00AD21F6"/>
    <w:rsid w:val="00AD2D02"/>
    <w:rsid w:val="00AD2D9E"/>
    <w:rsid w:val="00AD3383"/>
    <w:rsid w:val="00AD4760"/>
    <w:rsid w:val="00AD4761"/>
    <w:rsid w:val="00AD5989"/>
    <w:rsid w:val="00AD6952"/>
    <w:rsid w:val="00AD7183"/>
    <w:rsid w:val="00AD7198"/>
    <w:rsid w:val="00AD7AB1"/>
    <w:rsid w:val="00AE0473"/>
    <w:rsid w:val="00AE12F6"/>
    <w:rsid w:val="00AE1E7F"/>
    <w:rsid w:val="00AE1ECF"/>
    <w:rsid w:val="00AE2507"/>
    <w:rsid w:val="00AE255F"/>
    <w:rsid w:val="00AE35E8"/>
    <w:rsid w:val="00AE5749"/>
    <w:rsid w:val="00AE59F2"/>
    <w:rsid w:val="00AE5E44"/>
    <w:rsid w:val="00AE6263"/>
    <w:rsid w:val="00AE6935"/>
    <w:rsid w:val="00AF0A71"/>
    <w:rsid w:val="00AF2656"/>
    <w:rsid w:val="00AF4FB5"/>
    <w:rsid w:val="00AF5667"/>
    <w:rsid w:val="00AF5686"/>
    <w:rsid w:val="00AF61AC"/>
    <w:rsid w:val="00AF71A8"/>
    <w:rsid w:val="00AF75D7"/>
    <w:rsid w:val="00AF7E35"/>
    <w:rsid w:val="00AF7F34"/>
    <w:rsid w:val="00B00790"/>
    <w:rsid w:val="00B010C5"/>
    <w:rsid w:val="00B01DF6"/>
    <w:rsid w:val="00B034D0"/>
    <w:rsid w:val="00B035D4"/>
    <w:rsid w:val="00B04BA8"/>
    <w:rsid w:val="00B05105"/>
    <w:rsid w:val="00B052B5"/>
    <w:rsid w:val="00B0616A"/>
    <w:rsid w:val="00B06864"/>
    <w:rsid w:val="00B078CC"/>
    <w:rsid w:val="00B114E6"/>
    <w:rsid w:val="00B11BD2"/>
    <w:rsid w:val="00B1295A"/>
    <w:rsid w:val="00B12FE5"/>
    <w:rsid w:val="00B13A90"/>
    <w:rsid w:val="00B140BD"/>
    <w:rsid w:val="00B147BF"/>
    <w:rsid w:val="00B1593C"/>
    <w:rsid w:val="00B16BAC"/>
    <w:rsid w:val="00B1782A"/>
    <w:rsid w:val="00B20652"/>
    <w:rsid w:val="00B20653"/>
    <w:rsid w:val="00B22151"/>
    <w:rsid w:val="00B22181"/>
    <w:rsid w:val="00B22A64"/>
    <w:rsid w:val="00B22EE9"/>
    <w:rsid w:val="00B23477"/>
    <w:rsid w:val="00B234D5"/>
    <w:rsid w:val="00B252F9"/>
    <w:rsid w:val="00B257D1"/>
    <w:rsid w:val="00B2641D"/>
    <w:rsid w:val="00B26B81"/>
    <w:rsid w:val="00B2748F"/>
    <w:rsid w:val="00B31C30"/>
    <w:rsid w:val="00B31E18"/>
    <w:rsid w:val="00B32275"/>
    <w:rsid w:val="00B328B3"/>
    <w:rsid w:val="00B335B4"/>
    <w:rsid w:val="00B33C6C"/>
    <w:rsid w:val="00B33FBD"/>
    <w:rsid w:val="00B37326"/>
    <w:rsid w:val="00B3770C"/>
    <w:rsid w:val="00B37FC5"/>
    <w:rsid w:val="00B407F6"/>
    <w:rsid w:val="00B414B2"/>
    <w:rsid w:val="00B41594"/>
    <w:rsid w:val="00B41F58"/>
    <w:rsid w:val="00B42F93"/>
    <w:rsid w:val="00B43F8B"/>
    <w:rsid w:val="00B46F0B"/>
    <w:rsid w:val="00B5011A"/>
    <w:rsid w:val="00B51B3D"/>
    <w:rsid w:val="00B52B7E"/>
    <w:rsid w:val="00B531F5"/>
    <w:rsid w:val="00B53768"/>
    <w:rsid w:val="00B55A06"/>
    <w:rsid w:val="00B5641A"/>
    <w:rsid w:val="00B60234"/>
    <w:rsid w:val="00B60645"/>
    <w:rsid w:val="00B6271A"/>
    <w:rsid w:val="00B62E9C"/>
    <w:rsid w:val="00B655C0"/>
    <w:rsid w:val="00B6663C"/>
    <w:rsid w:val="00B70A8C"/>
    <w:rsid w:val="00B729F4"/>
    <w:rsid w:val="00B73297"/>
    <w:rsid w:val="00B738A7"/>
    <w:rsid w:val="00B76252"/>
    <w:rsid w:val="00B77B0F"/>
    <w:rsid w:val="00B80E40"/>
    <w:rsid w:val="00B82169"/>
    <w:rsid w:val="00B82915"/>
    <w:rsid w:val="00B833E5"/>
    <w:rsid w:val="00B8411D"/>
    <w:rsid w:val="00B84D66"/>
    <w:rsid w:val="00B85867"/>
    <w:rsid w:val="00B85945"/>
    <w:rsid w:val="00B86CBD"/>
    <w:rsid w:val="00B87318"/>
    <w:rsid w:val="00B87BA5"/>
    <w:rsid w:val="00B87D48"/>
    <w:rsid w:val="00B87EBC"/>
    <w:rsid w:val="00B91DA4"/>
    <w:rsid w:val="00B93203"/>
    <w:rsid w:val="00B9456E"/>
    <w:rsid w:val="00B94FB4"/>
    <w:rsid w:val="00B96390"/>
    <w:rsid w:val="00B97A77"/>
    <w:rsid w:val="00BA0472"/>
    <w:rsid w:val="00BA08DC"/>
    <w:rsid w:val="00BA0C37"/>
    <w:rsid w:val="00BA1C3F"/>
    <w:rsid w:val="00BA2D1C"/>
    <w:rsid w:val="00BA3F21"/>
    <w:rsid w:val="00BA41EE"/>
    <w:rsid w:val="00BA5A11"/>
    <w:rsid w:val="00BA61F6"/>
    <w:rsid w:val="00BA69DD"/>
    <w:rsid w:val="00BA6CD7"/>
    <w:rsid w:val="00BB0AF5"/>
    <w:rsid w:val="00BB1525"/>
    <w:rsid w:val="00BB1D9A"/>
    <w:rsid w:val="00BB1FD3"/>
    <w:rsid w:val="00BB236D"/>
    <w:rsid w:val="00BB33A5"/>
    <w:rsid w:val="00BB3428"/>
    <w:rsid w:val="00BB374F"/>
    <w:rsid w:val="00BB391E"/>
    <w:rsid w:val="00BB39A5"/>
    <w:rsid w:val="00BB3D46"/>
    <w:rsid w:val="00BB3F26"/>
    <w:rsid w:val="00BB4619"/>
    <w:rsid w:val="00BB4662"/>
    <w:rsid w:val="00BB53B0"/>
    <w:rsid w:val="00BB6865"/>
    <w:rsid w:val="00BB723D"/>
    <w:rsid w:val="00BC04DD"/>
    <w:rsid w:val="00BC08F0"/>
    <w:rsid w:val="00BC17CE"/>
    <w:rsid w:val="00BC1FBF"/>
    <w:rsid w:val="00BC300D"/>
    <w:rsid w:val="00BC374A"/>
    <w:rsid w:val="00BC3A8E"/>
    <w:rsid w:val="00BC424A"/>
    <w:rsid w:val="00BC4A9D"/>
    <w:rsid w:val="00BC57AE"/>
    <w:rsid w:val="00BC7208"/>
    <w:rsid w:val="00BC7326"/>
    <w:rsid w:val="00BC7817"/>
    <w:rsid w:val="00BC794F"/>
    <w:rsid w:val="00BC7C1F"/>
    <w:rsid w:val="00BD00E4"/>
    <w:rsid w:val="00BD034C"/>
    <w:rsid w:val="00BD0620"/>
    <w:rsid w:val="00BD0B26"/>
    <w:rsid w:val="00BD1244"/>
    <w:rsid w:val="00BD19BB"/>
    <w:rsid w:val="00BD1D24"/>
    <w:rsid w:val="00BD21FB"/>
    <w:rsid w:val="00BD285C"/>
    <w:rsid w:val="00BD328A"/>
    <w:rsid w:val="00BD3380"/>
    <w:rsid w:val="00BD3835"/>
    <w:rsid w:val="00BD3854"/>
    <w:rsid w:val="00BD43B0"/>
    <w:rsid w:val="00BD4799"/>
    <w:rsid w:val="00BD59D6"/>
    <w:rsid w:val="00BD651F"/>
    <w:rsid w:val="00BD7321"/>
    <w:rsid w:val="00BD7C30"/>
    <w:rsid w:val="00BD7E33"/>
    <w:rsid w:val="00BE0217"/>
    <w:rsid w:val="00BE036A"/>
    <w:rsid w:val="00BE1628"/>
    <w:rsid w:val="00BE18B9"/>
    <w:rsid w:val="00BE1A1F"/>
    <w:rsid w:val="00BE287C"/>
    <w:rsid w:val="00BE2C03"/>
    <w:rsid w:val="00BE3007"/>
    <w:rsid w:val="00BE3C58"/>
    <w:rsid w:val="00BE484E"/>
    <w:rsid w:val="00BE4873"/>
    <w:rsid w:val="00BE4E28"/>
    <w:rsid w:val="00BE6F03"/>
    <w:rsid w:val="00BE701E"/>
    <w:rsid w:val="00BF0775"/>
    <w:rsid w:val="00BF1428"/>
    <w:rsid w:val="00BF1875"/>
    <w:rsid w:val="00BF35F1"/>
    <w:rsid w:val="00BF3787"/>
    <w:rsid w:val="00BF4C04"/>
    <w:rsid w:val="00BF61EB"/>
    <w:rsid w:val="00BF695A"/>
    <w:rsid w:val="00BF69A6"/>
    <w:rsid w:val="00BF6CE4"/>
    <w:rsid w:val="00BF75BE"/>
    <w:rsid w:val="00BF79E6"/>
    <w:rsid w:val="00C001F6"/>
    <w:rsid w:val="00C01509"/>
    <w:rsid w:val="00C01973"/>
    <w:rsid w:val="00C0204A"/>
    <w:rsid w:val="00C04A99"/>
    <w:rsid w:val="00C058EA"/>
    <w:rsid w:val="00C05C9D"/>
    <w:rsid w:val="00C10906"/>
    <w:rsid w:val="00C1333E"/>
    <w:rsid w:val="00C1557E"/>
    <w:rsid w:val="00C156B2"/>
    <w:rsid w:val="00C2181B"/>
    <w:rsid w:val="00C227EB"/>
    <w:rsid w:val="00C2316B"/>
    <w:rsid w:val="00C236E5"/>
    <w:rsid w:val="00C2456D"/>
    <w:rsid w:val="00C25A00"/>
    <w:rsid w:val="00C25A64"/>
    <w:rsid w:val="00C2788B"/>
    <w:rsid w:val="00C302A3"/>
    <w:rsid w:val="00C30C4D"/>
    <w:rsid w:val="00C316EE"/>
    <w:rsid w:val="00C33577"/>
    <w:rsid w:val="00C34369"/>
    <w:rsid w:val="00C35D58"/>
    <w:rsid w:val="00C364A1"/>
    <w:rsid w:val="00C375C9"/>
    <w:rsid w:val="00C4247E"/>
    <w:rsid w:val="00C430E3"/>
    <w:rsid w:val="00C441B4"/>
    <w:rsid w:val="00C44791"/>
    <w:rsid w:val="00C44BA4"/>
    <w:rsid w:val="00C4532B"/>
    <w:rsid w:val="00C45839"/>
    <w:rsid w:val="00C45F27"/>
    <w:rsid w:val="00C46C24"/>
    <w:rsid w:val="00C4778D"/>
    <w:rsid w:val="00C508B1"/>
    <w:rsid w:val="00C50E98"/>
    <w:rsid w:val="00C52ED7"/>
    <w:rsid w:val="00C54BB2"/>
    <w:rsid w:val="00C54CA8"/>
    <w:rsid w:val="00C54CCD"/>
    <w:rsid w:val="00C551E9"/>
    <w:rsid w:val="00C557B4"/>
    <w:rsid w:val="00C55A8E"/>
    <w:rsid w:val="00C569E9"/>
    <w:rsid w:val="00C56C93"/>
    <w:rsid w:val="00C5709B"/>
    <w:rsid w:val="00C572AB"/>
    <w:rsid w:val="00C574C2"/>
    <w:rsid w:val="00C604D4"/>
    <w:rsid w:val="00C60CF5"/>
    <w:rsid w:val="00C60ED6"/>
    <w:rsid w:val="00C610DF"/>
    <w:rsid w:val="00C6156B"/>
    <w:rsid w:val="00C6161D"/>
    <w:rsid w:val="00C61B18"/>
    <w:rsid w:val="00C61B94"/>
    <w:rsid w:val="00C62AAD"/>
    <w:rsid w:val="00C6311C"/>
    <w:rsid w:val="00C6324B"/>
    <w:rsid w:val="00C642C1"/>
    <w:rsid w:val="00C65154"/>
    <w:rsid w:val="00C6564B"/>
    <w:rsid w:val="00C65D3E"/>
    <w:rsid w:val="00C66D62"/>
    <w:rsid w:val="00C66E48"/>
    <w:rsid w:val="00C675E5"/>
    <w:rsid w:val="00C70181"/>
    <w:rsid w:val="00C704F4"/>
    <w:rsid w:val="00C70791"/>
    <w:rsid w:val="00C715A4"/>
    <w:rsid w:val="00C72351"/>
    <w:rsid w:val="00C72905"/>
    <w:rsid w:val="00C72E58"/>
    <w:rsid w:val="00C75429"/>
    <w:rsid w:val="00C7646C"/>
    <w:rsid w:val="00C80887"/>
    <w:rsid w:val="00C80E6B"/>
    <w:rsid w:val="00C81CD4"/>
    <w:rsid w:val="00C8284C"/>
    <w:rsid w:val="00C8314E"/>
    <w:rsid w:val="00C83573"/>
    <w:rsid w:val="00C83D39"/>
    <w:rsid w:val="00C84FB2"/>
    <w:rsid w:val="00C8572F"/>
    <w:rsid w:val="00C86167"/>
    <w:rsid w:val="00C864A8"/>
    <w:rsid w:val="00C86B33"/>
    <w:rsid w:val="00C86C81"/>
    <w:rsid w:val="00C86CF5"/>
    <w:rsid w:val="00C87FAB"/>
    <w:rsid w:val="00C90613"/>
    <w:rsid w:val="00C91A15"/>
    <w:rsid w:val="00C91F64"/>
    <w:rsid w:val="00C924D9"/>
    <w:rsid w:val="00C92DC2"/>
    <w:rsid w:val="00C92ED2"/>
    <w:rsid w:val="00C92FFD"/>
    <w:rsid w:val="00C93699"/>
    <w:rsid w:val="00C943FA"/>
    <w:rsid w:val="00C944BF"/>
    <w:rsid w:val="00C94698"/>
    <w:rsid w:val="00C94849"/>
    <w:rsid w:val="00C958E7"/>
    <w:rsid w:val="00C97A62"/>
    <w:rsid w:val="00CA0249"/>
    <w:rsid w:val="00CA035B"/>
    <w:rsid w:val="00CA10FB"/>
    <w:rsid w:val="00CA3C49"/>
    <w:rsid w:val="00CA428B"/>
    <w:rsid w:val="00CA4659"/>
    <w:rsid w:val="00CA4D2A"/>
    <w:rsid w:val="00CA6CF0"/>
    <w:rsid w:val="00CA7B3E"/>
    <w:rsid w:val="00CA7E2A"/>
    <w:rsid w:val="00CB08F8"/>
    <w:rsid w:val="00CB0E70"/>
    <w:rsid w:val="00CB1191"/>
    <w:rsid w:val="00CB1651"/>
    <w:rsid w:val="00CB1994"/>
    <w:rsid w:val="00CB347D"/>
    <w:rsid w:val="00CB3BE3"/>
    <w:rsid w:val="00CB40E0"/>
    <w:rsid w:val="00CB4756"/>
    <w:rsid w:val="00CB4A1F"/>
    <w:rsid w:val="00CB50CE"/>
    <w:rsid w:val="00CB677E"/>
    <w:rsid w:val="00CB756A"/>
    <w:rsid w:val="00CC199D"/>
    <w:rsid w:val="00CC1FF3"/>
    <w:rsid w:val="00CC2176"/>
    <w:rsid w:val="00CC2785"/>
    <w:rsid w:val="00CC348B"/>
    <w:rsid w:val="00CC396F"/>
    <w:rsid w:val="00CC44A8"/>
    <w:rsid w:val="00CC4F2C"/>
    <w:rsid w:val="00CC5BFC"/>
    <w:rsid w:val="00CD0AE5"/>
    <w:rsid w:val="00CD11AC"/>
    <w:rsid w:val="00CD2069"/>
    <w:rsid w:val="00CD4071"/>
    <w:rsid w:val="00CD4214"/>
    <w:rsid w:val="00CD4264"/>
    <w:rsid w:val="00CD5800"/>
    <w:rsid w:val="00CD6408"/>
    <w:rsid w:val="00CD7607"/>
    <w:rsid w:val="00CD7629"/>
    <w:rsid w:val="00CE0A6B"/>
    <w:rsid w:val="00CE1627"/>
    <w:rsid w:val="00CE27E3"/>
    <w:rsid w:val="00CE2D91"/>
    <w:rsid w:val="00CE3B46"/>
    <w:rsid w:val="00CE55F7"/>
    <w:rsid w:val="00CE58A3"/>
    <w:rsid w:val="00CE5A8E"/>
    <w:rsid w:val="00CE73FC"/>
    <w:rsid w:val="00CE7769"/>
    <w:rsid w:val="00CE7A45"/>
    <w:rsid w:val="00CF177D"/>
    <w:rsid w:val="00CF1A66"/>
    <w:rsid w:val="00CF291A"/>
    <w:rsid w:val="00CF3CD2"/>
    <w:rsid w:val="00CF4494"/>
    <w:rsid w:val="00CF529E"/>
    <w:rsid w:val="00CF5D66"/>
    <w:rsid w:val="00CF73D2"/>
    <w:rsid w:val="00CF758B"/>
    <w:rsid w:val="00D00088"/>
    <w:rsid w:val="00D03020"/>
    <w:rsid w:val="00D0352E"/>
    <w:rsid w:val="00D03B68"/>
    <w:rsid w:val="00D03C37"/>
    <w:rsid w:val="00D03DBC"/>
    <w:rsid w:val="00D03EAE"/>
    <w:rsid w:val="00D05B23"/>
    <w:rsid w:val="00D06147"/>
    <w:rsid w:val="00D062BB"/>
    <w:rsid w:val="00D102D9"/>
    <w:rsid w:val="00D1101C"/>
    <w:rsid w:val="00D12536"/>
    <w:rsid w:val="00D14267"/>
    <w:rsid w:val="00D146C9"/>
    <w:rsid w:val="00D14AE6"/>
    <w:rsid w:val="00D16032"/>
    <w:rsid w:val="00D16AED"/>
    <w:rsid w:val="00D20D4A"/>
    <w:rsid w:val="00D20E20"/>
    <w:rsid w:val="00D2109B"/>
    <w:rsid w:val="00D23503"/>
    <w:rsid w:val="00D23DF8"/>
    <w:rsid w:val="00D24E63"/>
    <w:rsid w:val="00D26226"/>
    <w:rsid w:val="00D26F62"/>
    <w:rsid w:val="00D30697"/>
    <w:rsid w:val="00D31FEB"/>
    <w:rsid w:val="00D3272D"/>
    <w:rsid w:val="00D32745"/>
    <w:rsid w:val="00D32DFE"/>
    <w:rsid w:val="00D34C7F"/>
    <w:rsid w:val="00D35624"/>
    <w:rsid w:val="00D36EB3"/>
    <w:rsid w:val="00D37C74"/>
    <w:rsid w:val="00D4119B"/>
    <w:rsid w:val="00D44E1E"/>
    <w:rsid w:val="00D454E9"/>
    <w:rsid w:val="00D4572C"/>
    <w:rsid w:val="00D46144"/>
    <w:rsid w:val="00D467F6"/>
    <w:rsid w:val="00D46E0E"/>
    <w:rsid w:val="00D47BA8"/>
    <w:rsid w:val="00D504EC"/>
    <w:rsid w:val="00D52046"/>
    <w:rsid w:val="00D5207C"/>
    <w:rsid w:val="00D54526"/>
    <w:rsid w:val="00D546C2"/>
    <w:rsid w:val="00D54A02"/>
    <w:rsid w:val="00D54E5D"/>
    <w:rsid w:val="00D556F3"/>
    <w:rsid w:val="00D5691F"/>
    <w:rsid w:val="00D574B4"/>
    <w:rsid w:val="00D60F1D"/>
    <w:rsid w:val="00D61658"/>
    <w:rsid w:val="00D63D17"/>
    <w:rsid w:val="00D63E5C"/>
    <w:rsid w:val="00D64964"/>
    <w:rsid w:val="00D64B7D"/>
    <w:rsid w:val="00D65078"/>
    <w:rsid w:val="00D65B72"/>
    <w:rsid w:val="00D66339"/>
    <w:rsid w:val="00D66349"/>
    <w:rsid w:val="00D70370"/>
    <w:rsid w:val="00D706B4"/>
    <w:rsid w:val="00D70CFB"/>
    <w:rsid w:val="00D71050"/>
    <w:rsid w:val="00D72C28"/>
    <w:rsid w:val="00D73679"/>
    <w:rsid w:val="00D737B1"/>
    <w:rsid w:val="00D742EE"/>
    <w:rsid w:val="00D7595B"/>
    <w:rsid w:val="00D75B86"/>
    <w:rsid w:val="00D77AF6"/>
    <w:rsid w:val="00D803D4"/>
    <w:rsid w:val="00D815B1"/>
    <w:rsid w:val="00D81AEC"/>
    <w:rsid w:val="00D82B15"/>
    <w:rsid w:val="00D83CD2"/>
    <w:rsid w:val="00D8415F"/>
    <w:rsid w:val="00D84AC2"/>
    <w:rsid w:val="00D85320"/>
    <w:rsid w:val="00D8686A"/>
    <w:rsid w:val="00D87685"/>
    <w:rsid w:val="00D9056E"/>
    <w:rsid w:val="00D91B5B"/>
    <w:rsid w:val="00D91CC1"/>
    <w:rsid w:val="00D91E69"/>
    <w:rsid w:val="00D92414"/>
    <w:rsid w:val="00D93824"/>
    <w:rsid w:val="00D946AA"/>
    <w:rsid w:val="00D95142"/>
    <w:rsid w:val="00D963CB"/>
    <w:rsid w:val="00D97D2C"/>
    <w:rsid w:val="00DA05CB"/>
    <w:rsid w:val="00DA0D64"/>
    <w:rsid w:val="00DA1CCD"/>
    <w:rsid w:val="00DA25D4"/>
    <w:rsid w:val="00DA2C4E"/>
    <w:rsid w:val="00DA3306"/>
    <w:rsid w:val="00DA3F05"/>
    <w:rsid w:val="00DA50C2"/>
    <w:rsid w:val="00DA55DB"/>
    <w:rsid w:val="00DA561D"/>
    <w:rsid w:val="00DA6493"/>
    <w:rsid w:val="00DA64AB"/>
    <w:rsid w:val="00DA698E"/>
    <w:rsid w:val="00DA6C8D"/>
    <w:rsid w:val="00DA6F56"/>
    <w:rsid w:val="00DA769D"/>
    <w:rsid w:val="00DA7815"/>
    <w:rsid w:val="00DB12C9"/>
    <w:rsid w:val="00DB40C7"/>
    <w:rsid w:val="00DB441B"/>
    <w:rsid w:val="00DB4569"/>
    <w:rsid w:val="00DB495A"/>
    <w:rsid w:val="00DB4AFA"/>
    <w:rsid w:val="00DB6586"/>
    <w:rsid w:val="00DB6C2D"/>
    <w:rsid w:val="00DB6EDA"/>
    <w:rsid w:val="00DB7730"/>
    <w:rsid w:val="00DC0590"/>
    <w:rsid w:val="00DC0762"/>
    <w:rsid w:val="00DC345B"/>
    <w:rsid w:val="00DC364A"/>
    <w:rsid w:val="00DC4C02"/>
    <w:rsid w:val="00DC511A"/>
    <w:rsid w:val="00DC6BBD"/>
    <w:rsid w:val="00DC7C94"/>
    <w:rsid w:val="00DD02F3"/>
    <w:rsid w:val="00DD079F"/>
    <w:rsid w:val="00DD1ABF"/>
    <w:rsid w:val="00DD2160"/>
    <w:rsid w:val="00DD2844"/>
    <w:rsid w:val="00DD315F"/>
    <w:rsid w:val="00DD35FB"/>
    <w:rsid w:val="00DD3923"/>
    <w:rsid w:val="00DD416C"/>
    <w:rsid w:val="00DD47E4"/>
    <w:rsid w:val="00DD487B"/>
    <w:rsid w:val="00DD4D09"/>
    <w:rsid w:val="00DD55D0"/>
    <w:rsid w:val="00DD7644"/>
    <w:rsid w:val="00DD7AF3"/>
    <w:rsid w:val="00DD7D91"/>
    <w:rsid w:val="00DD7EC2"/>
    <w:rsid w:val="00DE00FE"/>
    <w:rsid w:val="00DE1B0B"/>
    <w:rsid w:val="00DE1BD6"/>
    <w:rsid w:val="00DE225B"/>
    <w:rsid w:val="00DE3819"/>
    <w:rsid w:val="00DE3EC9"/>
    <w:rsid w:val="00DE5C98"/>
    <w:rsid w:val="00DE7327"/>
    <w:rsid w:val="00DE7886"/>
    <w:rsid w:val="00DF06C6"/>
    <w:rsid w:val="00DF2571"/>
    <w:rsid w:val="00DF3F4A"/>
    <w:rsid w:val="00DF43C5"/>
    <w:rsid w:val="00DF4A68"/>
    <w:rsid w:val="00DF4AEF"/>
    <w:rsid w:val="00DF5445"/>
    <w:rsid w:val="00DF5AA2"/>
    <w:rsid w:val="00DF6374"/>
    <w:rsid w:val="00DF6DF5"/>
    <w:rsid w:val="00DF77AB"/>
    <w:rsid w:val="00DF7935"/>
    <w:rsid w:val="00DF7D09"/>
    <w:rsid w:val="00DF7F26"/>
    <w:rsid w:val="00E003CA"/>
    <w:rsid w:val="00E00923"/>
    <w:rsid w:val="00E00AE0"/>
    <w:rsid w:val="00E0103C"/>
    <w:rsid w:val="00E02DFC"/>
    <w:rsid w:val="00E02F5B"/>
    <w:rsid w:val="00E04450"/>
    <w:rsid w:val="00E04E77"/>
    <w:rsid w:val="00E05179"/>
    <w:rsid w:val="00E05D5E"/>
    <w:rsid w:val="00E067DC"/>
    <w:rsid w:val="00E07C04"/>
    <w:rsid w:val="00E07E77"/>
    <w:rsid w:val="00E1068D"/>
    <w:rsid w:val="00E10746"/>
    <w:rsid w:val="00E13A91"/>
    <w:rsid w:val="00E16049"/>
    <w:rsid w:val="00E208E6"/>
    <w:rsid w:val="00E20F29"/>
    <w:rsid w:val="00E21C64"/>
    <w:rsid w:val="00E221EB"/>
    <w:rsid w:val="00E228F5"/>
    <w:rsid w:val="00E22D38"/>
    <w:rsid w:val="00E22FA0"/>
    <w:rsid w:val="00E235C8"/>
    <w:rsid w:val="00E24E93"/>
    <w:rsid w:val="00E25199"/>
    <w:rsid w:val="00E25D9D"/>
    <w:rsid w:val="00E2636C"/>
    <w:rsid w:val="00E26683"/>
    <w:rsid w:val="00E26E1D"/>
    <w:rsid w:val="00E270B4"/>
    <w:rsid w:val="00E276EF"/>
    <w:rsid w:val="00E30BF6"/>
    <w:rsid w:val="00E30C95"/>
    <w:rsid w:val="00E319B6"/>
    <w:rsid w:val="00E3331E"/>
    <w:rsid w:val="00E33725"/>
    <w:rsid w:val="00E35812"/>
    <w:rsid w:val="00E36A23"/>
    <w:rsid w:val="00E36CE1"/>
    <w:rsid w:val="00E3731E"/>
    <w:rsid w:val="00E376BF"/>
    <w:rsid w:val="00E37E59"/>
    <w:rsid w:val="00E413CB"/>
    <w:rsid w:val="00E42D06"/>
    <w:rsid w:val="00E43D2B"/>
    <w:rsid w:val="00E447D0"/>
    <w:rsid w:val="00E45C44"/>
    <w:rsid w:val="00E45CF9"/>
    <w:rsid w:val="00E45D04"/>
    <w:rsid w:val="00E478FB"/>
    <w:rsid w:val="00E502AC"/>
    <w:rsid w:val="00E50671"/>
    <w:rsid w:val="00E50AAA"/>
    <w:rsid w:val="00E51490"/>
    <w:rsid w:val="00E514B5"/>
    <w:rsid w:val="00E51EC5"/>
    <w:rsid w:val="00E51FA9"/>
    <w:rsid w:val="00E52DDE"/>
    <w:rsid w:val="00E53973"/>
    <w:rsid w:val="00E54398"/>
    <w:rsid w:val="00E54ACF"/>
    <w:rsid w:val="00E5533E"/>
    <w:rsid w:val="00E5557D"/>
    <w:rsid w:val="00E5571D"/>
    <w:rsid w:val="00E55A8F"/>
    <w:rsid w:val="00E55F2C"/>
    <w:rsid w:val="00E56066"/>
    <w:rsid w:val="00E56518"/>
    <w:rsid w:val="00E56F19"/>
    <w:rsid w:val="00E56F26"/>
    <w:rsid w:val="00E57514"/>
    <w:rsid w:val="00E57B5B"/>
    <w:rsid w:val="00E6030F"/>
    <w:rsid w:val="00E60EBC"/>
    <w:rsid w:val="00E615D6"/>
    <w:rsid w:val="00E61860"/>
    <w:rsid w:val="00E61DBB"/>
    <w:rsid w:val="00E634CE"/>
    <w:rsid w:val="00E64B49"/>
    <w:rsid w:val="00E650C5"/>
    <w:rsid w:val="00E6565C"/>
    <w:rsid w:val="00E65EC3"/>
    <w:rsid w:val="00E65EDE"/>
    <w:rsid w:val="00E66EBA"/>
    <w:rsid w:val="00E67CE7"/>
    <w:rsid w:val="00E7026F"/>
    <w:rsid w:val="00E7220D"/>
    <w:rsid w:val="00E72253"/>
    <w:rsid w:val="00E72457"/>
    <w:rsid w:val="00E72E74"/>
    <w:rsid w:val="00E72F33"/>
    <w:rsid w:val="00E73710"/>
    <w:rsid w:val="00E73AC6"/>
    <w:rsid w:val="00E73BD5"/>
    <w:rsid w:val="00E73D53"/>
    <w:rsid w:val="00E74692"/>
    <w:rsid w:val="00E74C7B"/>
    <w:rsid w:val="00E74F6E"/>
    <w:rsid w:val="00E7518F"/>
    <w:rsid w:val="00E75A84"/>
    <w:rsid w:val="00E7626E"/>
    <w:rsid w:val="00E7769E"/>
    <w:rsid w:val="00E77AAC"/>
    <w:rsid w:val="00E81818"/>
    <w:rsid w:val="00E82F4B"/>
    <w:rsid w:val="00E8365E"/>
    <w:rsid w:val="00E840BF"/>
    <w:rsid w:val="00E84136"/>
    <w:rsid w:val="00E84D33"/>
    <w:rsid w:val="00E86655"/>
    <w:rsid w:val="00E86C03"/>
    <w:rsid w:val="00E8719F"/>
    <w:rsid w:val="00E87CAE"/>
    <w:rsid w:val="00E923EF"/>
    <w:rsid w:val="00E92E92"/>
    <w:rsid w:val="00E93627"/>
    <w:rsid w:val="00E936A4"/>
    <w:rsid w:val="00E93809"/>
    <w:rsid w:val="00E94F11"/>
    <w:rsid w:val="00E95EC0"/>
    <w:rsid w:val="00E96B26"/>
    <w:rsid w:val="00E97A59"/>
    <w:rsid w:val="00EA0BBA"/>
    <w:rsid w:val="00EA1D66"/>
    <w:rsid w:val="00EA25AA"/>
    <w:rsid w:val="00EA337E"/>
    <w:rsid w:val="00EA369A"/>
    <w:rsid w:val="00EA3BA2"/>
    <w:rsid w:val="00EA683B"/>
    <w:rsid w:val="00EA7BB5"/>
    <w:rsid w:val="00EB0721"/>
    <w:rsid w:val="00EB10B2"/>
    <w:rsid w:val="00EB1B49"/>
    <w:rsid w:val="00EB1EE2"/>
    <w:rsid w:val="00EB1F3D"/>
    <w:rsid w:val="00EB31B2"/>
    <w:rsid w:val="00EB5398"/>
    <w:rsid w:val="00EB5836"/>
    <w:rsid w:val="00EB5C91"/>
    <w:rsid w:val="00EB6D6F"/>
    <w:rsid w:val="00EB7A6C"/>
    <w:rsid w:val="00EB7EB2"/>
    <w:rsid w:val="00EC12AF"/>
    <w:rsid w:val="00EC21E7"/>
    <w:rsid w:val="00EC273C"/>
    <w:rsid w:val="00EC37A8"/>
    <w:rsid w:val="00EC4B07"/>
    <w:rsid w:val="00EC4E42"/>
    <w:rsid w:val="00EC5CFD"/>
    <w:rsid w:val="00EC5F96"/>
    <w:rsid w:val="00EC69D7"/>
    <w:rsid w:val="00EC6A13"/>
    <w:rsid w:val="00EC70BD"/>
    <w:rsid w:val="00EC7C42"/>
    <w:rsid w:val="00ED01F7"/>
    <w:rsid w:val="00ED038C"/>
    <w:rsid w:val="00ED0390"/>
    <w:rsid w:val="00ED047F"/>
    <w:rsid w:val="00ED24AC"/>
    <w:rsid w:val="00ED2A9A"/>
    <w:rsid w:val="00ED2C77"/>
    <w:rsid w:val="00ED387F"/>
    <w:rsid w:val="00ED3B22"/>
    <w:rsid w:val="00ED41ED"/>
    <w:rsid w:val="00ED4717"/>
    <w:rsid w:val="00ED5D0F"/>
    <w:rsid w:val="00ED7151"/>
    <w:rsid w:val="00ED78BF"/>
    <w:rsid w:val="00EE04A0"/>
    <w:rsid w:val="00EE16E6"/>
    <w:rsid w:val="00EE1748"/>
    <w:rsid w:val="00EE49ED"/>
    <w:rsid w:val="00EE70CC"/>
    <w:rsid w:val="00EE7C87"/>
    <w:rsid w:val="00EF00A4"/>
    <w:rsid w:val="00EF12C6"/>
    <w:rsid w:val="00EF415D"/>
    <w:rsid w:val="00EF46BE"/>
    <w:rsid w:val="00EF4F85"/>
    <w:rsid w:val="00EF5174"/>
    <w:rsid w:val="00EF5D20"/>
    <w:rsid w:val="00EF7137"/>
    <w:rsid w:val="00F016D6"/>
    <w:rsid w:val="00F02DB6"/>
    <w:rsid w:val="00F0300A"/>
    <w:rsid w:val="00F0394C"/>
    <w:rsid w:val="00F03A66"/>
    <w:rsid w:val="00F03CFD"/>
    <w:rsid w:val="00F03E5E"/>
    <w:rsid w:val="00F041E1"/>
    <w:rsid w:val="00F05073"/>
    <w:rsid w:val="00F05E7C"/>
    <w:rsid w:val="00F07FE0"/>
    <w:rsid w:val="00F11ABD"/>
    <w:rsid w:val="00F126ED"/>
    <w:rsid w:val="00F1273B"/>
    <w:rsid w:val="00F133A8"/>
    <w:rsid w:val="00F14D7D"/>
    <w:rsid w:val="00F1546B"/>
    <w:rsid w:val="00F1658C"/>
    <w:rsid w:val="00F17D75"/>
    <w:rsid w:val="00F20334"/>
    <w:rsid w:val="00F20470"/>
    <w:rsid w:val="00F20EF8"/>
    <w:rsid w:val="00F2327F"/>
    <w:rsid w:val="00F24C23"/>
    <w:rsid w:val="00F3018F"/>
    <w:rsid w:val="00F30232"/>
    <w:rsid w:val="00F30864"/>
    <w:rsid w:val="00F3095E"/>
    <w:rsid w:val="00F30B10"/>
    <w:rsid w:val="00F324D4"/>
    <w:rsid w:val="00F33250"/>
    <w:rsid w:val="00F356FA"/>
    <w:rsid w:val="00F367E9"/>
    <w:rsid w:val="00F3797B"/>
    <w:rsid w:val="00F37F6C"/>
    <w:rsid w:val="00F40067"/>
    <w:rsid w:val="00F414B6"/>
    <w:rsid w:val="00F42C2F"/>
    <w:rsid w:val="00F44704"/>
    <w:rsid w:val="00F4478B"/>
    <w:rsid w:val="00F44888"/>
    <w:rsid w:val="00F47BDA"/>
    <w:rsid w:val="00F47FAF"/>
    <w:rsid w:val="00F50357"/>
    <w:rsid w:val="00F522D0"/>
    <w:rsid w:val="00F53D42"/>
    <w:rsid w:val="00F5454D"/>
    <w:rsid w:val="00F5456C"/>
    <w:rsid w:val="00F5472A"/>
    <w:rsid w:val="00F57F13"/>
    <w:rsid w:val="00F6205A"/>
    <w:rsid w:val="00F62731"/>
    <w:rsid w:val="00F6368A"/>
    <w:rsid w:val="00F63B79"/>
    <w:rsid w:val="00F64208"/>
    <w:rsid w:val="00F66372"/>
    <w:rsid w:val="00F72519"/>
    <w:rsid w:val="00F72C57"/>
    <w:rsid w:val="00F7367A"/>
    <w:rsid w:val="00F73F67"/>
    <w:rsid w:val="00F743C1"/>
    <w:rsid w:val="00F74ABE"/>
    <w:rsid w:val="00F75B87"/>
    <w:rsid w:val="00F77066"/>
    <w:rsid w:val="00F8089E"/>
    <w:rsid w:val="00F80A2E"/>
    <w:rsid w:val="00F80FA7"/>
    <w:rsid w:val="00F829D1"/>
    <w:rsid w:val="00F82E59"/>
    <w:rsid w:val="00F83AA0"/>
    <w:rsid w:val="00F83DBF"/>
    <w:rsid w:val="00F84035"/>
    <w:rsid w:val="00F84E4A"/>
    <w:rsid w:val="00F853B5"/>
    <w:rsid w:val="00F85F5F"/>
    <w:rsid w:val="00F910BF"/>
    <w:rsid w:val="00F91289"/>
    <w:rsid w:val="00F92D28"/>
    <w:rsid w:val="00F93174"/>
    <w:rsid w:val="00F95480"/>
    <w:rsid w:val="00F95D9D"/>
    <w:rsid w:val="00F96B00"/>
    <w:rsid w:val="00F96DCB"/>
    <w:rsid w:val="00F96DD5"/>
    <w:rsid w:val="00F97785"/>
    <w:rsid w:val="00F97914"/>
    <w:rsid w:val="00FA1042"/>
    <w:rsid w:val="00FA175C"/>
    <w:rsid w:val="00FA2F56"/>
    <w:rsid w:val="00FA3442"/>
    <w:rsid w:val="00FA3781"/>
    <w:rsid w:val="00FA37BD"/>
    <w:rsid w:val="00FA3AB6"/>
    <w:rsid w:val="00FA3F9B"/>
    <w:rsid w:val="00FA64E9"/>
    <w:rsid w:val="00FA6E34"/>
    <w:rsid w:val="00FA7270"/>
    <w:rsid w:val="00FB0F0B"/>
    <w:rsid w:val="00FB1B8B"/>
    <w:rsid w:val="00FB1CCD"/>
    <w:rsid w:val="00FB38E1"/>
    <w:rsid w:val="00FB3FBE"/>
    <w:rsid w:val="00FB443B"/>
    <w:rsid w:val="00FB45FB"/>
    <w:rsid w:val="00FB5458"/>
    <w:rsid w:val="00FB59F1"/>
    <w:rsid w:val="00FB5A34"/>
    <w:rsid w:val="00FB5CDC"/>
    <w:rsid w:val="00FB7193"/>
    <w:rsid w:val="00FB7AF2"/>
    <w:rsid w:val="00FB7EFF"/>
    <w:rsid w:val="00FB7FA2"/>
    <w:rsid w:val="00FC05EE"/>
    <w:rsid w:val="00FC2180"/>
    <w:rsid w:val="00FC2345"/>
    <w:rsid w:val="00FC2C53"/>
    <w:rsid w:val="00FC42E3"/>
    <w:rsid w:val="00FC4887"/>
    <w:rsid w:val="00FC4952"/>
    <w:rsid w:val="00FC5198"/>
    <w:rsid w:val="00FC5241"/>
    <w:rsid w:val="00FC527F"/>
    <w:rsid w:val="00FC64BF"/>
    <w:rsid w:val="00FC6F24"/>
    <w:rsid w:val="00FD0153"/>
    <w:rsid w:val="00FD051A"/>
    <w:rsid w:val="00FD12DB"/>
    <w:rsid w:val="00FD2916"/>
    <w:rsid w:val="00FD32F5"/>
    <w:rsid w:val="00FD5730"/>
    <w:rsid w:val="00FD58DE"/>
    <w:rsid w:val="00FD6202"/>
    <w:rsid w:val="00FD649D"/>
    <w:rsid w:val="00FE0C1D"/>
    <w:rsid w:val="00FE2041"/>
    <w:rsid w:val="00FE20C9"/>
    <w:rsid w:val="00FE2C73"/>
    <w:rsid w:val="00FE2DD3"/>
    <w:rsid w:val="00FE3A8E"/>
    <w:rsid w:val="00FE3DCE"/>
    <w:rsid w:val="00FE4A2F"/>
    <w:rsid w:val="00FE5E36"/>
    <w:rsid w:val="00FE6490"/>
    <w:rsid w:val="00FE70B1"/>
    <w:rsid w:val="00FE70E4"/>
    <w:rsid w:val="00FE721C"/>
    <w:rsid w:val="00FE741E"/>
    <w:rsid w:val="00FE7EB2"/>
    <w:rsid w:val="00FF109A"/>
    <w:rsid w:val="00FF2118"/>
    <w:rsid w:val="00FF3A62"/>
    <w:rsid w:val="00FF3B36"/>
    <w:rsid w:val="00FF4273"/>
    <w:rsid w:val="00FF4783"/>
    <w:rsid w:val="00FF6690"/>
    <w:rsid w:val="00FF6FF8"/>
    <w:rsid w:val="00FF7936"/>
    <w:rsid w:val="00FF7A63"/>
    <w:rsid w:val="00FF7A68"/>
    <w:rsid w:val="01176148"/>
    <w:rsid w:val="011B5916"/>
    <w:rsid w:val="015A33BE"/>
    <w:rsid w:val="0165B263"/>
    <w:rsid w:val="016CFBBE"/>
    <w:rsid w:val="019D4DBB"/>
    <w:rsid w:val="01A69CB5"/>
    <w:rsid w:val="01B05007"/>
    <w:rsid w:val="01BAB87C"/>
    <w:rsid w:val="01CD2573"/>
    <w:rsid w:val="01E6BABA"/>
    <w:rsid w:val="01EF4B44"/>
    <w:rsid w:val="0204AA3D"/>
    <w:rsid w:val="0218BA75"/>
    <w:rsid w:val="024BA28C"/>
    <w:rsid w:val="02513CF1"/>
    <w:rsid w:val="025D73FA"/>
    <w:rsid w:val="0268C8CE"/>
    <w:rsid w:val="026E9781"/>
    <w:rsid w:val="0289F5DB"/>
    <w:rsid w:val="02985DF2"/>
    <w:rsid w:val="0299A1D7"/>
    <w:rsid w:val="02B50AEA"/>
    <w:rsid w:val="02BB24F3"/>
    <w:rsid w:val="02E01A70"/>
    <w:rsid w:val="02FB102C"/>
    <w:rsid w:val="0306373F"/>
    <w:rsid w:val="035627EB"/>
    <w:rsid w:val="03855FDD"/>
    <w:rsid w:val="0398BA05"/>
    <w:rsid w:val="03C9AFB1"/>
    <w:rsid w:val="03CD1154"/>
    <w:rsid w:val="03DFFE82"/>
    <w:rsid w:val="03F112BB"/>
    <w:rsid w:val="03FC50F0"/>
    <w:rsid w:val="0403E30B"/>
    <w:rsid w:val="04328CF5"/>
    <w:rsid w:val="043A4641"/>
    <w:rsid w:val="043F0C19"/>
    <w:rsid w:val="04505E01"/>
    <w:rsid w:val="0464A962"/>
    <w:rsid w:val="04777CCE"/>
    <w:rsid w:val="0490E74F"/>
    <w:rsid w:val="04C23577"/>
    <w:rsid w:val="04F5A5A9"/>
    <w:rsid w:val="0509B067"/>
    <w:rsid w:val="05496F42"/>
    <w:rsid w:val="05633A2C"/>
    <w:rsid w:val="0577D743"/>
    <w:rsid w:val="058B70E1"/>
    <w:rsid w:val="05900005"/>
    <w:rsid w:val="05B4A22C"/>
    <w:rsid w:val="05DE7775"/>
    <w:rsid w:val="05EFC0F4"/>
    <w:rsid w:val="05F1161F"/>
    <w:rsid w:val="060465BF"/>
    <w:rsid w:val="06196C56"/>
    <w:rsid w:val="064B25D9"/>
    <w:rsid w:val="0683EFAF"/>
    <w:rsid w:val="068B1AA7"/>
    <w:rsid w:val="069CFB20"/>
    <w:rsid w:val="06ACC86A"/>
    <w:rsid w:val="06B516F8"/>
    <w:rsid w:val="06BC7BB6"/>
    <w:rsid w:val="06DE5EA0"/>
    <w:rsid w:val="06E5380F"/>
    <w:rsid w:val="06FBBD3A"/>
    <w:rsid w:val="0706BE07"/>
    <w:rsid w:val="0739BF76"/>
    <w:rsid w:val="074B9775"/>
    <w:rsid w:val="07582C01"/>
    <w:rsid w:val="075B73C3"/>
    <w:rsid w:val="077B6BC0"/>
    <w:rsid w:val="078972D5"/>
    <w:rsid w:val="078F468A"/>
    <w:rsid w:val="078F61FD"/>
    <w:rsid w:val="07903089"/>
    <w:rsid w:val="07999474"/>
    <w:rsid w:val="07AFF96E"/>
    <w:rsid w:val="07CC054E"/>
    <w:rsid w:val="07FFA93E"/>
    <w:rsid w:val="0808537D"/>
    <w:rsid w:val="0809585F"/>
    <w:rsid w:val="081585E3"/>
    <w:rsid w:val="083B9EA2"/>
    <w:rsid w:val="0845C436"/>
    <w:rsid w:val="0863F791"/>
    <w:rsid w:val="08751A7D"/>
    <w:rsid w:val="089797C0"/>
    <w:rsid w:val="08C84145"/>
    <w:rsid w:val="08D2866A"/>
    <w:rsid w:val="08E40936"/>
    <w:rsid w:val="092406C2"/>
    <w:rsid w:val="092C2843"/>
    <w:rsid w:val="0954A117"/>
    <w:rsid w:val="095C4984"/>
    <w:rsid w:val="098316E2"/>
    <w:rsid w:val="09932020"/>
    <w:rsid w:val="099A815A"/>
    <w:rsid w:val="09A5F851"/>
    <w:rsid w:val="09DEAE69"/>
    <w:rsid w:val="0A0BA44A"/>
    <w:rsid w:val="0A0C148A"/>
    <w:rsid w:val="0A24DC42"/>
    <w:rsid w:val="0A28105D"/>
    <w:rsid w:val="0A3A2E72"/>
    <w:rsid w:val="0A3CFB89"/>
    <w:rsid w:val="0A4C6DCA"/>
    <w:rsid w:val="0A4F9055"/>
    <w:rsid w:val="0A537F90"/>
    <w:rsid w:val="0A5BFA0F"/>
    <w:rsid w:val="0A695EDA"/>
    <w:rsid w:val="0A9F73D1"/>
    <w:rsid w:val="0AD6BFDB"/>
    <w:rsid w:val="0ADB7E95"/>
    <w:rsid w:val="0AE0C6C6"/>
    <w:rsid w:val="0AE74C3B"/>
    <w:rsid w:val="0AEE70FD"/>
    <w:rsid w:val="0B125E98"/>
    <w:rsid w:val="0B1F4105"/>
    <w:rsid w:val="0B2F5622"/>
    <w:rsid w:val="0B4F9CA5"/>
    <w:rsid w:val="0B5FD63D"/>
    <w:rsid w:val="0B6AC56C"/>
    <w:rsid w:val="0B8C4215"/>
    <w:rsid w:val="0B94796E"/>
    <w:rsid w:val="0BAC94E4"/>
    <w:rsid w:val="0BAF6A78"/>
    <w:rsid w:val="0BC5F581"/>
    <w:rsid w:val="0BD678A7"/>
    <w:rsid w:val="0C0AB529"/>
    <w:rsid w:val="0C1C9546"/>
    <w:rsid w:val="0C208E5A"/>
    <w:rsid w:val="0C3378E7"/>
    <w:rsid w:val="0C3A3501"/>
    <w:rsid w:val="0C53CD22"/>
    <w:rsid w:val="0C80F452"/>
    <w:rsid w:val="0C8AC02C"/>
    <w:rsid w:val="0C98B93F"/>
    <w:rsid w:val="0C9FB8F7"/>
    <w:rsid w:val="0CAB4F07"/>
    <w:rsid w:val="0CAE2759"/>
    <w:rsid w:val="0CB678B8"/>
    <w:rsid w:val="0CBDADD3"/>
    <w:rsid w:val="0CD1A737"/>
    <w:rsid w:val="0CD711D1"/>
    <w:rsid w:val="0D02599D"/>
    <w:rsid w:val="0D0A73EE"/>
    <w:rsid w:val="0D1A541F"/>
    <w:rsid w:val="0D3DDF6C"/>
    <w:rsid w:val="0D4BEC08"/>
    <w:rsid w:val="0D7904C9"/>
    <w:rsid w:val="0D79C51C"/>
    <w:rsid w:val="0DA4DC25"/>
    <w:rsid w:val="0DD92E15"/>
    <w:rsid w:val="0DDFE9A5"/>
    <w:rsid w:val="0E17DC97"/>
    <w:rsid w:val="0E284966"/>
    <w:rsid w:val="0E2891DC"/>
    <w:rsid w:val="0E3F121A"/>
    <w:rsid w:val="0E4BD36C"/>
    <w:rsid w:val="0E52C73A"/>
    <w:rsid w:val="0E64A309"/>
    <w:rsid w:val="0E6FF80D"/>
    <w:rsid w:val="0E707B6C"/>
    <w:rsid w:val="0ED66F27"/>
    <w:rsid w:val="0ED8FE38"/>
    <w:rsid w:val="0EE10E79"/>
    <w:rsid w:val="0EE7E343"/>
    <w:rsid w:val="0EEDEB7A"/>
    <w:rsid w:val="0EEF867D"/>
    <w:rsid w:val="0EF8D5CE"/>
    <w:rsid w:val="0EFA27F0"/>
    <w:rsid w:val="0F2110CE"/>
    <w:rsid w:val="0F3473CA"/>
    <w:rsid w:val="0F58ABD7"/>
    <w:rsid w:val="0F91656C"/>
    <w:rsid w:val="0F925A77"/>
    <w:rsid w:val="0FABBC51"/>
    <w:rsid w:val="0FD5814D"/>
    <w:rsid w:val="0FEBCB66"/>
    <w:rsid w:val="10043EEF"/>
    <w:rsid w:val="1017101F"/>
    <w:rsid w:val="101AC810"/>
    <w:rsid w:val="102F67EA"/>
    <w:rsid w:val="103A9F13"/>
    <w:rsid w:val="10443853"/>
    <w:rsid w:val="104E564B"/>
    <w:rsid w:val="10A6E579"/>
    <w:rsid w:val="10B0EDEB"/>
    <w:rsid w:val="10BEE65D"/>
    <w:rsid w:val="10CA47A2"/>
    <w:rsid w:val="10D60B72"/>
    <w:rsid w:val="10D89381"/>
    <w:rsid w:val="10DCAC9A"/>
    <w:rsid w:val="10E1FA73"/>
    <w:rsid w:val="10FD7F9C"/>
    <w:rsid w:val="11156048"/>
    <w:rsid w:val="11237471"/>
    <w:rsid w:val="113F0E82"/>
    <w:rsid w:val="11435EF8"/>
    <w:rsid w:val="11477521"/>
    <w:rsid w:val="11B3D938"/>
    <w:rsid w:val="11E8403D"/>
    <w:rsid w:val="11F9133B"/>
    <w:rsid w:val="1218EA68"/>
    <w:rsid w:val="12201CD2"/>
    <w:rsid w:val="122D32E2"/>
    <w:rsid w:val="122FA963"/>
    <w:rsid w:val="1236DD26"/>
    <w:rsid w:val="1240BFF1"/>
    <w:rsid w:val="12500E26"/>
    <w:rsid w:val="12719DDB"/>
    <w:rsid w:val="127815A9"/>
    <w:rsid w:val="1299461C"/>
    <w:rsid w:val="12A1CFB3"/>
    <w:rsid w:val="12A5A18C"/>
    <w:rsid w:val="12E36ED5"/>
    <w:rsid w:val="13247DE8"/>
    <w:rsid w:val="1332CDAA"/>
    <w:rsid w:val="135D8B5F"/>
    <w:rsid w:val="1361DCDD"/>
    <w:rsid w:val="136D69EE"/>
    <w:rsid w:val="1374A88C"/>
    <w:rsid w:val="1382CF1E"/>
    <w:rsid w:val="1392F48E"/>
    <w:rsid w:val="139F04CD"/>
    <w:rsid w:val="139F5393"/>
    <w:rsid w:val="13C2F039"/>
    <w:rsid w:val="13C3CDC5"/>
    <w:rsid w:val="13CA24F3"/>
    <w:rsid w:val="13F8E2FE"/>
    <w:rsid w:val="13FF6718"/>
    <w:rsid w:val="142B0CBE"/>
    <w:rsid w:val="142C4BA6"/>
    <w:rsid w:val="142D91ED"/>
    <w:rsid w:val="14340FE0"/>
    <w:rsid w:val="14436074"/>
    <w:rsid w:val="144A7E2B"/>
    <w:rsid w:val="144CD16D"/>
    <w:rsid w:val="1489B7A9"/>
    <w:rsid w:val="14A0618F"/>
    <w:rsid w:val="14C3B9DF"/>
    <w:rsid w:val="14E247BA"/>
    <w:rsid w:val="14F055C6"/>
    <w:rsid w:val="15030296"/>
    <w:rsid w:val="150F870F"/>
    <w:rsid w:val="1521D18E"/>
    <w:rsid w:val="152CCE4A"/>
    <w:rsid w:val="15361FB1"/>
    <w:rsid w:val="1544808D"/>
    <w:rsid w:val="155F8ACF"/>
    <w:rsid w:val="1577235E"/>
    <w:rsid w:val="157BCB7C"/>
    <w:rsid w:val="1588CC5F"/>
    <w:rsid w:val="15B542BC"/>
    <w:rsid w:val="15F082F9"/>
    <w:rsid w:val="15F5DA5D"/>
    <w:rsid w:val="16035C32"/>
    <w:rsid w:val="16055CCE"/>
    <w:rsid w:val="16225708"/>
    <w:rsid w:val="164BD976"/>
    <w:rsid w:val="16584AAF"/>
    <w:rsid w:val="16723186"/>
    <w:rsid w:val="16810AE2"/>
    <w:rsid w:val="16AE8C5B"/>
    <w:rsid w:val="16B2E44A"/>
    <w:rsid w:val="16D35633"/>
    <w:rsid w:val="16D9243C"/>
    <w:rsid w:val="16DBADEA"/>
    <w:rsid w:val="16E002BC"/>
    <w:rsid w:val="16E2D2B6"/>
    <w:rsid w:val="16EBE611"/>
    <w:rsid w:val="16F05164"/>
    <w:rsid w:val="16FF8A23"/>
    <w:rsid w:val="17253547"/>
    <w:rsid w:val="172577D1"/>
    <w:rsid w:val="172C0269"/>
    <w:rsid w:val="1733423E"/>
    <w:rsid w:val="17351A2B"/>
    <w:rsid w:val="17835F7F"/>
    <w:rsid w:val="17A1A8AF"/>
    <w:rsid w:val="17ABA22D"/>
    <w:rsid w:val="17CD6E82"/>
    <w:rsid w:val="17DA5F84"/>
    <w:rsid w:val="17FF3613"/>
    <w:rsid w:val="180178DC"/>
    <w:rsid w:val="180B13F9"/>
    <w:rsid w:val="181115F4"/>
    <w:rsid w:val="18218B44"/>
    <w:rsid w:val="18254325"/>
    <w:rsid w:val="1828A4F8"/>
    <w:rsid w:val="18305F13"/>
    <w:rsid w:val="1837BC74"/>
    <w:rsid w:val="18389DFC"/>
    <w:rsid w:val="183A2358"/>
    <w:rsid w:val="18444952"/>
    <w:rsid w:val="18517EE3"/>
    <w:rsid w:val="186A2A27"/>
    <w:rsid w:val="1883A00B"/>
    <w:rsid w:val="18A48D09"/>
    <w:rsid w:val="18AFE150"/>
    <w:rsid w:val="18B24C8C"/>
    <w:rsid w:val="18D7882B"/>
    <w:rsid w:val="1938C7FE"/>
    <w:rsid w:val="193BE96D"/>
    <w:rsid w:val="196FB629"/>
    <w:rsid w:val="19BBBF17"/>
    <w:rsid w:val="19C2A2A0"/>
    <w:rsid w:val="19DC6C22"/>
    <w:rsid w:val="19E0417F"/>
    <w:rsid w:val="1A096784"/>
    <w:rsid w:val="1A0CA764"/>
    <w:rsid w:val="1A1EEB92"/>
    <w:rsid w:val="1A2DF9AE"/>
    <w:rsid w:val="1A6726AB"/>
    <w:rsid w:val="1A6C4EAF"/>
    <w:rsid w:val="1A74CE9A"/>
    <w:rsid w:val="1A863A01"/>
    <w:rsid w:val="1A87047E"/>
    <w:rsid w:val="1A94BE9F"/>
    <w:rsid w:val="1A982B2E"/>
    <w:rsid w:val="1AA451DC"/>
    <w:rsid w:val="1AC2DE45"/>
    <w:rsid w:val="1AC7199E"/>
    <w:rsid w:val="1B13742B"/>
    <w:rsid w:val="1B1477AE"/>
    <w:rsid w:val="1B38D442"/>
    <w:rsid w:val="1B7324C5"/>
    <w:rsid w:val="1B844B70"/>
    <w:rsid w:val="1B88A544"/>
    <w:rsid w:val="1BA3FB7D"/>
    <w:rsid w:val="1BB71C74"/>
    <w:rsid w:val="1BB91E91"/>
    <w:rsid w:val="1BCC912A"/>
    <w:rsid w:val="1BD972CD"/>
    <w:rsid w:val="1BF71BB2"/>
    <w:rsid w:val="1BFB5279"/>
    <w:rsid w:val="1C16CAA2"/>
    <w:rsid w:val="1C1A4A31"/>
    <w:rsid w:val="1C333157"/>
    <w:rsid w:val="1C3401E3"/>
    <w:rsid w:val="1C382FE4"/>
    <w:rsid w:val="1C789EE1"/>
    <w:rsid w:val="1CADAF03"/>
    <w:rsid w:val="1CB9CB60"/>
    <w:rsid w:val="1CBE7B59"/>
    <w:rsid w:val="1CD0332F"/>
    <w:rsid w:val="1CE7F8D7"/>
    <w:rsid w:val="1CF365B2"/>
    <w:rsid w:val="1D00FE92"/>
    <w:rsid w:val="1D2C0BAA"/>
    <w:rsid w:val="1D38766B"/>
    <w:rsid w:val="1D51B37F"/>
    <w:rsid w:val="1D605E33"/>
    <w:rsid w:val="1D7A721E"/>
    <w:rsid w:val="1D7B8B48"/>
    <w:rsid w:val="1D8694D4"/>
    <w:rsid w:val="1D8B5F11"/>
    <w:rsid w:val="1DA465F9"/>
    <w:rsid w:val="1DC4D635"/>
    <w:rsid w:val="1DC776AD"/>
    <w:rsid w:val="1DDBDC92"/>
    <w:rsid w:val="1DE28163"/>
    <w:rsid w:val="1DE62032"/>
    <w:rsid w:val="1DF80FCD"/>
    <w:rsid w:val="1E175766"/>
    <w:rsid w:val="1E277D09"/>
    <w:rsid w:val="1E8342E2"/>
    <w:rsid w:val="1EA1C33D"/>
    <w:rsid w:val="1EA6D353"/>
    <w:rsid w:val="1EC13B6B"/>
    <w:rsid w:val="1ECE7966"/>
    <w:rsid w:val="1EEE4FF6"/>
    <w:rsid w:val="1F16F132"/>
    <w:rsid w:val="1F2D786B"/>
    <w:rsid w:val="1F31D851"/>
    <w:rsid w:val="1F4BC345"/>
    <w:rsid w:val="1F4CC542"/>
    <w:rsid w:val="1F4F88A8"/>
    <w:rsid w:val="1F52E909"/>
    <w:rsid w:val="1F588A40"/>
    <w:rsid w:val="1F803071"/>
    <w:rsid w:val="1FB3B4E7"/>
    <w:rsid w:val="1FD7CF75"/>
    <w:rsid w:val="1FE2A599"/>
    <w:rsid w:val="1FEE1DAC"/>
    <w:rsid w:val="1FF3B20A"/>
    <w:rsid w:val="20002806"/>
    <w:rsid w:val="2018BAD2"/>
    <w:rsid w:val="202EEB26"/>
    <w:rsid w:val="2041FEA1"/>
    <w:rsid w:val="2044DDE8"/>
    <w:rsid w:val="20C54CBF"/>
    <w:rsid w:val="20E59A8A"/>
    <w:rsid w:val="20F5CB26"/>
    <w:rsid w:val="20F6CC07"/>
    <w:rsid w:val="210B225C"/>
    <w:rsid w:val="21191629"/>
    <w:rsid w:val="2123B884"/>
    <w:rsid w:val="212A8B79"/>
    <w:rsid w:val="2138A4E6"/>
    <w:rsid w:val="214A40BC"/>
    <w:rsid w:val="214DEFB7"/>
    <w:rsid w:val="21515314"/>
    <w:rsid w:val="215BD5AA"/>
    <w:rsid w:val="218E0B55"/>
    <w:rsid w:val="2192B721"/>
    <w:rsid w:val="21B254BA"/>
    <w:rsid w:val="21B3774B"/>
    <w:rsid w:val="21CB69DA"/>
    <w:rsid w:val="21D707F7"/>
    <w:rsid w:val="21E3D084"/>
    <w:rsid w:val="21E8C094"/>
    <w:rsid w:val="21EF8227"/>
    <w:rsid w:val="21F94D18"/>
    <w:rsid w:val="221472AF"/>
    <w:rsid w:val="22167138"/>
    <w:rsid w:val="22307177"/>
    <w:rsid w:val="22384085"/>
    <w:rsid w:val="2238C6DC"/>
    <w:rsid w:val="224D2848"/>
    <w:rsid w:val="2250E486"/>
    <w:rsid w:val="225733B2"/>
    <w:rsid w:val="22708A12"/>
    <w:rsid w:val="22896A16"/>
    <w:rsid w:val="228EE924"/>
    <w:rsid w:val="22AE0734"/>
    <w:rsid w:val="22D16F95"/>
    <w:rsid w:val="22E03C9D"/>
    <w:rsid w:val="232FF50F"/>
    <w:rsid w:val="2341923D"/>
    <w:rsid w:val="2359BCA1"/>
    <w:rsid w:val="236CE94F"/>
    <w:rsid w:val="237588ED"/>
    <w:rsid w:val="2384490F"/>
    <w:rsid w:val="238CF094"/>
    <w:rsid w:val="23CC9AEF"/>
    <w:rsid w:val="23DB8B30"/>
    <w:rsid w:val="23F5D308"/>
    <w:rsid w:val="241CB7A7"/>
    <w:rsid w:val="241FC82C"/>
    <w:rsid w:val="24211A17"/>
    <w:rsid w:val="2459BCEE"/>
    <w:rsid w:val="2466C953"/>
    <w:rsid w:val="248B0D5A"/>
    <w:rsid w:val="24B4E4A3"/>
    <w:rsid w:val="24DE5ECF"/>
    <w:rsid w:val="251F9FED"/>
    <w:rsid w:val="25338394"/>
    <w:rsid w:val="255938E4"/>
    <w:rsid w:val="2559C059"/>
    <w:rsid w:val="257685A9"/>
    <w:rsid w:val="25983214"/>
    <w:rsid w:val="25B581FC"/>
    <w:rsid w:val="25CA93C6"/>
    <w:rsid w:val="25D63B21"/>
    <w:rsid w:val="25E69727"/>
    <w:rsid w:val="25FA2D7B"/>
    <w:rsid w:val="262DE06A"/>
    <w:rsid w:val="2661BCF9"/>
    <w:rsid w:val="26977F3A"/>
    <w:rsid w:val="26B2B722"/>
    <w:rsid w:val="26B3D2DB"/>
    <w:rsid w:val="26E656C5"/>
    <w:rsid w:val="2752A36F"/>
    <w:rsid w:val="276293CC"/>
    <w:rsid w:val="2781B515"/>
    <w:rsid w:val="27BB6C72"/>
    <w:rsid w:val="27C4A171"/>
    <w:rsid w:val="27CFB581"/>
    <w:rsid w:val="27E51F70"/>
    <w:rsid w:val="27EEA868"/>
    <w:rsid w:val="28169167"/>
    <w:rsid w:val="282FCA0E"/>
    <w:rsid w:val="285363D5"/>
    <w:rsid w:val="28654D2B"/>
    <w:rsid w:val="286A05E5"/>
    <w:rsid w:val="28719799"/>
    <w:rsid w:val="2884534B"/>
    <w:rsid w:val="288EB889"/>
    <w:rsid w:val="2895398B"/>
    <w:rsid w:val="28A6E40B"/>
    <w:rsid w:val="28B4FDE1"/>
    <w:rsid w:val="28C75FCA"/>
    <w:rsid w:val="28D90A8D"/>
    <w:rsid w:val="28DC166C"/>
    <w:rsid w:val="28F84C5D"/>
    <w:rsid w:val="28FF429A"/>
    <w:rsid w:val="292ACCC5"/>
    <w:rsid w:val="292BF25C"/>
    <w:rsid w:val="293A3232"/>
    <w:rsid w:val="29537469"/>
    <w:rsid w:val="29633AE4"/>
    <w:rsid w:val="29759B5F"/>
    <w:rsid w:val="2997745D"/>
    <w:rsid w:val="29A9496C"/>
    <w:rsid w:val="29BC0E5E"/>
    <w:rsid w:val="29BE1271"/>
    <w:rsid w:val="29FFB1B1"/>
    <w:rsid w:val="2A1CD0B9"/>
    <w:rsid w:val="2A8BBB1A"/>
    <w:rsid w:val="2AAF26F2"/>
    <w:rsid w:val="2AB8E342"/>
    <w:rsid w:val="2ACAEBCE"/>
    <w:rsid w:val="2ACD0082"/>
    <w:rsid w:val="2ADA3E3D"/>
    <w:rsid w:val="2AE335E0"/>
    <w:rsid w:val="2AF9E3A8"/>
    <w:rsid w:val="2AFC5EDF"/>
    <w:rsid w:val="2B2C26FA"/>
    <w:rsid w:val="2B4234C2"/>
    <w:rsid w:val="2B453203"/>
    <w:rsid w:val="2B8FA56D"/>
    <w:rsid w:val="2B9143AA"/>
    <w:rsid w:val="2B91F3A2"/>
    <w:rsid w:val="2BBF4C30"/>
    <w:rsid w:val="2BDD96D6"/>
    <w:rsid w:val="2BF22873"/>
    <w:rsid w:val="2C05E180"/>
    <w:rsid w:val="2C10B821"/>
    <w:rsid w:val="2C2D4E71"/>
    <w:rsid w:val="2C56BA55"/>
    <w:rsid w:val="2C577871"/>
    <w:rsid w:val="2C5C9B85"/>
    <w:rsid w:val="2C73A01F"/>
    <w:rsid w:val="2CB600ED"/>
    <w:rsid w:val="2CB8B5B7"/>
    <w:rsid w:val="2CCB67CE"/>
    <w:rsid w:val="2CE6A778"/>
    <w:rsid w:val="2CE97AA9"/>
    <w:rsid w:val="2CE98D8E"/>
    <w:rsid w:val="2CF5DAEB"/>
    <w:rsid w:val="2CF9BDAE"/>
    <w:rsid w:val="2D00D91C"/>
    <w:rsid w:val="2D14BC90"/>
    <w:rsid w:val="2D194D61"/>
    <w:rsid w:val="2D2C8E7D"/>
    <w:rsid w:val="2D457432"/>
    <w:rsid w:val="2D590625"/>
    <w:rsid w:val="2D5DFEC9"/>
    <w:rsid w:val="2D609643"/>
    <w:rsid w:val="2DA06FC1"/>
    <w:rsid w:val="2DA09A38"/>
    <w:rsid w:val="2DB78031"/>
    <w:rsid w:val="2DBE0207"/>
    <w:rsid w:val="2DC04A8D"/>
    <w:rsid w:val="2DC39F0D"/>
    <w:rsid w:val="2DCD7A80"/>
    <w:rsid w:val="2DDC22F7"/>
    <w:rsid w:val="2DE80127"/>
    <w:rsid w:val="2DE89DD7"/>
    <w:rsid w:val="2DF97B4C"/>
    <w:rsid w:val="2E00B43B"/>
    <w:rsid w:val="2E0CC2B2"/>
    <w:rsid w:val="2E0F942B"/>
    <w:rsid w:val="2E1305BB"/>
    <w:rsid w:val="2E33F992"/>
    <w:rsid w:val="2E3C9CA5"/>
    <w:rsid w:val="2E481352"/>
    <w:rsid w:val="2E50565C"/>
    <w:rsid w:val="2E65B521"/>
    <w:rsid w:val="2E74A996"/>
    <w:rsid w:val="2E782E75"/>
    <w:rsid w:val="2E7C8BF2"/>
    <w:rsid w:val="2E939551"/>
    <w:rsid w:val="2E94A66D"/>
    <w:rsid w:val="2EC8A522"/>
    <w:rsid w:val="2EF3D5AA"/>
    <w:rsid w:val="2F080F23"/>
    <w:rsid w:val="2F22E9C0"/>
    <w:rsid w:val="2F955D24"/>
    <w:rsid w:val="2FA0B356"/>
    <w:rsid w:val="30119C45"/>
    <w:rsid w:val="30221872"/>
    <w:rsid w:val="3042B673"/>
    <w:rsid w:val="305CF89C"/>
    <w:rsid w:val="306B27E5"/>
    <w:rsid w:val="30870729"/>
    <w:rsid w:val="30926F5B"/>
    <w:rsid w:val="30AE14B4"/>
    <w:rsid w:val="30AED2EB"/>
    <w:rsid w:val="30B5E02E"/>
    <w:rsid w:val="30BFDA7C"/>
    <w:rsid w:val="30C29CB0"/>
    <w:rsid w:val="30C52447"/>
    <w:rsid w:val="30C6E103"/>
    <w:rsid w:val="30CF1915"/>
    <w:rsid w:val="30D49232"/>
    <w:rsid w:val="30D8BC17"/>
    <w:rsid w:val="30F56805"/>
    <w:rsid w:val="30FA80DA"/>
    <w:rsid w:val="31011A2C"/>
    <w:rsid w:val="31026614"/>
    <w:rsid w:val="3111DA51"/>
    <w:rsid w:val="31275E82"/>
    <w:rsid w:val="31361B74"/>
    <w:rsid w:val="313769FA"/>
    <w:rsid w:val="315F1CA5"/>
    <w:rsid w:val="317D22B5"/>
    <w:rsid w:val="31B9F13C"/>
    <w:rsid w:val="31C00BFB"/>
    <w:rsid w:val="31D6B826"/>
    <w:rsid w:val="31E6366B"/>
    <w:rsid w:val="31E9809A"/>
    <w:rsid w:val="31EE5A2B"/>
    <w:rsid w:val="320A9529"/>
    <w:rsid w:val="321615B0"/>
    <w:rsid w:val="322468D5"/>
    <w:rsid w:val="322F8F18"/>
    <w:rsid w:val="328353D3"/>
    <w:rsid w:val="3291C63A"/>
    <w:rsid w:val="329CA61B"/>
    <w:rsid w:val="331112F5"/>
    <w:rsid w:val="33325A54"/>
    <w:rsid w:val="33360246"/>
    <w:rsid w:val="333D2530"/>
    <w:rsid w:val="335CC5D0"/>
    <w:rsid w:val="33645683"/>
    <w:rsid w:val="33668887"/>
    <w:rsid w:val="338A8575"/>
    <w:rsid w:val="33A61FF8"/>
    <w:rsid w:val="33A949F4"/>
    <w:rsid w:val="33BF41D8"/>
    <w:rsid w:val="33C37422"/>
    <w:rsid w:val="33D6EBBA"/>
    <w:rsid w:val="33D7A5F5"/>
    <w:rsid w:val="33DFF634"/>
    <w:rsid w:val="3411537F"/>
    <w:rsid w:val="3412FA20"/>
    <w:rsid w:val="342840E5"/>
    <w:rsid w:val="3464F1AE"/>
    <w:rsid w:val="3473F8FC"/>
    <w:rsid w:val="3489F568"/>
    <w:rsid w:val="34A58ABC"/>
    <w:rsid w:val="34B349C3"/>
    <w:rsid w:val="34BBCB47"/>
    <w:rsid w:val="34BBEB9C"/>
    <w:rsid w:val="34BCF57A"/>
    <w:rsid w:val="34E6E565"/>
    <w:rsid w:val="34EC4A31"/>
    <w:rsid w:val="34F08831"/>
    <w:rsid w:val="34FC3B01"/>
    <w:rsid w:val="34FF27A2"/>
    <w:rsid w:val="3524DDE9"/>
    <w:rsid w:val="3539F64D"/>
    <w:rsid w:val="354D715F"/>
    <w:rsid w:val="3579210F"/>
    <w:rsid w:val="358A363C"/>
    <w:rsid w:val="358C52DB"/>
    <w:rsid w:val="359219D8"/>
    <w:rsid w:val="3592F25C"/>
    <w:rsid w:val="359E66FD"/>
    <w:rsid w:val="35AC46FB"/>
    <w:rsid w:val="35AC9FE5"/>
    <w:rsid w:val="35DDA62C"/>
    <w:rsid w:val="35EEBFA9"/>
    <w:rsid w:val="3613611C"/>
    <w:rsid w:val="363A7FFD"/>
    <w:rsid w:val="36477A8D"/>
    <w:rsid w:val="36523595"/>
    <w:rsid w:val="3657617A"/>
    <w:rsid w:val="365F9F51"/>
    <w:rsid w:val="368020EA"/>
    <w:rsid w:val="368DB993"/>
    <w:rsid w:val="36A693A9"/>
    <w:rsid w:val="36BAA856"/>
    <w:rsid w:val="36DC8EA3"/>
    <w:rsid w:val="36FDC2C9"/>
    <w:rsid w:val="374507FD"/>
    <w:rsid w:val="375CE846"/>
    <w:rsid w:val="377045DB"/>
    <w:rsid w:val="379422DF"/>
    <w:rsid w:val="3794E359"/>
    <w:rsid w:val="37A3C396"/>
    <w:rsid w:val="37BDC839"/>
    <w:rsid w:val="37C6BC83"/>
    <w:rsid w:val="37D4CB6C"/>
    <w:rsid w:val="37F8A104"/>
    <w:rsid w:val="37FD3B03"/>
    <w:rsid w:val="381261A1"/>
    <w:rsid w:val="38150B28"/>
    <w:rsid w:val="382E2CB4"/>
    <w:rsid w:val="3843A93E"/>
    <w:rsid w:val="38483406"/>
    <w:rsid w:val="384CDA72"/>
    <w:rsid w:val="385278CE"/>
    <w:rsid w:val="385EFF86"/>
    <w:rsid w:val="3873EFF8"/>
    <w:rsid w:val="38B00EAA"/>
    <w:rsid w:val="38B3ED99"/>
    <w:rsid w:val="38C5283B"/>
    <w:rsid w:val="38E32067"/>
    <w:rsid w:val="38E3D4EC"/>
    <w:rsid w:val="38ED5138"/>
    <w:rsid w:val="38F530CE"/>
    <w:rsid w:val="38F9E851"/>
    <w:rsid w:val="3924B431"/>
    <w:rsid w:val="392EB6C3"/>
    <w:rsid w:val="3945CE28"/>
    <w:rsid w:val="3959D710"/>
    <w:rsid w:val="39656479"/>
    <w:rsid w:val="3969614A"/>
    <w:rsid w:val="39AB1277"/>
    <w:rsid w:val="39DE0312"/>
    <w:rsid w:val="3A1A3057"/>
    <w:rsid w:val="3A4CC588"/>
    <w:rsid w:val="3A5F43FB"/>
    <w:rsid w:val="3A60FE06"/>
    <w:rsid w:val="3A8BB372"/>
    <w:rsid w:val="3A8CC53F"/>
    <w:rsid w:val="3AA54567"/>
    <w:rsid w:val="3AB06AE0"/>
    <w:rsid w:val="3AD24F2D"/>
    <w:rsid w:val="3AD3C8C9"/>
    <w:rsid w:val="3AE669FD"/>
    <w:rsid w:val="3AF2AD43"/>
    <w:rsid w:val="3B0E8296"/>
    <w:rsid w:val="3B14CD7D"/>
    <w:rsid w:val="3B1DF938"/>
    <w:rsid w:val="3B23DE7F"/>
    <w:rsid w:val="3B2403FE"/>
    <w:rsid w:val="3B2C8D47"/>
    <w:rsid w:val="3B66B43E"/>
    <w:rsid w:val="3B7D94ED"/>
    <w:rsid w:val="3B945F66"/>
    <w:rsid w:val="3B95F2B1"/>
    <w:rsid w:val="3BB1FAC1"/>
    <w:rsid w:val="3BB6E365"/>
    <w:rsid w:val="3BBE2224"/>
    <w:rsid w:val="3BBFAC76"/>
    <w:rsid w:val="3BC6290B"/>
    <w:rsid w:val="3BDB4BDC"/>
    <w:rsid w:val="3C123CFA"/>
    <w:rsid w:val="3C21BC96"/>
    <w:rsid w:val="3C39A0D8"/>
    <w:rsid w:val="3C3FB9E0"/>
    <w:rsid w:val="3C719A33"/>
    <w:rsid w:val="3C89D530"/>
    <w:rsid w:val="3C8D69FD"/>
    <w:rsid w:val="3C8D718C"/>
    <w:rsid w:val="3C9BFA01"/>
    <w:rsid w:val="3CA53B03"/>
    <w:rsid w:val="3CA8E4F6"/>
    <w:rsid w:val="3CB3909E"/>
    <w:rsid w:val="3CBCF745"/>
    <w:rsid w:val="3CD6EFA4"/>
    <w:rsid w:val="3CDC14E6"/>
    <w:rsid w:val="3CF552BC"/>
    <w:rsid w:val="3D3798D8"/>
    <w:rsid w:val="3D544BC9"/>
    <w:rsid w:val="3D5FFF25"/>
    <w:rsid w:val="3D7A9A4C"/>
    <w:rsid w:val="3D7F9A31"/>
    <w:rsid w:val="3D8F6212"/>
    <w:rsid w:val="3DC13930"/>
    <w:rsid w:val="3DCABBC5"/>
    <w:rsid w:val="3DCECABF"/>
    <w:rsid w:val="3DD5F88B"/>
    <w:rsid w:val="3E254904"/>
    <w:rsid w:val="3E2B437C"/>
    <w:rsid w:val="3E541D0B"/>
    <w:rsid w:val="3E5C617A"/>
    <w:rsid w:val="3E6D104C"/>
    <w:rsid w:val="3E71399C"/>
    <w:rsid w:val="3E726ABA"/>
    <w:rsid w:val="3E8286E8"/>
    <w:rsid w:val="3E98505F"/>
    <w:rsid w:val="3EA378C2"/>
    <w:rsid w:val="3EB07FB4"/>
    <w:rsid w:val="3EB61DF0"/>
    <w:rsid w:val="3ED6C01C"/>
    <w:rsid w:val="3F00DCD2"/>
    <w:rsid w:val="3F16196B"/>
    <w:rsid w:val="3F2D545C"/>
    <w:rsid w:val="3F32D88C"/>
    <w:rsid w:val="3F40643D"/>
    <w:rsid w:val="3F488D15"/>
    <w:rsid w:val="3F5AB491"/>
    <w:rsid w:val="3F762A9C"/>
    <w:rsid w:val="3F796F70"/>
    <w:rsid w:val="3FB7F32A"/>
    <w:rsid w:val="3FB9CD62"/>
    <w:rsid w:val="3FCEED80"/>
    <w:rsid w:val="3FD1479D"/>
    <w:rsid w:val="3FDA0DDF"/>
    <w:rsid w:val="3FDD0B2E"/>
    <w:rsid w:val="3FDD9581"/>
    <w:rsid w:val="403F4EE0"/>
    <w:rsid w:val="409D1E31"/>
    <w:rsid w:val="40C13003"/>
    <w:rsid w:val="40F37AFD"/>
    <w:rsid w:val="41409569"/>
    <w:rsid w:val="4143050E"/>
    <w:rsid w:val="414DC3D6"/>
    <w:rsid w:val="414FC4C4"/>
    <w:rsid w:val="4164D1F7"/>
    <w:rsid w:val="416BD84F"/>
    <w:rsid w:val="416C0A4B"/>
    <w:rsid w:val="4178F79B"/>
    <w:rsid w:val="41837826"/>
    <w:rsid w:val="419C1CA9"/>
    <w:rsid w:val="41B6353C"/>
    <w:rsid w:val="41B98193"/>
    <w:rsid w:val="41C61F94"/>
    <w:rsid w:val="41CD3D83"/>
    <w:rsid w:val="41E05DD1"/>
    <w:rsid w:val="41E9FC55"/>
    <w:rsid w:val="41EA2D28"/>
    <w:rsid w:val="41FD0730"/>
    <w:rsid w:val="420A568C"/>
    <w:rsid w:val="4260138D"/>
    <w:rsid w:val="426FD07B"/>
    <w:rsid w:val="4272063F"/>
    <w:rsid w:val="427D0E2A"/>
    <w:rsid w:val="427F029B"/>
    <w:rsid w:val="42F8517B"/>
    <w:rsid w:val="430D1696"/>
    <w:rsid w:val="43220033"/>
    <w:rsid w:val="432B029F"/>
    <w:rsid w:val="433D6202"/>
    <w:rsid w:val="43422DC3"/>
    <w:rsid w:val="43494C20"/>
    <w:rsid w:val="434ACA57"/>
    <w:rsid w:val="43504D39"/>
    <w:rsid w:val="43527508"/>
    <w:rsid w:val="43628868"/>
    <w:rsid w:val="4365D3C4"/>
    <w:rsid w:val="436D350A"/>
    <w:rsid w:val="43836270"/>
    <w:rsid w:val="4389E58A"/>
    <w:rsid w:val="43A4EB57"/>
    <w:rsid w:val="43C93125"/>
    <w:rsid w:val="43E7EB54"/>
    <w:rsid w:val="43F0B441"/>
    <w:rsid w:val="4403A1E1"/>
    <w:rsid w:val="44070D47"/>
    <w:rsid w:val="440DF999"/>
    <w:rsid w:val="4416CCFF"/>
    <w:rsid w:val="442D6681"/>
    <w:rsid w:val="44389622"/>
    <w:rsid w:val="44438110"/>
    <w:rsid w:val="444FDFE0"/>
    <w:rsid w:val="445F9607"/>
    <w:rsid w:val="446FA0E9"/>
    <w:rsid w:val="449FE8EC"/>
    <w:rsid w:val="44A6C498"/>
    <w:rsid w:val="44A7F890"/>
    <w:rsid w:val="44C5DA23"/>
    <w:rsid w:val="44CBC82B"/>
    <w:rsid w:val="44E0898E"/>
    <w:rsid w:val="44E3D479"/>
    <w:rsid w:val="44ED77CB"/>
    <w:rsid w:val="44ED887E"/>
    <w:rsid w:val="450F61A6"/>
    <w:rsid w:val="4523B4E2"/>
    <w:rsid w:val="4543B072"/>
    <w:rsid w:val="45569B5B"/>
    <w:rsid w:val="456CA09F"/>
    <w:rsid w:val="4582F390"/>
    <w:rsid w:val="45B08C4D"/>
    <w:rsid w:val="45B34545"/>
    <w:rsid w:val="45BF788A"/>
    <w:rsid w:val="45C5DFF9"/>
    <w:rsid w:val="45C5F32D"/>
    <w:rsid w:val="45D155DA"/>
    <w:rsid w:val="460E77C8"/>
    <w:rsid w:val="460EF3BD"/>
    <w:rsid w:val="465222AC"/>
    <w:rsid w:val="4666D592"/>
    <w:rsid w:val="4669FDAB"/>
    <w:rsid w:val="466CB7A6"/>
    <w:rsid w:val="468B90B4"/>
    <w:rsid w:val="468F5E70"/>
    <w:rsid w:val="46A22745"/>
    <w:rsid w:val="46A5625E"/>
    <w:rsid w:val="46BDDD13"/>
    <w:rsid w:val="46D5C10D"/>
    <w:rsid w:val="46DD50C7"/>
    <w:rsid w:val="471195D0"/>
    <w:rsid w:val="471F6A77"/>
    <w:rsid w:val="474E993E"/>
    <w:rsid w:val="47576EF1"/>
    <w:rsid w:val="47679080"/>
    <w:rsid w:val="4775E55A"/>
    <w:rsid w:val="47791F01"/>
    <w:rsid w:val="477A8096"/>
    <w:rsid w:val="4790F427"/>
    <w:rsid w:val="47980DB7"/>
    <w:rsid w:val="47A5441C"/>
    <w:rsid w:val="47B0CBB0"/>
    <w:rsid w:val="47B0CECB"/>
    <w:rsid w:val="47B2222F"/>
    <w:rsid w:val="47D6497F"/>
    <w:rsid w:val="47F459DD"/>
    <w:rsid w:val="48177F1E"/>
    <w:rsid w:val="48294B8B"/>
    <w:rsid w:val="482BE4D6"/>
    <w:rsid w:val="4830C462"/>
    <w:rsid w:val="485E0342"/>
    <w:rsid w:val="4869AE2F"/>
    <w:rsid w:val="487EC7DF"/>
    <w:rsid w:val="48858401"/>
    <w:rsid w:val="4897B63B"/>
    <w:rsid w:val="48981B13"/>
    <w:rsid w:val="48DA6438"/>
    <w:rsid w:val="48ED3378"/>
    <w:rsid w:val="48F34550"/>
    <w:rsid w:val="4911D511"/>
    <w:rsid w:val="491E6AF8"/>
    <w:rsid w:val="4927A875"/>
    <w:rsid w:val="4931BBB7"/>
    <w:rsid w:val="494DF99B"/>
    <w:rsid w:val="49677372"/>
    <w:rsid w:val="49731699"/>
    <w:rsid w:val="49807D5D"/>
    <w:rsid w:val="499703B5"/>
    <w:rsid w:val="49A7E6EC"/>
    <w:rsid w:val="49B21C1C"/>
    <w:rsid w:val="49BEE2E4"/>
    <w:rsid w:val="49C2B86E"/>
    <w:rsid w:val="49CCB060"/>
    <w:rsid w:val="49DA3ED8"/>
    <w:rsid w:val="49E11741"/>
    <w:rsid w:val="49E1C307"/>
    <w:rsid w:val="4A050677"/>
    <w:rsid w:val="4A45E6E1"/>
    <w:rsid w:val="4A4C9AA3"/>
    <w:rsid w:val="4A559DD7"/>
    <w:rsid w:val="4A8E6E1F"/>
    <w:rsid w:val="4A9835FB"/>
    <w:rsid w:val="4A9FA7C5"/>
    <w:rsid w:val="4AE7AA61"/>
    <w:rsid w:val="4B174FF1"/>
    <w:rsid w:val="4B1E36B8"/>
    <w:rsid w:val="4B2ED041"/>
    <w:rsid w:val="4B36B07B"/>
    <w:rsid w:val="4B675049"/>
    <w:rsid w:val="4B791D36"/>
    <w:rsid w:val="4B82D927"/>
    <w:rsid w:val="4B8640C8"/>
    <w:rsid w:val="4B9523D8"/>
    <w:rsid w:val="4BA54DA8"/>
    <w:rsid w:val="4BB61AEE"/>
    <w:rsid w:val="4BC48461"/>
    <w:rsid w:val="4BD377A6"/>
    <w:rsid w:val="4BE0CFC2"/>
    <w:rsid w:val="4BE3B10C"/>
    <w:rsid w:val="4BF66B27"/>
    <w:rsid w:val="4C0C94A1"/>
    <w:rsid w:val="4C161899"/>
    <w:rsid w:val="4C208EF0"/>
    <w:rsid w:val="4C482A18"/>
    <w:rsid w:val="4C4F7386"/>
    <w:rsid w:val="4C605E96"/>
    <w:rsid w:val="4C787111"/>
    <w:rsid w:val="4C8C0D2E"/>
    <w:rsid w:val="4C928A67"/>
    <w:rsid w:val="4CACD034"/>
    <w:rsid w:val="4CB88288"/>
    <w:rsid w:val="4CCAB418"/>
    <w:rsid w:val="4CCFE503"/>
    <w:rsid w:val="4CD55536"/>
    <w:rsid w:val="4CDB58BA"/>
    <w:rsid w:val="4CDDA689"/>
    <w:rsid w:val="4CED2B17"/>
    <w:rsid w:val="4D004606"/>
    <w:rsid w:val="4D1C9D8D"/>
    <w:rsid w:val="4D1EC235"/>
    <w:rsid w:val="4D5EEA14"/>
    <w:rsid w:val="4D95A66E"/>
    <w:rsid w:val="4DA5849C"/>
    <w:rsid w:val="4DAE95BA"/>
    <w:rsid w:val="4DBB5780"/>
    <w:rsid w:val="4DCAFEA1"/>
    <w:rsid w:val="4DCCD7EB"/>
    <w:rsid w:val="4DDA57BC"/>
    <w:rsid w:val="4DE79E99"/>
    <w:rsid w:val="4DF30972"/>
    <w:rsid w:val="4E1C66D5"/>
    <w:rsid w:val="4E1DA07F"/>
    <w:rsid w:val="4E251B9C"/>
    <w:rsid w:val="4E291E8E"/>
    <w:rsid w:val="4E5E0C12"/>
    <w:rsid w:val="4E60ADE8"/>
    <w:rsid w:val="4E7010EA"/>
    <w:rsid w:val="4E76DBE1"/>
    <w:rsid w:val="4E9218E5"/>
    <w:rsid w:val="4ED8BFA6"/>
    <w:rsid w:val="4EDFA6BE"/>
    <w:rsid w:val="4EF8C0E4"/>
    <w:rsid w:val="4EF98488"/>
    <w:rsid w:val="4F0CC95C"/>
    <w:rsid w:val="4F1D9734"/>
    <w:rsid w:val="4F521E6A"/>
    <w:rsid w:val="4F5D0554"/>
    <w:rsid w:val="4F6348DC"/>
    <w:rsid w:val="4F6679F5"/>
    <w:rsid w:val="4F89C77E"/>
    <w:rsid w:val="4F8B5722"/>
    <w:rsid w:val="4FA06799"/>
    <w:rsid w:val="4FA48848"/>
    <w:rsid w:val="4FB3BC4B"/>
    <w:rsid w:val="4FB78F5D"/>
    <w:rsid w:val="4FCDBCC0"/>
    <w:rsid w:val="4FD7C806"/>
    <w:rsid w:val="4FF03096"/>
    <w:rsid w:val="5005F1D4"/>
    <w:rsid w:val="50335D3A"/>
    <w:rsid w:val="503A9958"/>
    <w:rsid w:val="503EAB05"/>
    <w:rsid w:val="50867B9A"/>
    <w:rsid w:val="5088278C"/>
    <w:rsid w:val="50A1EDC4"/>
    <w:rsid w:val="50FBA0F6"/>
    <w:rsid w:val="5115138E"/>
    <w:rsid w:val="517551C7"/>
    <w:rsid w:val="517AE8E7"/>
    <w:rsid w:val="5180D2DA"/>
    <w:rsid w:val="519756AD"/>
    <w:rsid w:val="519F6BF9"/>
    <w:rsid w:val="51B3DF93"/>
    <w:rsid w:val="51F33168"/>
    <w:rsid w:val="52031DC0"/>
    <w:rsid w:val="520A7E3E"/>
    <w:rsid w:val="522449D2"/>
    <w:rsid w:val="522C311B"/>
    <w:rsid w:val="525EB41C"/>
    <w:rsid w:val="52901883"/>
    <w:rsid w:val="5290CAB0"/>
    <w:rsid w:val="52B39468"/>
    <w:rsid w:val="52BB384D"/>
    <w:rsid w:val="52C18B10"/>
    <w:rsid w:val="52F44EC3"/>
    <w:rsid w:val="53014551"/>
    <w:rsid w:val="53183897"/>
    <w:rsid w:val="531FD27A"/>
    <w:rsid w:val="532B7A21"/>
    <w:rsid w:val="533DCB3B"/>
    <w:rsid w:val="5347D2D9"/>
    <w:rsid w:val="53480469"/>
    <w:rsid w:val="53898085"/>
    <w:rsid w:val="53986722"/>
    <w:rsid w:val="539FC75F"/>
    <w:rsid w:val="53D47597"/>
    <w:rsid w:val="53E26FB0"/>
    <w:rsid w:val="53E393C7"/>
    <w:rsid w:val="53FEC7E3"/>
    <w:rsid w:val="540B87C4"/>
    <w:rsid w:val="54171F23"/>
    <w:rsid w:val="54457E57"/>
    <w:rsid w:val="54567B90"/>
    <w:rsid w:val="5465A86A"/>
    <w:rsid w:val="54802F2D"/>
    <w:rsid w:val="548648DF"/>
    <w:rsid w:val="5486F290"/>
    <w:rsid w:val="5487CDB4"/>
    <w:rsid w:val="54B84DC8"/>
    <w:rsid w:val="54D549B5"/>
    <w:rsid w:val="54F8010E"/>
    <w:rsid w:val="55078E88"/>
    <w:rsid w:val="55224180"/>
    <w:rsid w:val="552548BB"/>
    <w:rsid w:val="5538A5C8"/>
    <w:rsid w:val="5563B9A1"/>
    <w:rsid w:val="558397FB"/>
    <w:rsid w:val="558758F9"/>
    <w:rsid w:val="55AAD0F6"/>
    <w:rsid w:val="55BADC8F"/>
    <w:rsid w:val="55CD8E0E"/>
    <w:rsid w:val="55D04AD0"/>
    <w:rsid w:val="55E7CBCC"/>
    <w:rsid w:val="55F73BF3"/>
    <w:rsid w:val="55FED7E5"/>
    <w:rsid w:val="561304EE"/>
    <w:rsid w:val="5632D0C3"/>
    <w:rsid w:val="564621BD"/>
    <w:rsid w:val="56558FE2"/>
    <w:rsid w:val="5669F821"/>
    <w:rsid w:val="5681DF3B"/>
    <w:rsid w:val="56BEAB69"/>
    <w:rsid w:val="56C7203F"/>
    <w:rsid w:val="56D022CF"/>
    <w:rsid w:val="56D7594D"/>
    <w:rsid w:val="56E3EC8F"/>
    <w:rsid w:val="5703DA0A"/>
    <w:rsid w:val="5712274F"/>
    <w:rsid w:val="57230638"/>
    <w:rsid w:val="572925C1"/>
    <w:rsid w:val="5737C16A"/>
    <w:rsid w:val="573D9BE7"/>
    <w:rsid w:val="575A7A10"/>
    <w:rsid w:val="57712A30"/>
    <w:rsid w:val="577ABA3F"/>
    <w:rsid w:val="578C764E"/>
    <w:rsid w:val="578C80D1"/>
    <w:rsid w:val="57A4B191"/>
    <w:rsid w:val="57ABACF7"/>
    <w:rsid w:val="57F0BFDE"/>
    <w:rsid w:val="583477BA"/>
    <w:rsid w:val="583687BF"/>
    <w:rsid w:val="583AA4D3"/>
    <w:rsid w:val="584042C1"/>
    <w:rsid w:val="585E11C2"/>
    <w:rsid w:val="58618C7C"/>
    <w:rsid w:val="587AAC58"/>
    <w:rsid w:val="5886989E"/>
    <w:rsid w:val="5887AEE2"/>
    <w:rsid w:val="58DC7262"/>
    <w:rsid w:val="58E17F7D"/>
    <w:rsid w:val="591EBE1D"/>
    <w:rsid w:val="593FD26F"/>
    <w:rsid w:val="59474742"/>
    <w:rsid w:val="594C2C76"/>
    <w:rsid w:val="59F4AA6F"/>
    <w:rsid w:val="5A2E1748"/>
    <w:rsid w:val="5A35FCE9"/>
    <w:rsid w:val="5A535D20"/>
    <w:rsid w:val="5A59E306"/>
    <w:rsid w:val="5A77EBED"/>
    <w:rsid w:val="5A78065B"/>
    <w:rsid w:val="5AB1CBCF"/>
    <w:rsid w:val="5ACE0739"/>
    <w:rsid w:val="5B2729CE"/>
    <w:rsid w:val="5B3C1F7F"/>
    <w:rsid w:val="5B5C2A95"/>
    <w:rsid w:val="5B5CEE92"/>
    <w:rsid w:val="5B6A7D11"/>
    <w:rsid w:val="5B6BB1C3"/>
    <w:rsid w:val="5B88756A"/>
    <w:rsid w:val="5B96DB16"/>
    <w:rsid w:val="5BAF7C96"/>
    <w:rsid w:val="5BFDF098"/>
    <w:rsid w:val="5C275696"/>
    <w:rsid w:val="5C2B6E72"/>
    <w:rsid w:val="5C52B8B9"/>
    <w:rsid w:val="5C59998B"/>
    <w:rsid w:val="5C61250C"/>
    <w:rsid w:val="5C737A5C"/>
    <w:rsid w:val="5C854272"/>
    <w:rsid w:val="5CB31914"/>
    <w:rsid w:val="5CB4D16B"/>
    <w:rsid w:val="5CB86245"/>
    <w:rsid w:val="5CCB379C"/>
    <w:rsid w:val="5CCFF534"/>
    <w:rsid w:val="5CD82992"/>
    <w:rsid w:val="5CE4908A"/>
    <w:rsid w:val="5CE8C37F"/>
    <w:rsid w:val="5CF0CC45"/>
    <w:rsid w:val="5CF93595"/>
    <w:rsid w:val="5D066232"/>
    <w:rsid w:val="5D0F2757"/>
    <w:rsid w:val="5D0F57DA"/>
    <w:rsid w:val="5D37C814"/>
    <w:rsid w:val="5D3E5C0D"/>
    <w:rsid w:val="5D4A137F"/>
    <w:rsid w:val="5D596339"/>
    <w:rsid w:val="5D6B8F2C"/>
    <w:rsid w:val="5D6D2731"/>
    <w:rsid w:val="5D90723A"/>
    <w:rsid w:val="5D947682"/>
    <w:rsid w:val="5DDADD00"/>
    <w:rsid w:val="5DE7EF18"/>
    <w:rsid w:val="5E11C6CB"/>
    <w:rsid w:val="5E4AFB6F"/>
    <w:rsid w:val="5E7B294B"/>
    <w:rsid w:val="5E8995B0"/>
    <w:rsid w:val="5E986ACA"/>
    <w:rsid w:val="5EA3102B"/>
    <w:rsid w:val="5EA3BAAA"/>
    <w:rsid w:val="5EA76DE5"/>
    <w:rsid w:val="5EAC5967"/>
    <w:rsid w:val="5EDAE0D7"/>
    <w:rsid w:val="5F03BD03"/>
    <w:rsid w:val="5F057917"/>
    <w:rsid w:val="5F242BF0"/>
    <w:rsid w:val="5F434536"/>
    <w:rsid w:val="5F5A8AEC"/>
    <w:rsid w:val="5F755C8A"/>
    <w:rsid w:val="5F7BD458"/>
    <w:rsid w:val="5F9121DC"/>
    <w:rsid w:val="5FABBDE3"/>
    <w:rsid w:val="5FAF0CB4"/>
    <w:rsid w:val="5FBF9CD3"/>
    <w:rsid w:val="5FCDB95C"/>
    <w:rsid w:val="5FD0C9F7"/>
    <w:rsid w:val="5FEE6D20"/>
    <w:rsid w:val="5FFC4070"/>
    <w:rsid w:val="604A8088"/>
    <w:rsid w:val="604EB604"/>
    <w:rsid w:val="604FC542"/>
    <w:rsid w:val="60587C91"/>
    <w:rsid w:val="60598E67"/>
    <w:rsid w:val="6064DE4B"/>
    <w:rsid w:val="60741DA0"/>
    <w:rsid w:val="6086D3B5"/>
    <w:rsid w:val="609B734B"/>
    <w:rsid w:val="609E784B"/>
    <w:rsid w:val="60B0FC5A"/>
    <w:rsid w:val="60C44589"/>
    <w:rsid w:val="60D8B1CD"/>
    <w:rsid w:val="60F3D091"/>
    <w:rsid w:val="6111FEFB"/>
    <w:rsid w:val="6123236C"/>
    <w:rsid w:val="612EB8B8"/>
    <w:rsid w:val="61381931"/>
    <w:rsid w:val="613FF743"/>
    <w:rsid w:val="617F50B8"/>
    <w:rsid w:val="6180420B"/>
    <w:rsid w:val="61823662"/>
    <w:rsid w:val="61A0F9E6"/>
    <w:rsid w:val="61A9A2AE"/>
    <w:rsid w:val="61C55AE3"/>
    <w:rsid w:val="61CA322C"/>
    <w:rsid w:val="61F44F77"/>
    <w:rsid w:val="621201C3"/>
    <w:rsid w:val="6213D0A0"/>
    <w:rsid w:val="6255D919"/>
    <w:rsid w:val="62737859"/>
    <w:rsid w:val="6282ACB2"/>
    <w:rsid w:val="62860296"/>
    <w:rsid w:val="628DA2B3"/>
    <w:rsid w:val="62A62233"/>
    <w:rsid w:val="62A69660"/>
    <w:rsid w:val="62B04B31"/>
    <w:rsid w:val="62C2431B"/>
    <w:rsid w:val="6312E3DF"/>
    <w:rsid w:val="63192089"/>
    <w:rsid w:val="631960F3"/>
    <w:rsid w:val="63209CE9"/>
    <w:rsid w:val="633D1098"/>
    <w:rsid w:val="635BEC0B"/>
    <w:rsid w:val="63785DAB"/>
    <w:rsid w:val="63BA9DBD"/>
    <w:rsid w:val="63E235E6"/>
    <w:rsid w:val="642DDB75"/>
    <w:rsid w:val="6460BECC"/>
    <w:rsid w:val="6463A138"/>
    <w:rsid w:val="64676254"/>
    <w:rsid w:val="6479765A"/>
    <w:rsid w:val="647D8A5A"/>
    <w:rsid w:val="648FFCBF"/>
    <w:rsid w:val="649C5691"/>
    <w:rsid w:val="64D0238C"/>
    <w:rsid w:val="64D056A1"/>
    <w:rsid w:val="64F0F785"/>
    <w:rsid w:val="654CCE98"/>
    <w:rsid w:val="65547C82"/>
    <w:rsid w:val="655A56AE"/>
    <w:rsid w:val="65703870"/>
    <w:rsid w:val="6575655C"/>
    <w:rsid w:val="657EEB74"/>
    <w:rsid w:val="6585C7E1"/>
    <w:rsid w:val="65B20E71"/>
    <w:rsid w:val="65C1496A"/>
    <w:rsid w:val="65C8F245"/>
    <w:rsid w:val="65D27DCA"/>
    <w:rsid w:val="65DC502E"/>
    <w:rsid w:val="65FE21F5"/>
    <w:rsid w:val="66026D9B"/>
    <w:rsid w:val="663FAD84"/>
    <w:rsid w:val="664C0358"/>
    <w:rsid w:val="66883018"/>
    <w:rsid w:val="66A06B88"/>
    <w:rsid w:val="66BB9B06"/>
    <w:rsid w:val="66DEAC72"/>
    <w:rsid w:val="66DFA89A"/>
    <w:rsid w:val="671F8BF9"/>
    <w:rsid w:val="67205FCC"/>
    <w:rsid w:val="67452395"/>
    <w:rsid w:val="675E592E"/>
    <w:rsid w:val="678C1B99"/>
    <w:rsid w:val="67948B66"/>
    <w:rsid w:val="679B4495"/>
    <w:rsid w:val="679B46B5"/>
    <w:rsid w:val="67AA7D51"/>
    <w:rsid w:val="67AC7601"/>
    <w:rsid w:val="67B366CA"/>
    <w:rsid w:val="67C098CC"/>
    <w:rsid w:val="67DC0F2A"/>
    <w:rsid w:val="67EE7EE6"/>
    <w:rsid w:val="6802ECDE"/>
    <w:rsid w:val="6819B977"/>
    <w:rsid w:val="6834E5AD"/>
    <w:rsid w:val="683C9377"/>
    <w:rsid w:val="6863113A"/>
    <w:rsid w:val="686802FE"/>
    <w:rsid w:val="689B94AD"/>
    <w:rsid w:val="68AE69DD"/>
    <w:rsid w:val="68AEC485"/>
    <w:rsid w:val="68BCD3D1"/>
    <w:rsid w:val="68D78FFC"/>
    <w:rsid w:val="68FA3D7D"/>
    <w:rsid w:val="690404F9"/>
    <w:rsid w:val="690C907D"/>
    <w:rsid w:val="6910CBF6"/>
    <w:rsid w:val="6952C5DA"/>
    <w:rsid w:val="6953D5C7"/>
    <w:rsid w:val="696B966F"/>
    <w:rsid w:val="697A90A6"/>
    <w:rsid w:val="697CCB45"/>
    <w:rsid w:val="69991F7C"/>
    <w:rsid w:val="69AE7394"/>
    <w:rsid w:val="69E679DE"/>
    <w:rsid w:val="69F4D8B4"/>
    <w:rsid w:val="6A06EB75"/>
    <w:rsid w:val="6A11AB3E"/>
    <w:rsid w:val="6A1CABB2"/>
    <w:rsid w:val="6A2DCBE0"/>
    <w:rsid w:val="6A380E94"/>
    <w:rsid w:val="6A6AE61F"/>
    <w:rsid w:val="6A77D8B9"/>
    <w:rsid w:val="6A78AB36"/>
    <w:rsid w:val="6A7B7B5A"/>
    <w:rsid w:val="6AC4319B"/>
    <w:rsid w:val="6ADDAF47"/>
    <w:rsid w:val="6ADFCC8C"/>
    <w:rsid w:val="6AE15988"/>
    <w:rsid w:val="6AE4B6E0"/>
    <w:rsid w:val="6AFD53BC"/>
    <w:rsid w:val="6B0F4B28"/>
    <w:rsid w:val="6B1CB276"/>
    <w:rsid w:val="6B531417"/>
    <w:rsid w:val="6B5D3FEE"/>
    <w:rsid w:val="6B6A17D9"/>
    <w:rsid w:val="6B8798C3"/>
    <w:rsid w:val="6B9A5B1C"/>
    <w:rsid w:val="6BAF2693"/>
    <w:rsid w:val="6BB6C8E9"/>
    <w:rsid w:val="6BF5E485"/>
    <w:rsid w:val="6BF966CB"/>
    <w:rsid w:val="6C399943"/>
    <w:rsid w:val="6C8B57AE"/>
    <w:rsid w:val="6C8DD543"/>
    <w:rsid w:val="6CB6A3CE"/>
    <w:rsid w:val="6CBA4372"/>
    <w:rsid w:val="6CC345CF"/>
    <w:rsid w:val="6CDF3275"/>
    <w:rsid w:val="6CFA2573"/>
    <w:rsid w:val="6D018E79"/>
    <w:rsid w:val="6D098797"/>
    <w:rsid w:val="6D7411E2"/>
    <w:rsid w:val="6D93E884"/>
    <w:rsid w:val="6DD6045B"/>
    <w:rsid w:val="6DD6DA57"/>
    <w:rsid w:val="6DF9D6E5"/>
    <w:rsid w:val="6DFD49AB"/>
    <w:rsid w:val="6E09DA5F"/>
    <w:rsid w:val="6E31E2D5"/>
    <w:rsid w:val="6E35A1CF"/>
    <w:rsid w:val="6E45272A"/>
    <w:rsid w:val="6E5EDF4D"/>
    <w:rsid w:val="6E726945"/>
    <w:rsid w:val="6E7C2429"/>
    <w:rsid w:val="6E90008D"/>
    <w:rsid w:val="6EA3267C"/>
    <w:rsid w:val="6ED382FD"/>
    <w:rsid w:val="6EF111B9"/>
    <w:rsid w:val="6F0F317F"/>
    <w:rsid w:val="6F362C51"/>
    <w:rsid w:val="6F41C4B5"/>
    <w:rsid w:val="6F49F8F8"/>
    <w:rsid w:val="6F4FBC77"/>
    <w:rsid w:val="6F70B5AC"/>
    <w:rsid w:val="6F7222EE"/>
    <w:rsid w:val="6F771288"/>
    <w:rsid w:val="6F7E1D60"/>
    <w:rsid w:val="6FCEF4FF"/>
    <w:rsid w:val="6FF0AAF6"/>
    <w:rsid w:val="6FF4426C"/>
    <w:rsid w:val="7003F2CC"/>
    <w:rsid w:val="701797CB"/>
    <w:rsid w:val="703589DE"/>
    <w:rsid w:val="704F29B0"/>
    <w:rsid w:val="70BFBD2D"/>
    <w:rsid w:val="70CF7376"/>
    <w:rsid w:val="70F90388"/>
    <w:rsid w:val="71135C6E"/>
    <w:rsid w:val="71173940"/>
    <w:rsid w:val="7148348A"/>
    <w:rsid w:val="7168175F"/>
    <w:rsid w:val="717C9E47"/>
    <w:rsid w:val="7185DA3D"/>
    <w:rsid w:val="718EF07B"/>
    <w:rsid w:val="7190692E"/>
    <w:rsid w:val="71A9009E"/>
    <w:rsid w:val="71E51239"/>
    <w:rsid w:val="71E73B6C"/>
    <w:rsid w:val="71F6D159"/>
    <w:rsid w:val="71F7E9F1"/>
    <w:rsid w:val="7200BF15"/>
    <w:rsid w:val="723896C0"/>
    <w:rsid w:val="724B42F7"/>
    <w:rsid w:val="727A67C2"/>
    <w:rsid w:val="72878F38"/>
    <w:rsid w:val="72EFC9DE"/>
    <w:rsid w:val="72F517EB"/>
    <w:rsid w:val="730883B5"/>
    <w:rsid w:val="73419AE5"/>
    <w:rsid w:val="73488074"/>
    <w:rsid w:val="735CA652"/>
    <w:rsid w:val="73620916"/>
    <w:rsid w:val="73625DA3"/>
    <w:rsid w:val="73748DBC"/>
    <w:rsid w:val="7394BE59"/>
    <w:rsid w:val="7399A43E"/>
    <w:rsid w:val="739CE742"/>
    <w:rsid w:val="73B72A42"/>
    <w:rsid w:val="73E87EA6"/>
    <w:rsid w:val="73FE1B37"/>
    <w:rsid w:val="740DB1D3"/>
    <w:rsid w:val="745A9E56"/>
    <w:rsid w:val="7465F742"/>
    <w:rsid w:val="7471EBC7"/>
    <w:rsid w:val="7478C123"/>
    <w:rsid w:val="74933658"/>
    <w:rsid w:val="74950E22"/>
    <w:rsid w:val="7495EB5D"/>
    <w:rsid w:val="749CE838"/>
    <w:rsid w:val="74BA1584"/>
    <w:rsid w:val="74BD9DC8"/>
    <w:rsid w:val="74CAF1D7"/>
    <w:rsid w:val="74E44BAF"/>
    <w:rsid w:val="74EA56E4"/>
    <w:rsid w:val="74F42D0B"/>
    <w:rsid w:val="7507C6F7"/>
    <w:rsid w:val="750D9D9B"/>
    <w:rsid w:val="75182509"/>
    <w:rsid w:val="75534007"/>
    <w:rsid w:val="755A1613"/>
    <w:rsid w:val="755B2DD7"/>
    <w:rsid w:val="757CEDAD"/>
    <w:rsid w:val="75A51002"/>
    <w:rsid w:val="75A69EFE"/>
    <w:rsid w:val="75BFB8A7"/>
    <w:rsid w:val="7602D9C3"/>
    <w:rsid w:val="76226D01"/>
    <w:rsid w:val="76294697"/>
    <w:rsid w:val="76452F89"/>
    <w:rsid w:val="76584B7E"/>
    <w:rsid w:val="765F276D"/>
    <w:rsid w:val="76641A25"/>
    <w:rsid w:val="766B5758"/>
    <w:rsid w:val="76828052"/>
    <w:rsid w:val="76849FEC"/>
    <w:rsid w:val="768F97F2"/>
    <w:rsid w:val="76AAD0AA"/>
    <w:rsid w:val="76BA3CF9"/>
    <w:rsid w:val="76C7BA3D"/>
    <w:rsid w:val="76D08C7F"/>
    <w:rsid w:val="76FC43AB"/>
    <w:rsid w:val="7713B058"/>
    <w:rsid w:val="771A06DE"/>
    <w:rsid w:val="771D418D"/>
    <w:rsid w:val="77309769"/>
    <w:rsid w:val="7730D6CF"/>
    <w:rsid w:val="77387D0D"/>
    <w:rsid w:val="775393FA"/>
    <w:rsid w:val="77912241"/>
    <w:rsid w:val="77A8C416"/>
    <w:rsid w:val="77B35B0B"/>
    <w:rsid w:val="77C57602"/>
    <w:rsid w:val="77F0722B"/>
    <w:rsid w:val="77F5A3FB"/>
    <w:rsid w:val="78065AAC"/>
    <w:rsid w:val="782258B5"/>
    <w:rsid w:val="783473DB"/>
    <w:rsid w:val="783FF691"/>
    <w:rsid w:val="785E431C"/>
    <w:rsid w:val="786F0EF0"/>
    <w:rsid w:val="787101B4"/>
    <w:rsid w:val="788C1F73"/>
    <w:rsid w:val="7893D326"/>
    <w:rsid w:val="78993BB3"/>
    <w:rsid w:val="789B0A0D"/>
    <w:rsid w:val="78D24672"/>
    <w:rsid w:val="78F69151"/>
    <w:rsid w:val="790D242D"/>
    <w:rsid w:val="793B3AB4"/>
    <w:rsid w:val="793D5D69"/>
    <w:rsid w:val="796142C8"/>
    <w:rsid w:val="79B4C447"/>
    <w:rsid w:val="79C8FFBC"/>
    <w:rsid w:val="79D14B2B"/>
    <w:rsid w:val="79DB5619"/>
    <w:rsid w:val="79EECEFD"/>
    <w:rsid w:val="7A0549AC"/>
    <w:rsid w:val="7A5C04D2"/>
    <w:rsid w:val="7A5CCFA1"/>
    <w:rsid w:val="7A5CF187"/>
    <w:rsid w:val="7AA2C6E9"/>
    <w:rsid w:val="7ABBA53F"/>
    <w:rsid w:val="7ADD7C4B"/>
    <w:rsid w:val="7AE20744"/>
    <w:rsid w:val="7B2DCBB0"/>
    <w:rsid w:val="7B2EB9F5"/>
    <w:rsid w:val="7B33F09D"/>
    <w:rsid w:val="7B344DED"/>
    <w:rsid w:val="7B39ADEE"/>
    <w:rsid w:val="7B870F4C"/>
    <w:rsid w:val="7B888784"/>
    <w:rsid w:val="7BA64C4B"/>
    <w:rsid w:val="7BABD976"/>
    <w:rsid w:val="7BBB0B28"/>
    <w:rsid w:val="7BCB1D67"/>
    <w:rsid w:val="7BCDE32B"/>
    <w:rsid w:val="7BD9056B"/>
    <w:rsid w:val="7C324E05"/>
    <w:rsid w:val="7C50C649"/>
    <w:rsid w:val="7C555C4C"/>
    <w:rsid w:val="7C7A9611"/>
    <w:rsid w:val="7C9C2BBA"/>
    <w:rsid w:val="7CA78221"/>
    <w:rsid w:val="7CA8E2F7"/>
    <w:rsid w:val="7CC1D9E9"/>
    <w:rsid w:val="7CCB5DE7"/>
    <w:rsid w:val="7CEC229D"/>
    <w:rsid w:val="7D010E7C"/>
    <w:rsid w:val="7D047AA9"/>
    <w:rsid w:val="7D05B6E2"/>
    <w:rsid w:val="7D0ACC91"/>
    <w:rsid w:val="7D516FF6"/>
    <w:rsid w:val="7D65DBF9"/>
    <w:rsid w:val="7D7D8B5C"/>
    <w:rsid w:val="7D7E7AEF"/>
    <w:rsid w:val="7D7EB98D"/>
    <w:rsid w:val="7D9D8049"/>
    <w:rsid w:val="7DC30F9C"/>
    <w:rsid w:val="7DF7C881"/>
    <w:rsid w:val="7DF94876"/>
    <w:rsid w:val="7E3D878E"/>
    <w:rsid w:val="7E54CCC1"/>
    <w:rsid w:val="7E649EB3"/>
    <w:rsid w:val="7E9940D8"/>
    <w:rsid w:val="7EB07ECF"/>
    <w:rsid w:val="7EB3AFA5"/>
    <w:rsid w:val="7EC2B3EC"/>
    <w:rsid w:val="7F0C61A6"/>
    <w:rsid w:val="7F195159"/>
    <w:rsid w:val="7F460AF5"/>
    <w:rsid w:val="7F558097"/>
    <w:rsid w:val="7F6368DB"/>
    <w:rsid w:val="7F834F85"/>
    <w:rsid w:val="7F83D755"/>
    <w:rsid w:val="7F85B7A6"/>
    <w:rsid w:val="7FA0EC55"/>
    <w:rsid w:val="7FA33140"/>
    <w:rsid w:val="7FBFC960"/>
    <w:rsid w:val="7FE1E412"/>
    <w:rsid w:val="7FFA4C9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13D14"/>
  <w15:docId w15:val="{9E68122D-74F2-4081-B8E2-41013E265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sz w:val="24"/>
        <w:szCs w:val="24"/>
        <w:lang w:val="en-GB" w:eastAsia="ja-JP"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821"/>
  </w:style>
  <w:style w:type="paragraph" w:styleId="Heading1">
    <w:name w:val="heading 1"/>
    <w:basedOn w:val="Normal"/>
    <w:next w:val="Normal"/>
    <w:link w:val="Heading1Char"/>
    <w:uiPriority w:val="9"/>
    <w:qFormat/>
    <w:pPr>
      <w:keepNext/>
      <w:keepLines/>
      <w:spacing w:before="400"/>
      <w:ind w:left="720" w:hanging="360"/>
      <w:outlineLvl w:val="0"/>
    </w:pPr>
    <w:rPr>
      <w:b/>
      <w:bCs/>
      <w:sz w:val="28"/>
      <w:szCs w:val="28"/>
    </w:rPr>
  </w:style>
  <w:style w:type="paragraph" w:styleId="Heading2">
    <w:name w:val="heading 2"/>
    <w:basedOn w:val="Normal"/>
    <w:next w:val="Normal"/>
    <w:uiPriority w:val="9"/>
    <w:unhideWhenUsed/>
    <w:qFormat/>
    <w:pPr>
      <w:keepNext/>
      <w:keepLines/>
      <w:ind w:left="1440" w:hanging="720"/>
      <w:outlineLvl w:val="1"/>
    </w:pPr>
    <w:rPr>
      <w:rFonts w:ascii="Poppins SemiBold" w:eastAsia="Poppins SemiBold" w:hAnsi="Poppins SemiBold" w:cs="Poppins SemiBold"/>
    </w:rPr>
  </w:style>
  <w:style w:type="paragraph" w:styleId="Heading3">
    <w:name w:val="heading 3"/>
    <w:basedOn w:val="Normal"/>
    <w:next w:val="Normal"/>
    <w:link w:val="Heading3Char"/>
    <w:uiPriority w:val="9"/>
    <w:unhideWhenUsed/>
    <w:qFormat/>
    <w:pPr>
      <w:keepNext/>
      <w:keepLines/>
      <w:spacing w:before="40" w:after="240"/>
      <w:ind w:left="2160" w:hanging="1080"/>
      <w:outlineLvl w:val="2"/>
    </w:pPr>
    <w:rPr>
      <w:rFonts w:ascii="Poppins SemiBold" w:eastAsia="Poppins SemiBold" w:hAnsi="Poppins SemiBold" w:cs="Poppins SemiBold"/>
    </w:rPr>
  </w:style>
  <w:style w:type="paragraph" w:styleId="Heading4">
    <w:name w:val="heading 4"/>
    <w:basedOn w:val="Normal"/>
    <w:next w:val="Normal"/>
    <w:uiPriority w:val="9"/>
    <w:semiHidden/>
    <w:unhideWhenUsed/>
    <w:qFormat/>
    <w:pPr>
      <w:keepNext/>
      <w:keepLines/>
      <w:spacing w:before="280" w:after="80"/>
      <w:ind w:left="2520" w:hanging="1080"/>
      <w:outlineLvl w:val="3"/>
    </w:pPr>
    <w:rPr>
      <w:color w:val="666666"/>
    </w:rPr>
  </w:style>
  <w:style w:type="paragraph" w:styleId="Heading5">
    <w:name w:val="heading 5"/>
    <w:basedOn w:val="Normal"/>
    <w:next w:val="Normal"/>
    <w:uiPriority w:val="9"/>
    <w:semiHidden/>
    <w:unhideWhenUsed/>
    <w:qFormat/>
    <w:pPr>
      <w:keepNext/>
      <w:keepLines/>
      <w:spacing w:before="240" w:after="80"/>
      <w:ind w:left="3240" w:hanging="1440"/>
      <w:outlineLvl w:val="4"/>
    </w:pPr>
    <w:rPr>
      <w:color w:val="666666"/>
    </w:rPr>
  </w:style>
  <w:style w:type="paragraph" w:styleId="Heading6">
    <w:name w:val="heading 6"/>
    <w:basedOn w:val="Normal"/>
    <w:next w:val="Normal"/>
    <w:uiPriority w:val="9"/>
    <w:semiHidden/>
    <w:unhideWhenUsed/>
    <w:qFormat/>
    <w:pPr>
      <w:keepNext/>
      <w:keepLines/>
      <w:spacing w:before="240" w:after="80"/>
      <w:ind w:left="3960" w:hanging="1800"/>
      <w:outlineLvl w:val="5"/>
    </w:pPr>
    <w:rPr>
      <w:i/>
      <w:iCs/>
      <w:color w:val="666666"/>
    </w:rPr>
  </w:style>
  <w:style w:type="paragraph" w:styleId="Heading7">
    <w:name w:val="heading 7"/>
    <w:basedOn w:val="Normal"/>
    <w:next w:val="Normal"/>
    <w:link w:val="Heading7Char"/>
    <w:uiPriority w:val="9"/>
    <w:semiHidden/>
    <w:unhideWhenUsed/>
    <w:qFormat/>
    <w:rsid w:val="00743BBE"/>
    <w:pPr>
      <w:keepNext/>
      <w:keepLines/>
      <w:numPr>
        <w:ilvl w:val="6"/>
        <w:numId w:val="16"/>
      </w:numPr>
      <w:spacing w:before="40"/>
      <w:ind w:hanging="36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3CBCF745"/>
    <w:pPr>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semiHidden/>
    <w:unhideWhenUsed/>
    <w:qFormat/>
    <w:rsid w:val="00743BBE"/>
    <w:pPr>
      <w:keepNext/>
      <w:keepLines/>
      <w:numPr>
        <w:ilvl w:val="8"/>
        <w:numId w:val="16"/>
      </w:numPr>
      <w:spacing w:before="40"/>
      <w:ind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00">
    <w:name w:val="TableNormal0"/>
    <w:tblPr>
      <w:tblCellMar>
        <w:top w:w="100" w:type="dxa"/>
        <w:left w:w="100" w:type="dxa"/>
        <w:bottom w:w="100" w:type="dxa"/>
        <w:right w:w="100" w:type="dxa"/>
      </w:tblCellMar>
    </w:tbl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3CBCF745"/>
  </w:style>
  <w:style w:type="character" w:customStyle="1" w:styleId="HeaderChar">
    <w:name w:val="Header Char"/>
    <w:basedOn w:val="DefaultParagraphFont"/>
    <w:link w:val="Header"/>
    <w:uiPriority w:val="99"/>
    <w:rsid w:val="00B20BA9"/>
  </w:style>
  <w:style w:type="paragraph" w:styleId="Footer">
    <w:name w:val="footer"/>
    <w:basedOn w:val="Normal"/>
    <w:link w:val="FooterChar"/>
    <w:uiPriority w:val="99"/>
    <w:unhideWhenUsed/>
    <w:rsid w:val="3CBCF745"/>
  </w:style>
  <w:style w:type="character" w:customStyle="1" w:styleId="FooterChar">
    <w:name w:val="Footer Char"/>
    <w:basedOn w:val="DefaultParagraphFont"/>
    <w:link w:val="Footer"/>
    <w:uiPriority w:val="99"/>
    <w:rsid w:val="00B20BA9"/>
  </w:style>
  <w:style w:type="character" w:customStyle="1" w:styleId="Heading7Char">
    <w:name w:val="Heading 7 Char"/>
    <w:basedOn w:val="DefaultParagraphFont"/>
    <w:link w:val="Heading7"/>
    <w:uiPriority w:val="9"/>
    <w:semiHidden/>
    <w:rsid w:val="00743BBE"/>
    <w:rPr>
      <w:rFonts w:asciiTheme="majorHAnsi" w:eastAsiaTheme="majorEastAsia" w:hAnsiTheme="majorHAnsi" w:cstheme="majorBidi"/>
      <w:i/>
      <w:iCs/>
      <w:color w:val="243F60" w:themeColor="accent1" w:themeShade="7F"/>
    </w:rPr>
  </w:style>
  <w:style w:type="character" w:customStyle="1" w:styleId="Heading8Char">
    <w:name w:val="Heading 8 Char"/>
    <w:link w:val="Heading8"/>
    <w:uiPriority w:val="9"/>
    <w:semiHidden/>
    <w:rsid w:val="3CBCF745"/>
    <w:rPr>
      <w:rFonts w:asciiTheme="majorHAnsi" w:eastAsiaTheme="majorEastAsia" w:hAnsiTheme="majorHAnsi" w:cstheme="majorBidi"/>
      <w:color w:val="272727"/>
      <w:sz w:val="21"/>
      <w:szCs w:val="21"/>
    </w:rPr>
  </w:style>
  <w:style w:type="character" w:customStyle="1" w:styleId="Heading9Char">
    <w:name w:val="Heading 9 Char"/>
    <w:basedOn w:val="DefaultParagraphFont"/>
    <w:link w:val="Heading9"/>
    <w:uiPriority w:val="9"/>
    <w:semiHidden/>
    <w:rsid w:val="00743BBE"/>
    <w:rPr>
      <w:rFonts w:asciiTheme="majorHAnsi" w:eastAsiaTheme="majorEastAsia" w:hAnsiTheme="majorHAnsi" w:cstheme="majorBidi"/>
      <w:i/>
      <w:iCs/>
      <w:color w:val="272727" w:themeColor="text1" w:themeTint="D8"/>
      <w:sz w:val="21"/>
      <w:szCs w:val="21"/>
    </w:rPr>
  </w:style>
  <w:style w:type="paragraph" w:customStyle="1" w:styleId="Appendices">
    <w:name w:val="Appendices"/>
    <w:basedOn w:val="Heading1"/>
    <w:link w:val="AppendicesChar"/>
    <w:qFormat/>
    <w:rsid w:val="00743BBE"/>
    <w:pPr>
      <w:ind w:left="432" w:hanging="432"/>
    </w:pPr>
  </w:style>
  <w:style w:type="paragraph" w:styleId="TOC1">
    <w:name w:val="toc 1"/>
    <w:basedOn w:val="Normal"/>
    <w:next w:val="Normal"/>
    <w:autoRedefine/>
    <w:uiPriority w:val="39"/>
    <w:unhideWhenUsed/>
    <w:rsid w:val="00743BBE"/>
    <w:pPr>
      <w:spacing w:after="100"/>
    </w:pPr>
    <w:rPr>
      <w:b/>
    </w:rPr>
  </w:style>
  <w:style w:type="character" w:customStyle="1" w:styleId="Heading3Char">
    <w:name w:val="Heading 3 Char"/>
    <w:basedOn w:val="DefaultParagraphFont"/>
    <w:link w:val="Heading3"/>
    <w:uiPriority w:val="9"/>
    <w:rsid w:val="00743BBE"/>
    <w:rPr>
      <w:rFonts w:ascii="Poppins SemiBold" w:eastAsia="Poppins SemiBold" w:hAnsi="Poppins SemiBold" w:cs="Poppins SemiBold"/>
    </w:rPr>
  </w:style>
  <w:style w:type="character" w:customStyle="1" w:styleId="AppendicesChar">
    <w:name w:val="Appendices Char"/>
    <w:basedOn w:val="Heading3Char"/>
    <w:link w:val="Appendices"/>
    <w:rsid w:val="00743BBE"/>
    <w:rPr>
      <w:rFonts w:ascii="Poppins" w:eastAsia="Poppins" w:hAnsi="Poppins" w:cs="Poppins"/>
      <w:b/>
      <w:sz w:val="28"/>
      <w:szCs w:val="28"/>
    </w:rPr>
  </w:style>
  <w:style w:type="paragraph" w:styleId="TOC2">
    <w:name w:val="toc 2"/>
    <w:basedOn w:val="Normal"/>
    <w:next w:val="Normal"/>
    <w:autoRedefine/>
    <w:uiPriority w:val="39"/>
    <w:unhideWhenUsed/>
    <w:rsid w:val="002D1EFF"/>
    <w:pPr>
      <w:tabs>
        <w:tab w:val="left" w:pos="960"/>
        <w:tab w:val="right" w:pos="9019"/>
      </w:tabs>
      <w:spacing w:after="100"/>
      <w:ind w:left="220"/>
    </w:pPr>
    <w:rPr>
      <w:b/>
      <w:bCs/>
      <w:noProof/>
    </w:rPr>
  </w:style>
  <w:style w:type="paragraph" w:styleId="TOC3">
    <w:name w:val="toc 3"/>
    <w:basedOn w:val="Normal"/>
    <w:next w:val="Normal"/>
    <w:autoRedefine/>
    <w:uiPriority w:val="39"/>
    <w:unhideWhenUsed/>
    <w:rsid w:val="00743BBE"/>
    <w:pPr>
      <w:spacing w:after="100"/>
      <w:ind w:left="440"/>
    </w:pPr>
  </w:style>
  <w:style w:type="character" w:styleId="Hyperlink">
    <w:name w:val="Hyperlink"/>
    <w:basedOn w:val="DefaultParagraphFont"/>
    <w:uiPriority w:val="99"/>
    <w:unhideWhenUsed/>
    <w:rsid w:val="00743BBE"/>
    <w:rPr>
      <w:color w:val="0000FF" w:themeColor="hyperlink"/>
      <w:u w:val="single"/>
    </w:rPr>
  </w:style>
  <w:style w:type="paragraph" w:styleId="TOC4">
    <w:name w:val="toc 4"/>
    <w:basedOn w:val="Normal"/>
    <w:next w:val="Normal"/>
    <w:autoRedefine/>
    <w:uiPriority w:val="39"/>
    <w:semiHidden/>
    <w:unhideWhenUsed/>
    <w:rsid w:val="00743BBE"/>
    <w:pPr>
      <w:spacing w:after="100"/>
      <w:ind w:left="660"/>
    </w:p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DD5504"/>
    <w:pPr>
      <w:ind w:left="720"/>
      <w:contextualSpacing/>
    </w:p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styleId="TableGrid">
    <w:name w:val="Table Grid"/>
    <w:basedOn w:val="TableNormal"/>
    <w:uiPriority w:val="3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Quote">
    <w:name w:val="Quote"/>
    <w:basedOn w:val="Normal"/>
    <w:next w:val="Normal"/>
    <w:link w:val="QuoteChar"/>
    <w:uiPriority w:val="29"/>
    <w:qFormat/>
    <w:rsid w:val="3CBCF745"/>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3CBCF745"/>
    <w:pPr>
      <w:spacing w:before="360" w:after="360"/>
      <w:ind w:left="864" w:right="864"/>
      <w:jc w:val="center"/>
    </w:pPr>
    <w:rPr>
      <w:i/>
      <w:iCs/>
      <w:color w:val="365F91" w:themeColor="accent1" w:themeShade="BF"/>
    </w:rPr>
  </w:style>
  <w:style w:type="character" w:styleId="SubtleReference">
    <w:name w:val="Subtle Reference"/>
    <w:basedOn w:val="DefaultParagraphFont"/>
    <w:uiPriority w:val="31"/>
    <w:qFormat/>
    <w:rsid w:val="3CBCF745"/>
    <w:rPr>
      <w:smallCaps/>
      <w:color w:val="5A5A5A"/>
    </w:rPr>
  </w:style>
  <w:style w:type="character" w:styleId="IntenseReference">
    <w:name w:val="Intense Reference"/>
    <w:basedOn w:val="DefaultParagraphFont"/>
    <w:uiPriority w:val="32"/>
    <w:qFormat/>
    <w:rsid w:val="3CBCF745"/>
    <w:rPr>
      <w:b/>
      <w:bCs/>
      <w:smallCaps/>
      <w:color w:val="365F91" w:themeColor="accent1" w:themeShade="BF"/>
    </w:rPr>
  </w:style>
  <w:style w:type="character" w:customStyle="1" w:styleId="QuoteChar">
    <w:name w:val="Quote Char"/>
    <w:basedOn w:val="DefaultParagraphFont"/>
    <w:link w:val="Quote"/>
    <w:uiPriority w:val="29"/>
    <w:rsid w:val="3CBCF745"/>
    <w:rPr>
      <w:i/>
      <w:iCs/>
      <w:color w:val="404040" w:themeColor="text1" w:themeTint="BF"/>
    </w:rPr>
  </w:style>
  <w:style w:type="character" w:customStyle="1" w:styleId="IntenseQuoteChar">
    <w:name w:val="Intense Quote Char"/>
    <w:basedOn w:val="DefaultParagraphFont"/>
    <w:link w:val="IntenseQuote"/>
    <w:uiPriority w:val="30"/>
    <w:rsid w:val="3CBCF745"/>
    <w:rPr>
      <w:i/>
      <w:iCs/>
      <w:color w:val="365F91" w:themeColor="accent1" w:themeShade="BF"/>
    </w:rPr>
  </w:style>
  <w:style w:type="character" w:styleId="PlaceholderText">
    <w:name w:val="Placeholder Text"/>
    <w:basedOn w:val="DefaultParagraphFont"/>
    <w:uiPriority w:val="99"/>
    <w:semiHidden/>
    <w:rsid w:val="009C4A36"/>
    <w:rPr>
      <w:color w:val="666666"/>
    </w:rPr>
  </w:style>
  <w:style w:type="table" w:styleId="PlainTable1">
    <w:name w:val="Plain Table 1"/>
    <w:basedOn w:val="TableNormal"/>
    <w:uiPriority w:val="41"/>
    <w:rsid w:val="00ED4717"/>
    <w:pPr>
      <w:spacing w:after="0"/>
      <w:jc w:val="left"/>
    </w:pPr>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D471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681DF5"/>
    <w:rPr>
      <w:b/>
      <w:bCs/>
      <w:sz w:val="28"/>
      <w:szCs w:val="28"/>
    </w:rPr>
  </w:style>
  <w:style w:type="paragraph" w:styleId="Bibliography">
    <w:name w:val="Bibliography"/>
    <w:basedOn w:val="Normal"/>
    <w:next w:val="Normal"/>
    <w:uiPriority w:val="37"/>
    <w:unhideWhenUsed/>
    <w:rsid w:val="00681DF5"/>
  </w:style>
  <w:style w:type="character" w:styleId="UnresolvedMention">
    <w:name w:val="Unresolved Mention"/>
    <w:basedOn w:val="DefaultParagraphFont"/>
    <w:uiPriority w:val="99"/>
    <w:semiHidden/>
    <w:unhideWhenUsed/>
    <w:rsid w:val="00681DF5"/>
    <w:rPr>
      <w:color w:val="605E5C"/>
      <w:shd w:val="clear" w:color="auto" w:fill="E1DFDD"/>
    </w:rPr>
  </w:style>
  <w:style w:type="character" w:customStyle="1" w:styleId="normaltextrun">
    <w:name w:val="normaltextrun"/>
    <w:basedOn w:val="DefaultParagraphFont"/>
    <w:rsid w:val="009B0C11"/>
  </w:style>
  <w:style w:type="character" w:customStyle="1" w:styleId="eop">
    <w:name w:val="eop"/>
    <w:basedOn w:val="DefaultParagraphFont"/>
    <w:rsid w:val="009B0C11"/>
  </w:style>
  <w:style w:type="character" w:styleId="FollowedHyperlink">
    <w:name w:val="FollowedHyperlink"/>
    <w:basedOn w:val="DefaultParagraphFont"/>
    <w:uiPriority w:val="99"/>
    <w:semiHidden/>
    <w:unhideWhenUsed/>
    <w:rsid w:val="009B0C11"/>
    <w:rPr>
      <w:color w:val="800080" w:themeColor="followedHyperlink"/>
      <w:u w:val="single"/>
    </w:rPr>
  </w:style>
  <w:style w:type="character" w:styleId="Strong">
    <w:name w:val="Strong"/>
    <w:basedOn w:val="DefaultParagraphFont"/>
    <w:uiPriority w:val="22"/>
    <w:qFormat/>
    <w:rsid w:val="00FE7EB2"/>
    <w:rPr>
      <w:b/>
      <w:bCs/>
    </w:rPr>
  </w:style>
  <w:style w:type="character" w:customStyle="1" w:styleId="font51">
    <w:name w:val="font51"/>
    <w:basedOn w:val="DefaultParagraphFont"/>
    <w:rsid w:val="000F402E"/>
    <w:rPr>
      <w:rFonts w:ascii="Aptos Narrow" w:hAnsi="Aptos Narrow" w:hint="default"/>
      <w:b/>
      <w:bCs/>
      <w:i w:val="0"/>
      <w:iCs w:val="0"/>
      <w:strike w:val="0"/>
      <w:dstrike w:val="0"/>
      <w:color w:val="000000"/>
      <w:sz w:val="22"/>
      <w:szCs w:val="22"/>
      <w:u w:val="none"/>
      <w:effect w:val="none"/>
    </w:rPr>
  </w:style>
  <w:style w:type="character" w:customStyle="1" w:styleId="font111">
    <w:name w:val="font111"/>
    <w:basedOn w:val="DefaultParagraphFont"/>
    <w:rsid w:val="000F402E"/>
    <w:rPr>
      <w:rFonts w:ascii="Aptos Narrow" w:hAnsi="Aptos Narrow" w:hint="default"/>
      <w:b w:val="0"/>
      <w:bCs w:val="0"/>
      <w:i w:val="0"/>
      <w:iCs w:val="0"/>
      <w:strike w:val="0"/>
      <w:dstrike w:val="0"/>
      <w:color w:val="000000"/>
      <w:sz w:val="22"/>
      <w:szCs w:val="22"/>
      <w:u w:val="none"/>
      <w:effect w:val="none"/>
    </w:rPr>
  </w:style>
  <w:style w:type="character" w:customStyle="1" w:styleId="font121">
    <w:name w:val="font121"/>
    <w:basedOn w:val="DefaultParagraphFont"/>
    <w:rsid w:val="000F402E"/>
    <w:rPr>
      <w:rFonts w:ascii="Aptos Narrow" w:hAnsi="Aptos Narrow" w:hint="default"/>
      <w:b/>
      <w:bCs/>
      <w:i w:val="0"/>
      <w:iCs w:val="0"/>
      <w:strike w:val="0"/>
      <w:dstrike w:val="0"/>
      <w:color w:val="000000"/>
      <w:sz w:val="22"/>
      <w:szCs w:val="22"/>
      <w:u w:val="none"/>
      <w:effect w:val="none"/>
    </w:rPr>
  </w:style>
  <w:style w:type="character" w:customStyle="1" w:styleId="font01">
    <w:name w:val="font01"/>
    <w:basedOn w:val="DefaultParagraphFont"/>
    <w:rsid w:val="000F402E"/>
    <w:rPr>
      <w:rFonts w:ascii="Aptos Narrow" w:hAnsi="Aptos Narrow" w:hint="default"/>
      <w:b w:val="0"/>
      <w:bCs w:val="0"/>
      <w:i w:val="0"/>
      <w:iCs w:val="0"/>
      <w:strike w:val="0"/>
      <w:dstrike w:val="0"/>
      <w:color w:val="000000"/>
      <w:sz w:val="22"/>
      <w:szCs w:val="22"/>
      <w:u w:val="none"/>
      <w:effect w:val="none"/>
    </w:rPr>
  </w:style>
  <w:style w:type="character" w:customStyle="1" w:styleId="font341">
    <w:name w:val="font341"/>
    <w:basedOn w:val="DefaultParagraphFont"/>
    <w:rsid w:val="004C6FD9"/>
    <w:rPr>
      <w:rFonts w:ascii="Aptos Narrow" w:hAnsi="Aptos Narrow" w:hint="default"/>
      <w:b/>
      <w:bCs/>
      <w:i w:val="0"/>
      <w:iCs w:val="0"/>
      <w:strike w:val="0"/>
      <w:dstrike w:val="0"/>
      <w:color w:val="000000"/>
      <w:sz w:val="16"/>
      <w:szCs w:val="16"/>
      <w:u w:val="none"/>
      <w:effect w:val="none"/>
    </w:rPr>
  </w:style>
  <w:style w:type="character" w:customStyle="1" w:styleId="font351">
    <w:name w:val="font351"/>
    <w:basedOn w:val="DefaultParagraphFont"/>
    <w:rsid w:val="004C6FD9"/>
    <w:rPr>
      <w:rFonts w:ascii="Aptos Narrow" w:hAnsi="Aptos Narrow" w:hint="default"/>
      <w:b/>
      <w:bCs/>
      <w:i w:val="0"/>
      <w:iCs w:val="0"/>
      <w:strike w:val="0"/>
      <w:dstrike w:val="0"/>
      <w:color w:val="000000"/>
      <w:sz w:val="16"/>
      <w:szCs w:val="16"/>
      <w:u w:val="none"/>
      <w:effect w:val="none"/>
    </w:rPr>
  </w:style>
  <w:style w:type="character" w:customStyle="1" w:styleId="font331">
    <w:name w:val="font331"/>
    <w:basedOn w:val="DefaultParagraphFont"/>
    <w:rsid w:val="004C6FD9"/>
    <w:rPr>
      <w:rFonts w:ascii="Aptos Narrow" w:hAnsi="Aptos Narrow" w:hint="default"/>
      <w:b w:val="0"/>
      <w:bCs w:val="0"/>
      <w:i w:val="0"/>
      <w:iCs w:val="0"/>
      <w:strike w:val="0"/>
      <w:dstrike w:val="0"/>
      <w:color w:val="000000"/>
      <w:sz w:val="16"/>
      <w:szCs w:val="16"/>
      <w:u w:val="none"/>
      <w:effect w:val="none"/>
    </w:rPr>
  </w:style>
  <w:style w:type="character" w:customStyle="1" w:styleId="font321">
    <w:name w:val="font321"/>
    <w:basedOn w:val="DefaultParagraphFont"/>
    <w:rsid w:val="004C6FD9"/>
    <w:rPr>
      <w:rFonts w:ascii="Aptos Narrow" w:hAnsi="Aptos Narrow" w:hint="default"/>
      <w:b w:val="0"/>
      <w:bCs w:val="0"/>
      <w:i w:val="0"/>
      <w:iCs w:val="0"/>
      <w:strike w:val="0"/>
      <w:dstrike w:val="0"/>
      <w:color w:val="000000"/>
      <w:sz w:val="16"/>
      <w:szCs w:val="16"/>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72332">
      <w:bodyDiv w:val="1"/>
      <w:marLeft w:val="0"/>
      <w:marRight w:val="0"/>
      <w:marTop w:val="0"/>
      <w:marBottom w:val="0"/>
      <w:divBdr>
        <w:top w:val="none" w:sz="0" w:space="0" w:color="auto"/>
        <w:left w:val="none" w:sz="0" w:space="0" w:color="auto"/>
        <w:bottom w:val="none" w:sz="0" w:space="0" w:color="auto"/>
        <w:right w:val="none" w:sz="0" w:space="0" w:color="auto"/>
      </w:divBdr>
    </w:div>
    <w:div w:id="135999150">
      <w:bodyDiv w:val="1"/>
      <w:marLeft w:val="0"/>
      <w:marRight w:val="0"/>
      <w:marTop w:val="0"/>
      <w:marBottom w:val="0"/>
      <w:divBdr>
        <w:top w:val="none" w:sz="0" w:space="0" w:color="auto"/>
        <w:left w:val="none" w:sz="0" w:space="0" w:color="auto"/>
        <w:bottom w:val="none" w:sz="0" w:space="0" w:color="auto"/>
        <w:right w:val="none" w:sz="0" w:space="0" w:color="auto"/>
      </w:divBdr>
    </w:div>
    <w:div w:id="198785369">
      <w:bodyDiv w:val="1"/>
      <w:marLeft w:val="0"/>
      <w:marRight w:val="0"/>
      <w:marTop w:val="0"/>
      <w:marBottom w:val="0"/>
      <w:divBdr>
        <w:top w:val="none" w:sz="0" w:space="0" w:color="auto"/>
        <w:left w:val="none" w:sz="0" w:space="0" w:color="auto"/>
        <w:bottom w:val="none" w:sz="0" w:space="0" w:color="auto"/>
        <w:right w:val="none" w:sz="0" w:space="0" w:color="auto"/>
      </w:divBdr>
    </w:div>
    <w:div w:id="392194643">
      <w:bodyDiv w:val="1"/>
      <w:marLeft w:val="0"/>
      <w:marRight w:val="0"/>
      <w:marTop w:val="0"/>
      <w:marBottom w:val="0"/>
      <w:divBdr>
        <w:top w:val="none" w:sz="0" w:space="0" w:color="auto"/>
        <w:left w:val="none" w:sz="0" w:space="0" w:color="auto"/>
        <w:bottom w:val="none" w:sz="0" w:space="0" w:color="auto"/>
        <w:right w:val="none" w:sz="0" w:space="0" w:color="auto"/>
      </w:divBdr>
    </w:div>
    <w:div w:id="512231372">
      <w:marLeft w:val="0"/>
      <w:marRight w:val="0"/>
      <w:marTop w:val="0"/>
      <w:marBottom w:val="0"/>
      <w:divBdr>
        <w:top w:val="none" w:sz="0" w:space="0" w:color="auto"/>
        <w:left w:val="none" w:sz="0" w:space="0" w:color="auto"/>
        <w:bottom w:val="none" w:sz="0" w:space="0" w:color="auto"/>
        <w:right w:val="none" w:sz="0" w:space="0" w:color="auto"/>
      </w:divBdr>
    </w:div>
    <w:div w:id="716902943">
      <w:marLeft w:val="0"/>
      <w:marRight w:val="0"/>
      <w:marTop w:val="0"/>
      <w:marBottom w:val="0"/>
      <w:divBdr>
        <w:top w:val="none" w:sz="0" w:space="0" w:color="auto"/>
        <w:left w:val="none" w:sz="0" w:space="0" w:color="auto"/>
        <w:bottom w:val="none" w:sz="0" w:space="0" w:color="auto"/>
        <w:right w:val="none" w:sz="0" w:space="0" w:color="auto"/>
      </w:divBdr>
    </w:div>
    <w:div w:id="930352501">
      <w:bodyDiv w:val="1"/>
      <w:marLeft w:val="0"/>
      <w:marRight w:val="0"/>
      <w:marTop w:val="0"/>
      <w:marBottom w:val="0"/>
      <w:divBdr>
        <w:top w:val="none" w:sz="0" w:space="0" w:color="auto"/>
        <w:left w:val="none" w:sz="0" w:space="0" w:color="auto"/>
        <w:bottom w:val="none" w:sz="0" w:space="0" w:color="auto"/>
        <w:right w:val="none" w:sz="0" w:space="0" w:color="auto"/>
      </w:divBdr>
    </w:div>
    <w:div w:id="1117798892">
      <w:bodyDiv w:val="1"/>
      <w:marLeft w:val="0"/>
      <w:marRight w:val="0"/>
      <w:marTop w:val="0"/>
      <w:marBottom w:val="0"/>
      <w:divBdr>
        <w:top w:val="none" w:sz="0" w:space="0" w:color="auto"/>
        <w:left w:val="none" w:sz="0" w:space="0" w:color="auto"/>
        <w:bottom w:val="none" w:sz="0" w:space="0" w:color="auto"/>
        <w:right w:val="none" w:sz="0" w:space="0" w:color="auto"/>
      </w:divBdr>
    </w:div>
    <w:div w:id="1508015105">
      <w:bodyDiv w:val="1"/>
      <w:marLeft w:val="0"/>
      <w:marRight w:val="0"/>
      <w:marTop w:val="0"/>
      <w:marBottom w:val="0"/>
      <w:divBdr>
        <w:top w:val="none" w:sz="0" w:space="0" w:color="auto"/>
        <w:left w:val="none" w:sz="0" w:space="0" w:color="auto"/>
        <w:bottom w:val="none" w:sz="0" w:space="0" w:color="auto"/>
        <w:right w:val="none" w:sz="0" w:space="0" w:color="auto"/>
      </w:divBdr>
    </w:div>
    <w:div w:id="1589460885">
      <w:bodyDiv w:val="1"/>
      <w:marLeft w:val="0"/>
      <w:marRight w:val="0"/>
      <w:marTop w:val="0"/>
      <w:marBottom w:val="0"/>
      <w:divBdr>
        <w:top w:val="none" w:sz="0" w:space="0" w:color="auto"/>
        <w:left w:val="none" w:sz="0" w:space="0" w:color="auto"/>
        <w:bottom w:val="none" w:sz="0" w:space="0" w:color="auto"/>
        <w:right w:val="none" w:sz="0" w:space="0" w:color="auto"/>
      </w:divBdr>
    </w:div>
    <w:div w:id="1807506893">
      <w:marLeft w:val="0"/>
      <w:marRight w:val="0"/>
      <w:marTop w:val="0"/>
      <w:marBottom w:val="0"/>
      <w:divBdr>
        <w:top w:val="none" w:sz="0" w:space="0" w:color="auto"/>
        <w:left w:val="none" w:sz="0" w:space="0" w:color="auto"/>
        <w:bottom w:val="none" w:sz="0" w:space="0" w:color="auto"/>
        <w:right w:val="none" w:sz="0" w:space="0" w:color="auto"/>
      </w:divBdr>
    </w:div>
    <w:div w:id="1875536179">
      <w:marLeft w:val="0"/>
      <w:marRight w:val="0"/>
      <w:marTop w:val="0"/>
      <w:marBottom w:val="0"/>
      <w:divBdr>
        <w:top w:val="none" w:sz="0" w:space="0" w:color="auto"/>
        <w:left w:val="none" w:sz="0" w:space="0" w:color="auto"/>
        <w:bottom w:val="none" w:sz="0" w:space="0" w:color="auto"/>
        <w:right w:val="none" w:sz="0" w:space="0" w:color="auto"/>
      </w:divBdr>
    </w:div>
    <w:div w:id="21152497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yperlink" Target="mailto:o.kurt@se25.qmul.ac.uk" TargetMode="External"/><Relationship Id="rId42" Type="http://schemas.openxmlformats.org/officeDocument/2006/relationships/image" Target="media/image20.jpeg"/><Relationship Id="rId47" Type="http://schemas.openxmlformats.org/officeDocument/2006/relationships/image" Target="media/image25.png"/><Relationship Id="rId63" Type="http://schemas.openxmlformats.org/officeDocument/2006/relationships/image" Target="media/image34.png"/><Relationship Id="rId68" Type="http://schemas.openxmlformats.org/officeDocument/2006/relationships/hyperlink" Target="https://www.amazon.co.uk/ELEGOO-Filament-Stronger-Dimensional-Cardboard/dp/B0CD79M1NV/ref=sr_1_10?crid=5BDL3T27QMV8&amp;dib=eyJ2IjoiMSJ9.b3YAFXS1P7J4MUiW3TlNSxG_Zto9glL9TgrNgFVSQP6Ye8V9RrAP0OqHnIJCBykCr6c0NF58G7H-e5rmVH9y9J0YdsLo63EhUpM0rs_pJzw0woShH5DctIpBYGSTJ2IfeJPr9FAfMoLovFJ8HVv3pT508P7raq5JzlDsUI-NGsEUDkzSug8SvN-CWt9J4Yq2Cs522Eh0Vf20luIBdSCPvFYRLdI95C72smTcjdFZnrZ62OqavlkaQ9M-NbBFWCZ98jmIx3WDYLASFEoaU1OgXwvR-rLqZi1Gy6QXOjkw1bc.yypBDZafIaZr8nZ7K8B34yxeSqeceglsqlnBDXl5hwk&amp;dib_tag=se&amp;keywords=pla%2B3d%2Bprinter%2Bfilament&amp;qid=1772899436&amp;sprefix=pla3d%2Bprinter%2Bfilament%2Caps%2C316&amp;sr=8-10&amp;th=1" TargetMode="External"/><Relationship Id="rId84" Type="http://schemas.openxmlformats.org/officeDocument/2006/relationships/hyperlink" Target="https://www.accu.co.uk/brass-threaded-inserts/849039-HTBTEI-M3-BR" TargetMode="External"/><Relationship Id="rId89" Type="http://schemas.openxmlformats.org/officeDocument/2006/relationships/hyperlink" Target="https://www.accu.co.uk/metric-cap-head-screws/2856-SSC-M5-65-A2" TargetMode="External"/><Relationship Id="rId16" Type="http://schemas.openxmlformats.org/officeDocument/2006/relationships/hyperlink" Target="mailto:k.manuel@se24.qmul.ac.uk" TargetMode="External"/><Relationship Id="rId11" Type="http://schemas.openxmlformats.org/officeDocument/2006/relationships/endnotes" Target="endnotes.xml"/><Relationship Id="rId32" Type="http://schemas.openxmlformats.org/officeDocument/2006/relationships/image" Target="media/image10.png"/><Relationship Id="rId37" Type="http://schemas.openxmlformats.org/officeDocument/2006/relationships/image" Target="media/image15.jpeg"/><Relationship Id="rId53" Type="http://schemas.openxmlformats.org/officeDocument/2006/relationships/image" Target="media/image31.png"/><Relationship Id="rId58" Type="http://schemas.openxmlformats.org/officeDocument/2006/relationships/hyperlink" Target="https://thepihut.com/products/pololu-universal-aluminium-mounting-hub-for-6mm-shafts-m3-holes-2-pack" TargetMode="External"/><Relationship Id="rId74" Type="http://schemas.openxmlformats.org/officeDocument/2006/relationships/hyperlink" Target="https://www.amazon.co.uk/Raspberry-Pi-Model-4GB/dp/B09TTNF8BT/ref=asc_df_B09TTNF8BT?tag=bingshoppinga-21&amp;linkCode=df0&amp;hvadid=80883030557922&amp;hvnetw=o&amp;hvqmt=e&amp;hvbmt=be&amp;hvdev=c&amp;hvlocint=&amp;hvlocphy=41471&amp;hvtargid=pla-4584482493286678&amp;msclkid=3a42f8bd9c6b11d6b65491c7c1ee3e63&amp;th=1" TargetMode="External"/><Relationship Id="rId79" Type="http://schemas.openxmlformats.org/officeDocument/2006/relationships/hyperlink" Target="https://thepihut.com/products/10a-5v-30v-2-channel-dc-motor-driver" TargetMode="External"/><Relationship Id="rId102" Type="http://schemas.openxmlformats.org/officeDocument/2006/relationships/image" Target="media/image47.png"/><Relationship Id="rId5" Type="http://schemas.openxmlformats.org/officeDocument/2006/relationships/customXml" Target="../customXml/item5.xml"/><Relationship Id="rId90" Type="http://schemas.openxmlformats.org/officeDocument/2006/relationships/hyperlink" Target="https://www.accu.co.uk/metric-flat-washers/14660-HYW-M5-15-A2" TargetMode="External"/><Relationship Id="rId95" Type="http://schemas.openxmlformats.org/officeDocument/2006/relationships/image" Target="media/image40.png"/><Relationship Id="rId22" Type="http://schemas.openxmlformats.org/officeDocument/2006/relationships/hyperlink" Target="mailto:Ex25049@qmul.ac.uk" TargetMode="External"/><Relationship Id="rId27" Type="http://schemas.openxmlformats.org/officeDocument/2006/relationships/image" Target="media/image5.png"/><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35.png"/><Relationship Id="rId69" Type="http://schemas.openxmlformats.org/officeDocument/2006/relationships/hyperlink" Target="https://www.amazon.co.uk/ELEGOO-Filament-30-600mm-Dimensional-Cardboard/dp/B0D4Z7MKRN/ref=sr_1_7?crid=1LFJLROGXSEJL&amp;dib=eyJ2IjoiMSJ9.Rn1JFwcs0jIgygertlYs2twDhYXN5yRS_Y68dWm7O0pybEyPnNj68XvPnWj2-pX2rS-ZzhHjMnyx31oqCoxgcynDQtlzfO9Bi_BhezAoUnSGRkbArvqmPUWfOEc1a5jVKx_SBB1SvlTs5tYYCZxyYFojT3uhuubLNwrUkmiqX08LaAGA9_lkHuJNVeZ5hpnDbdY0c7Lgi-D_OF5GNXV3AaQhAz7UoqLz81i0cS38fh8Np6jrdjoBGgJyF-y8QfGukocsQMAKX4e9eddoZTGTNOlgCDVpe2uaGUOYXoAUM4M.Q6p9MtFB3v7Jr_0VO80jUUtYJl-SMHTkzw-_ppcb34c&amp;dib_tag=se&amp;keywords=petg%2B3d%2Bprinter%2Bfilament&amp;qid=1772899560&amp;sprefix=petg%2B3d%2Bprinter%2Bfilament%2Caps%2C239&amp;sr=8-7&amp;th=1" TargetMode="External"/><Relationship Id="rId80" Type="http://schemas.openxmlformats.org/officeDocument/2006/relationships/hyperlink" Target="https://thepihut.com/products/spst-on-off-latching-miniature-toggle-switch?variant=42474411688131&amp;country=GB&amp;currency=GBP&amp;utm_medium=product_sync&amp;utm_source=google&amp;utm_content=sag_organic&amp;utm_campaign=sag_organic&amp;gad_source=1&amp;gad_campaignid=11673057096&amp;gbraid=0AAAAADfQ4GFhsT6DE5WTz-Yg0sPC6L2E6&amp;gclid=Cj0KCQiA7rDMBhCjARIsAGDBuEANgSI_7Q76Kq1gRSvmfIJ4fNKxWNbBoGtw67MfIDdt4aaLw2HE5IsaAiigEALw_wcB" TargetMode="External"/><Relationship Id="rId85" Type="http://schemas.openxmlformats.org/officeDocument/2006/relationships/hyperlink" Target="https://www.accu.co.uk/metric-cap-head-screws/3854-SSCF-M5-20-A2" TargetMode="External"/><Relationship Id="rId12" Type="http://schemas.openxmlformats.org/officeDocument/2006/relationships/image" Target="media/image1.png"/><Relationship Id="rId17" Type="http://schemas.openxmlformats.org/officeDocument/2006/relationships/hyperlink" Target="mailto:s.rajithgnanasigamani@se25.qmul.ac.uk" TargetMode="External"/><Relationship Id="rId33" Type="http://schemas.openxmlformats.org/officeDocument/2006/relationships/image" Target="media/image11.png"/><Relationship Id="rId38" Type="http://schemas.openxmlformats.org/officeDocument/2006/relationships/image" Target="media/image16.jpeg"/><Relationship Id="rId59" Type="http://schemas.openxmlformats.org/officeDocument/2006/relationships/hyperlink" Target="https://thepihut.com/products/towerpro-servo-motor-mg92b-metal-gear-360" TargetMode="External"/><Relationship Id="rId103" Type="http://schemas.openxmlformats.org/officeDocument/2006/relationships/image" Target="media/image48.png"/><Relationship Id="rId20" Type="http://schemas.openxmlformats.org/officeDocument/2006/relationships/hyperlink" Target="mailto:s.tanvir@se22.qmul.ac.uk" TargetMode="External"/><Relationship Id="rId41" Type="http://schemas.openxmlformats.org/officeDocument/2006/relationships/image" Target="media/image19.jpeg"/><Relationship Id="rId54" Type="http://schemas.openxmlformats.org/officeDocument/2006/relationships/hyperlink" Target="https://github.com/ORTadvance/Rover.git" TargetMode="External"/><Relationship Id="rId62" Type="http://schemas.openxmlformats.org/officeDocument/2006/relationships/image" Target="media/image33.png"/><Relationship Id="rId70" Type="http://schemas.openxmlformats.org/officeDocument/2006/relationships/hyperlink" Target="https://thepihut.com/products/flex-cable-for-raspberry-pi-camera-or-display-18-457mm" TargetMode="External"/><Relationship Id="rId75" Type="http://schemas.openxmlformats.org/officeDocument/2006/relationships/hyperlink" Target="https://www.rfsolutions.co.uk/radio-modules/lambda80-lora-transceiever-module-2-4ghz-featuring-semtech-sx1280/" TargetMode="External"/><Relationship Id="rId83" Type="http://schemas.openxmlformats.org/officeDocument/2006/relationships/hyperlink" Target="https://www.accu.co.uk/phillips-pan-head-screws/65391-SIP-M3-10-A2" TargetMode="External"/><Relationship Id="rId88" Type="http://schemas.openxmlformats.org/officeDocument/2006/relationships/hyperlink" Target="https://www.accu.co.uk/hexagon-nylon-locking-nuts/7944-HNN-M3-A2" TargetMode="External"/><Relationship Id="rId91" Type="http://schemas.openxmlformats.org/officeDocument/2006/relationships/hyperlink" Target="https://www.accu.co.uk/hexagon-nylon-locking-nuts/7947-HNN-M5-A2" TargetMode="External"/><Relationship Id="rId96"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mailto:ex25089@qmul.ac.uk" TargetMode="External"/><Relationship Id="rId28" Type="http://schemas.openxmlformats.org/officeDocument/2006/relationships/image" Target="media/image6.png"/><Relationship Id="rId36" Type="http://schemas.openxmlformats.org/officeDocument/2006/relationships/image" Target="media/image14.jpeg"/><Relationship Id="rId49" Type="http://schemas.openxmlformats.org/officeDocument/2006/relationships/image" Target="media/image27.png"/><Relationship Id="rId57" Type="http://schemas.openxmlformats.org/officeDocument/2006/relationships/hyperlink" Target="https://www.nasa.gov/humans-in-space/artemis/" TargetMode="External"/><Relationship Id="rId10" Type="http://schemas.openxmlformats.org/officeDocument/2006/relationships/footnotes" Target="footnotes.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hyperlink" Target="https://www.unmannedtechshop.co.uk/products/smc-hcl-hp-22-2v-5200mah-80c-flight-pack" TargetMode="External"/><Relationship Id="rId65" Type="http://schemas.openxmlformats.org/officeDocument/2006/relationships/image" Target="media/image36.png"/><Relationship Id="rId73" Type="http://schemas.openxmlformats.org/officeDocument/2006/relationships/hyperlink" Target="https://www.amazon.co.uk/AZDelivery-Avoidance-Detection-Raspberry-Including/dp/B07D924JHT/ref=sr_1_6?adgrpid=1180876387094104&amp;dib=eyJ2IjoiMSJ9.8Xmhy8SEBYeA1HSPK-klrF87v-L-aSMIYCLV41fwG_MZUijyGLwNi0DcXovgtNiuJXiucKVUGR44yKTy-XTJ7ubiXPw2FVWxuvRQgoXlUN-zYlEhp48jNLnmuP1VPv96qFhYJ8ng6-1Qu4QlKQJr8tO_UHZSQjU1o_oakXr9qCKgJWt-i8MVFCvdiYPmleFZlAfRUT6TWO4WYAmKMtNO40sVB_gvBUarhrbqcd1MUK56no7W9nDtRu0FaDX9BoHasktnX26aj9R3M86nrtd7X3kmq3dvxzNbu5i6Z7pdYew.xjaYxya3SBB71AFaOvu1jmDAG28qO4_i0CSGNc1BYjI&amp;dib_tag=se&amp;hvadid=73805053711519&amp;hvbmt=be&amp;hvdev=c&amp;hvlocphy=41471&amp;hvnetw=o&amp;hvqmt=e&amp;hvtargid=kwd-73804911875072%3Aloc-188&amp;hydadcr=28178_2436116&amp;keywords=raspberry%2Bpi%2Bir%2Bsensor&amp;mcid=2b57b4320e7c31878ff7e5b48aa09757&amp;msclkid=a13be00c786911b73e598976257d0868&amp;qid=1769626906&amp;sr=8-6&amp;th=1" TargetMode="External"/><Relationship Id="rId78" Type="http://schemas.openxmlformats.org/officeDocument/2006/relationships/hyperlink" Target="https://thepihut.com/products/pololu-universal-aluminium-mounting-hub-for-6mm-shafts-m3-holes-2-pack" TargetMode="External"/><Relationship Id="rId81" Type="http://schemas.openxmlformats.org/officeDocument/2006/relationships/hyperlink" Target="https://www.amazon.co.uk/Protection-Charging-Electric-Vehicles-Scooters/dp/B08NX6Q817/ref=sr_1_4?adgrpid=1176478339907044&amp;dib=eyJ2IjoiMSJ9.9LIcfq3aZ--XMAYdVZoQrwNf3FUCSyIgvQ0i5ll3JpzAkIzI16Iuus5SWXHZuUVI5dhtBZfF0Rd_pfHRDUFyluUsQHzfZwhT_5cGUs30qCFFLCp8xSX9ozANBJoQubwizr4z7teH403E3ZHvBD2ffVa7hBTPx_2O50EDypWjUGhYVn8tLwUdPgzBsW_K-L3oUW4I-M4f3I1YDd0FCGgZwb4erZuaQsva41WfYjFyPBY.7GXBDWJYufDiKmPBWB8-AcmVTdafSTBIpjomQfV7uEI&amp;dib_tag=se&amp;hvadid=73530114724607&amp;hvbmt=be&amp;hvdev=c&amp;hvlocphy=41471&amp;hvnetw=o&amp;hvqmt=e&amp;hvtargid=kwd-73530030033059%3Aloc-188&amp;hydadcr=20926_2252505&amp;keywords=3s+bms+40a&amp;mcid=7922af544825387d90c54a0688ea1d83&amp;msclkid=883907a4f833120e3e046e3b164f3e46&amp;qid=1772088959&amp;sr=8-4" TargetMode="External"/><Relationship Id="rId86" Type="http://schemas.openxmlformats.org/officeDocument/2006/relationships/hyperlink" Target="https://www.accu.co.uk/metric-flat-washers/14660-HYW-M5-15-A2" TargetMode="External"/><Relationship Id="rId94" Type="http://schemas.openxmlformats.org/officeDocument/2006/relationships/image" Target="media/image39.png"/><Relationship Id="rId99" Type="http://schemas.openxmlformats.org/officeDocument/2006/relationships/image" Target="media/image44.png"/><Relationship Id="rId101" Type="http://schemas.openxmlformats.org/officeDocument/2006/relationships/image" Target="media/image46.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mailto:j.kucinskas@se24.qmul.ac.uk" TargetMode="External"/><Relationship Id="rId39" Type="http://schemas.openxmlformats.org/officeDocument/2006/relationships/image" Target="media/image17.jpe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hyperlink" Target="https://www.gluegun.com/blogs/news/the-complete-guide-to-loctite-super-glue?srsltid=AfmBOop7BuYIrQmE0CakBsaOujQOpfYGQWNFFQAxKkP9DpJWoBM5Tk3U" TargetMode="External"/><Relationship Id="rId76" Type="http://schemas.openxmlformats.org/officeDocument/2006/relationships/hyperlink" Target="https://www.amazon.co.uk/Zeee-5200mAh-Battery-Vehicles-Airplane/dp/B0813GPBTF/ref=sr_1_1_sspa?sr=8-1-spons&amp;aref=GXYVGQmsdF&amp;sp_csd=d2lkZ2V0TmFtZT1zcF9hdGY&amp;psc=1" TargetMode="External"/><Relationship Id="rId97" Type="http://schemas.openxmlformats.org/officeDocument/2006/relationships/image" Target="media/image42.png"/><Relationship Id="rId104" Type="http://schemas.openxmlformats.org/officeDocument/2006/relationships/fontTable" Target="fontTable.xml"/><Relationship Id="rId7" Type="http://schemas.openxmlformats.org/officeDocument/2006/relationships/styles" Target="styles.xml"/><Relationship Id="rId71" Type="http://schemas.openxmlformats.org/officeDocument/2006/relationships/hyperlink" Target="https://thepihut.com/products/flex-cable-for-raspberry-pi-camera-or-display-18-457mm" TargetMode="External"/><Relationship Id="rId92" Type="http://schemas.openxmlformats.org/officeDocument/2006/relationships/hyperlink" Target="https://www.accu.co.uk/metric-cap-head-screws/3821-SSCF-M3-14-A2" TargetMode="Externa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hyperlink" Target="mailto:ex25481@qmul.ac.uk" TargetMode="External"/><Relationship Id="rId40" Type="http://schemas.openxmlformats.org/officeDocument/2006/relationships/image" Target="media/image18.jpeg"/><Relationship Id="rId45" Type="http://schemas.openxmlformats.org/officeDocument/2006/relationships/image" Target="media/image23.png"/><Relationship Id="rId66" Type="http://schemas.openxmlformats.org/officeDocument/2006/relationships/image" Target="media/image37.png"/><Relationship Id="rId87" Type="http://schemas.openxmlformats.org/officeDocument/2006/relationships/hyperlink" Target="https://www.accu.co.uk/metric-cap-head-screws/3820-SSCF-M3-12-A2" TargetMode="External"/><Relationship Id="rId61" Type="http://schemas.openxmlformats.org/officeDocument/2006/relationships/image" Target="media/image32.png"/><Relationship Id="rId82" Type="http://schemas.openxmlformats.org/officeDocument/2006/relationships/hyperlink" Target="https://www.amazon.co.uk/VELCRO-Brand-Fasteners-Perfect-Office/dp/B0017S83PI/ref=sr_1_6?crid=2Q838TQZ2119X&amp;dib=eyJ2IjoiMSJ9.9LylQbXg4FB4DEUEAWj0eHe0MmNk3Ve-5Ffojq7xD52l6P_2L49fXHqFulQqqVWkf8QG3-zY2RlZJ-GCgqg62bvHa2kV_xALJgJQ9y-qPnvNuGS73sjI2b5PxiwGw5AU9ECsft2IJpWwGF6fQDvLAS1zBKU8DazgRvnhGDd5zR-t6ksAqMmQ8UtGN5jP7YCP73AxRqcD3V2P2ObY4y7Az50ct2zIVpapM5RhLNBpnzwU-FmuVfeB-mSWEkP8LoQaTAI3lRl2j9aP50ZTf-asc_OQK1w1hylTcIg9NugzHTM.rD3JG7PEhd9po_8plzTaTLReAlq5OIkmD9qhQ-hwNCQ&amp;dib_tag=se&amp;keywords=velcro%2Btape&amp;qid=1772900376&amp;sprefix=velcro%2Bta%2Caps%2C370&amp;sr=8-6&amp;th=1" TargetMode="External"/><Relationship Id="rId19" Type="http://schemas.openxmlformats.org/officeDocument/2006/relationships/hyperlink" Target="mailto:a.anbazhagan@se25.qmul.ac.uk" TargetMode="External"/><Relationship Id="rId14" Type="http://schemas.openxmlformats.org/officeDocument/2006/relationships/header" Target="header1.xml"/><Relationship Id="rId30" Type="http://schemas.openxmlformats.org/officeDocument/2006/relationships/image" Target="media/image8.png"/><Relationship Id="rId35" Type="http://schemas.openxmlformats.org/officeDocument/2006/relationships/image" Target="media/image13.png"/><Relationship Id="rId56" Type="http://schemas.openxmlformats.org/officeDocument/2006/relationships/hyperlink" Target="https://www.diva-portal.org/smash/record.jsf?pid=diva2%3A1019054&amp;dswid=8337" TargetMode="External"/><Relationship Id="rId77" Type="http://schemas.openxmlformats.org/officeDocument/2006/relationships/hyperlink" Target="https://thepihut.com/products/metal-dc-geared-motor-w-encoder-12v-83rpm-45kg-cm" TargetMode="External"/><Relationship Id="rId100" Type="http://schemas.openxmlformats.org/officeDocument/2006/relationships/image" Target="media/image45.png"/><Relationship Id="rId105"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29.png"/><Relationship Id="rId72" Type="http://schemas.openxmlformats.org/officeDocument/2006/relationships/hyperlink" Target="https://thepihut.com/products/raspberry-pi-camera-module-3?variant=42305752039619" TargetMode="External"/><Relationship Id="rId93" Type="http://schemas.openxmlformats.org/officeDocument/2006/relationships/image" Target="media/image38.jpeg"/><Relationship Id="rId98" Type="http://schemas.openxmlformats.org/officeDocument/2006/relationships/image" Target="media/image43.png"/><Relationship Id="rId3" Type="http://schemas.openxmlformats.org/officeDocument/2006/relationships/customXml" Target="../customXml/item3.xml"/><Relationship Id="rId25" Type="http://schemas.openxmlformats.org/officeDocument/2006/relationships/hyperlink" Target="mailto:Ex24056@qmul.ac.uk" TargetMode="External"/><Relationship Id="rId46" Type="http://schemas.openxmlformats.org/officeDocument/2006/relationships/image" Target="media/image24.png"/><Relationship Id="rId67" Type="http://schemas.openxmlformats.org/officeDocument/2006/relationships/hyperlink" Target="https://thepihut.com/products/towerpro-servo-motor-mg92b-metal-gear-36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Qy8bmI8FzZYTBYLYKv65UfDwCg==">CgMxLjAyCGguZ2pkZ3hzMg5oLjdiYWNsYzI0djJzdTIJaC4yeGN5dHBpMgloLjN3aHdtbDQyDmguZmhycjdkdDZmdXlwMg5oLjNsejFkOGZlMG9vYjIOaC5laHYxbWdxcDBncmQyDmgudnJrOHppZTNkdjI5Mg5oLnV1Zm0yYWEwcG0yOTIOaC5hb2ZvZm9kOTNrZzcyDmgucTdqeTVnaHdibm5tMg5oLjV1ZGpzc2xoNDZzMDIOaC40ZGs0YWYyd2xhanEyDmgubHBxbWY2anJkdHY5Mg5oLmNvNWk2a2tkd2kwcDIJaC4zbzdhbG5rMg5oLmFsbzNsOHEzM2l3NTIJaC4yM2NrdnZkMghoLmlodjYzNjIJaC4xY2k5M3hiOAByITFXb2lOZ0xSdEp2WXQxemF2Y2U3TVg5eC10WUFfMWwyMQ==</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a05233-9062-4f97-ae7f-a0cad9b76620">
      <Terms xmlns="http://schemas.microsoft.com/office/infopath/2007/PartnerControls"/>
    </lcf76f155ced4ddcb4097134ff3c332f>
    <TaxCatchAll xmlns="5b584d7e-af4b-47ab-aa73-bc651f063ae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Harvard - Anglia" Version="6">
  <b:Source>
    <b:Tag>Unm26</b:Tag>
    <b:SourceType>InternetSite</b:SourceType>
    <b:Guid>{EA3C4BDF-A4D6-4E66-82A3-53591169FCD9}</b:Guid>
    <b:Year>2026</b:Year>
    <b:InternetSiteTitle>Unmanned Tech</b:InternetSiteTitle>
    <b:URL>https://www.unmannedtechshop.co.uk/products/smc-hcl-hp-22-2v-5200mah-80c-flight-pack</b:URL>
    <b:RefOrder>2</b:RefOrder>
  </b:Source>
  <b:Source>
    <b:Tag>The26</b:Tag>
    <b:SourceType>InternetSite</b:SourceType>
    <b:Guid>{88A7048A-5C86-4B00-9245-B24255BA3B66}</b:Guid>
    <b:Author>
      <b:Author>
        <b:Corporate>The PiHut</b:Corporate>
      </b:Author>
    </b:Author>
    <b:Year>2026</b:Year>
    <b:Month>3</b:Month>
    <b:Day>5</b:Day>
    <b:URL>https://thepihut.com/products/towerpro-servo-motor-mg92b-metal-gear-360</b:URL>
    <b:RefOrder>1</b:RefOrder>
  </b:Source>
</b:Sources>
</file>

<file path=customXml/item5.xml><?xml version="1.0" encoding="utf-8"?>
<ct:contentTypeSchema xmlns:ct="http://schemas.microsoft.com/office/2006/metadata/contentType" xmlns:ma="http://schemas.microsoft.com/office/2006/metadata/properties/metaAttributes" ct:_="" ma:_="" ma:contentTypeName="Document" ma:contentTypeID="0x010100A4203A753C6E0B4FA538E74FAFE90220" ma:contentTypeVersion="15" ma:contentTypeDescription="Create a new document." ma:contentTypeScope="" ma:versionID="ef38fc6c150a32e5aebdde0880e52572">
  <xsd:schema xmlns:xsd="http://www.w3.org/2001/XMLSchema" xmlns:xs="http://www.w3.org/2001/XMLSchema" xmlns:p="http://schemas.microsoft.com/office/2006/metadata/properties" xmlns:ns2="59a05233-9062-4f97-ae7f-a0cad9b76620" xmlns:ns3="5b584d7e-af4b-47ab-aa73-bc651f063ae9" targetNamespace="http://schemas.microsoft.com/office/2006/metadata/properties" ma:root="true" ma:fieldsID="ecc9b4e0175f90fe833ab3179fd8d06e" ns2:_="" ns3:_="">
    <xsd:import namespace="59a05233-9062-4f97-ae7f-a0cad9b76620"/>
    <xsd:import namespace="5b584d7e-af4b-47ab-aa73-bc651f063ae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05233-9062-4f97-ae7f-a0cad9b76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18f9b8-5ae4-4f0b-a238-a922c51e2dda"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584d7e-af4b-47ab-aa73-bc651f063ae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ea66b86d-b679-4272-8027-7a976d3d3898}" ma:internalName="TaxCatchAll" ma:showField="CatchAllData" ma:web="5b584d7e-af4b-47ab-aa73-bc651f063a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AD3D337-3C86-4819-8638-534BBA1F1938}">
  <ds:schemaRefs>
    <ds:schemaRef ds:uri="http://schemas.microsoft.com/sharepoint/v3/contenttype/forms"/>
  </ds:schemaRefs>
</ds:datastoreItem>
</file>

<file path=customXml/itemProps3.xml><?xml version="1.0" encoding="utf-8"?>
<ds:datastoreItem xmlns:ds="http://schemas.openxmlformats.org/officeDocument/2006/customXml" ds:itemID="{EFA28C52-7DFC-4170-948A-B3EF0353085C}">
  <ds:schemaRefs>
    <ds:schemaRef ds:uri="http://schemas.microsoft.com/office/2006/metadata/properties"/>
    <ds:schemaRef ds:uri="http://schemas.microsoft.com/office/infopath/2007/PartnerControls"/>
    <ds:schemaRef ds:uri="59a05233-9062-4f97-ae7f-a0cad9b76620"/>
    <ds:schemaRef ds:uri="5b584d7e-af4b-47ab-aa73-bc651f063ae9"/>
  </ds:schemaRefs>
</ds:datastoreItem>
</file>

<file path=customXml/itemProps4.xml><?xml version="1.0" encoding="utf-8"?>
<ds:datastoreItem xmlns:ds="http://schemas.openxmlformats.org/officeDocument/2006/customXml" ds:itemID="{B02703A0-6466-4D40-A01A-65D00E726F37}">
  <ds:schemaRefs>
    <ds:schemaRef ds:uri="http://schemas.openxmlformats.org/officeDocument/2006/bibliography"/>
  </ds:schemaRefs>
</ds:datastoreItem>
</file>

<file path=customXml/itemProps5.xml><?xml version="1.0" encoding="utf-8"?>
<ds:datastoreItem xmlns:ds="http://schemas.openxmlformats.org/officeDocument/2006/customXml" ds:itemID="{0DDA0DE4-774E-4F99-BC01-905D388C0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05233-9062-4f97-ae7f-a0cad9b76620"/>
    <ds:schemaRef ds:uri="5b584d7e-af4b-47ab-aa73-bc651f063a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69df091-b013-40e3-86ee-bd9cb9e25814}" enabled="0" method="" siteId="{569df091-b013-40e3-86ee-bd9cb9e25814}" removed="1"/>
</clbl:labelList>
</file>

<file path=docProps/app.xml><?xml version="1.0" encoding="utf-8"?>
<Properties xmlns="http://schemas.openxmlformats.org/officeDocument/2006/extended-properties" xmlns:vt="http://schemas.openxmlformats.org/officeDocument/2006/docPropsVTypes">
  <Template>Normal.dotm</Template>
  <TotalTime>57</TotalTime>
  <Pages>1</Pages>
  <Words>15070</Words>
  <Characters>85904</Characters>
  <Application>Microsoft Office Word</Application>
  <DocSecurity>4</DocSecurity>
  <Lines>715</Lines>
  <Paragraphs>201</Paragraphs>
  <ScaleCrop>false</ScaleCrop>
  <Company/>
  <LinksUpToDate>false</LinksUpToDate>
  <CharactersWithSpaces>100773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dc:creator>
  <cp:keywords/>
  <cp:lastModifiedBy>Kyra-Tamsin Manuel</cp:lastModifiedBy>
  <cp:revision>67</cp:revision>
  <dcterms:created xsi:type="dcterms:W3CDTF">2026-03-10T02:37:00Z</dcterms:created>
  <dcterms:modified xsi:type="dcterms:W3CDTF">2026-03-09T21:07:00Z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0x010100A4203A753C6E0B4FA538E74FAFE90220</vt:lpwstr>
  </property>
  <property fmtid="{D5CDD505-2E9C-101B-9397-08002B2CF9AE}" pid="3" name="MediaServiceImageTags">
    <vt:lpwstr/>
  </property>
  <property fmtid="{D5CDD505-2E9C-101B-9397-08002B2CF9AE}" pid="4" name="GrammarlyDocumentId">
    <vt:lpwstr>87bd8553-66dc-4460-9c77-004794e6ab16</vt:lpwstr>
  </property>
</Properties>
</file>